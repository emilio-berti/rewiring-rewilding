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2.png" ContentType="image/png"/>
  <Override PartName="/word/media/image1.png" ContentType="image/png"/>
  <Override PartName="/word/comments.xml" ContentType="application/vnd.openxmlformats-officedocument.wordprocessingml.comment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lang w:val="en-GB"/>
        </w:rPr>
      </w:pPr>
      <w:r>
        <w:rPr>
          <w:lang w:val="en-GB"/>
        </w:rPr>
        <w:t>Rewiring food webs via trophic rewilding</w:t>
      </w:r>
    </w:p>
    <w:p>
      <w:pPr>
        <w:pStyle w:val="FirstParagraph"/>
        <w:rPr>
          <w:lang w:val="en-GB"/>
        </w:rPr>
      </w:pPr>
      <w:commentRangeStart w:id="0"/>
      <w:r>
        <w:rPr>
          <w:lang w:val="en-GB"/>
        </w:rPr>
        <w:t>Emilio Berti</w:t>
      </w:r>
      <w:r>
        <w:rPr>
          <w:lang w:val="en-GB"/>
        </w:rPr>
        <w:drawing>
          <wp:inline distT="0" distB="0" distL="0" distR="0">
            <wp:extent cx="706755" cy="179705"/>
            <wp:effectExtent l="0" t="0" r="0" b="0"/>
            <wp:docPr id="1" name="Object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1" descr=""/>
                    <pic:cNvPicPr>
                      <a:picLocks noChangeAspect="1" noChangeArrowheads="1"/>
                    </pic:cNvPicPr>
                  </pic:nvPicPr>
                  <pic:blipFill>
                    <a:blip/>
                    <a:stretch>
                      <a:fillRect/>
                    </a:stretch>
                  </pic:blipFill>
                  <pic:spPr bwMode="auto">
                    <a:xfrm>
                      <a:off x="0" y="0"/>
                      <a:ext cx="706755" cy="179705"/>
                    </a:xfrm>
                    <a:prstGeom prst="rect">
                      <a:avLst/>
                    </a:prstGeom>
                  </pic:spPr>
                </pic:pic>
              </a:graphicData>
            </a:graphic>
          </wp:inline>
        </w:drawing>
      </w:r>
      <w:r>
        <w:rPr>
          <w:lang w:val="en-GB"/>
        </w:rPr>
        <w:t>, Scott Jarvie</w:t>
      </w:r>
      <w:r>
        <w:rPr>
          <w:lang w:val="en-GB"/>
        </w:rPr>
      </w:r>
      <m:oMath xmlns:m="http://schemas.openxmlformats.org/officeDocument/2006/math">
        <m:sSup>
          <m:e/>
          <m:sup>
            <m:r>
              <w:rPr>
                <w:rFonts w:ascii="Cambria Math" w:hAnsi="Cambria Math"/>
              </w:rPr>
              <m:t xml:space="preserve">1,2</m:t>
            </m:r>
          </m:sup>
        </m:sSup>
      </m:oMath>
      <w:r>
        <w:rPr>
          <w:lang w:val="en-GB"/>
        </w:rPr>
        <w:t>, and Jens-Christian Svenning</w:t>
      </w:r>
      <w:r>
        <w:rPr>
          <w:lang w:val="en-GB"/>
        </w:rPr>
      </w:r>
      <m:oMath xmlns:m="http://schemas.openxmlformats.org/officeDocument/2006/math">
        <m:sSup>
          <m:e/>
          <m:sup>
            <m:r>
              <w:rPr>
                <w:rFonts w:ascii="Cambria Math" w:hAnsi="Cambria Math"/>
              </w:rPr>
              <m:t xml:space="preserve">1,2</m:t>
            </m:r>
          </m:sup>
        </m:sSup>
      </m:oMath>
    </w:p>
    <w:p>
      <w:pPr>
        <w:pStyle w:val="TextBody"/>
        <w:rPr>
          <w:lang w:val="en-GB"/>
        </w:rPr>
      </w:pPr>
      <w:r>
        <w:rPr>
          <w:lang w:val="en-GB"/>
        </w:rPr>
        <w:drawing>
          <wp:inline distT="0" distB="0" distL="0" distR="0">
            <wp:extent cx="248285" cy="165100"/>
            <wp:effectExtent l="0" t="0" r="0" b="0"/>
            <wp:docPr id="2" name="Object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ect4" descr=""/>
                    <pic:cNvPicPr>
                      <a:picLocks noChangeAspect="1" noChangeArrowheads="1"/>
                    </pic:cNvPicPr>
                  </pic:nvPicPr>
                  <pic:blipFill>
                    <a:blip/>
                    <a:stretch>
                      <a:fillRect/>
                    </a:stretch>
                  </pic:blipFill>
                  <pic:spPr bwMode="auto">
                    <a:xfrm>
                      <a:off x="0" y="0"/>
                      <a:ext cx="248285" cy="165100"/>
                    </a:xfrm>
                    <a:prstGeom prst="rect">
                      <a:avLst/>
                    </a:prstGeom>
                  </pic:spPr>
                </pic:pic>
              </a:graphicData>
            </a:graphic>
          </wp:inline>
        </w:drawing>
      </w:r>
      <w:r>
        <w:rPr>
          <w:lang w:val="en-GB"/>
        </w:rPr>
        <w:t xml:space="preserve"> </w:t>
      </w:r>
      <w:r>
        <w:rPr>
          <w:lang w:val="en-GB"/>
        </w:rPr>
        <w:t>Section for Ecoinformatics and Biodiversity, Department of Bioscience, Aarhus University, Ny Munkegade 114, DK-8000 Aarhus C, Denmark.</w:t>
      </w:r>
    </w:p>
    <w:p>
      <w:pPr>
        <w:pStyle w:val="TextBody"/>
        <w:rPr>
          <w:lang w:val="en-GB"/>
        </w:rPr>
      </w:pPr>
      <w:r>
        <w:rPr>
          <w:lang w:val="en-GB"/>
        </w:rPr>
        <w:drawing>
          <wp:inline distT="0" distB="0" distL="0" distR="0">
            <wp:extent cx="248920" cy="165100"/>
            <wp:effectExtent l="0" t="0" r="0" b="0"/>
            <wp:docPr id="3" name="Object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ject5" descr=""/>
                    <pic:cNvPicPr>
                      <a:picLocks noChangeAspect="1" noChangeArrowheads="1"/>
                    </pic:cNvPicPr>
                  </pic:nvPicPr>
                  <pic:blipFill>
                    <a:blip/>
                    <a:stretch>
                      <a:fillRect/>
                    </a:stretch>
                  </pic:blipFill>
                  <pic:spPr bwMode="auto">
                    <a:xfrm>
                      <a:off x="0" y="0"/>
                      <a:ext cx="248920" cy="165100"/>
                    </a:xfrm>
                    <a:prstGeom prst="rect">
                      <a:avLst/>
                    </a:prstGeom>
                  </pic:spPr>
                </pic:pic>
              </a:graphicData>
            </a:graphic>
          </wp:inline>
        </w:drawing>
      </w:r>
      <w:r>
        <w:rPr>
          <w:lang w:val="en-GB"/>
        </w:rPr>
        <w:t xml:space="preserve"> </w:t>
      </w:r>
      <w:r>
        <w:rPr>
          <w:lang w:val="en-GB"/>
        </w:rPr>
        <w:t>Center for Biodiversity Dynamics in a Changing World (BIOCHANGE), Department of Bioscience, Aarhus University, Ny Munkegade 114, DK-8000 Aarhus C, Denmark.</w:t>
      </w:r>
    </w:p>
    <w:p>
      <w:pPr>
        <w:pStyle w:val="TextBody"/>
        <w:rPr>
          <w:lang w:val="en-GB"/>
        </w:rPr>
      </w:pPr>
      <w:r>
        <w:rPr>
          <w:lang w:val="en-GB"/>
        </w:rPr>
        <w:drawing>
          <wp:inline distT="0" distB="0" distL="0" distR="0">
            <wp:extent cx="280670" cy="154305"/>
            <wp:effectExtent l="0" t="0" r="0" b="0"/>
            <wp:docPr id="4" name="Object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ject6" descr=""/>
                    <pic:cNvPicPr>
                      <a:picLocks noChangeAspect="1" noChangeArrowheads="1"/>
                    </pic:cNvPicPr>
                  </pic:nvPicPr>
                  <pic:blipFill>
                    <a:blip/>
                    <a:stretch>
                      <a:fillRect/>
                    </a:stretch>
                  </pic:blipFill>
                  <pic:spPr bwMode="auto">
                    <a:xfrm>
                      <a:off x="0" y="0"/>
                      <a:ext cx="280670" cy="154305"/>
                    </a:xfrm>
                    <a:prstGeom prst="rect">
                      <a:avLst/>
                    </a:prstGeom>
                  </pic:spPr>
                </pic:pic>
              </a:graphicData>
            </a:graphic>
          </wp:inline>
        </w:drawing>
      </w:r>
      <w:r>
        <w:rPr>
          <w:lang w:val="en-GB"/>
        </w:rPr>
        <w:t xml:space="preserve"> </w:t>
      </w:r>
      <w:r>
        <w:rPr>
          <w:lang w:val="en-GB"/>
        </w:rPr>
        <w:t>corresponding author: emilio.berti@bios.au.dk</w:t>
      </w:r>
    </w:p>
    <w:p>
      <w:pPr>
        <w:pStyle w:val="TextBody"/>
        <w:rPr>
          <w:lang w:val="en-GB"/>
        </w:rPr>
      </w:pPr>
      <w:r>
        <w:rPr>
          <w:lang w:val="en-GB"/>
        </w:rPr>
        <w:t>Keywords: Food webs - Human-driven extinctions - Mammals - Megafauna - Rewilding - Trophic interactions.</w:t>
      </w:r>
      <w:commentRangeEnd w:id="0"/>
      <w:r>
        <w:commentReference w:id="0"/>
      </w:r>
      <w:r>
        <w:rPr>
          <w:lang w:val="en-GB"/>
          <w:rPrChange w:id="0" w:author="Berti Emilio" w:date="2020-01-29T14:21:00Z"/>
        </w:rPr>
      </w:r>
    </w:p>
    <w:p>
      <w:pPr>
        <w:pStyle w:val="TextBody"/>
        <w:rPr>
          <w:lang w:val="en-GB"/>
        </w:rPr>
      </w:pPr>
      <w:r>
        <w:rPr>
          <w:lang w:val="en-GB"/>
          <w:rPrChange w:id="0" w:author="Berti Emilio" w:date="2020-01-29T14:21:00Z"/>
        </w:rPr>
      </w:r>
    </w:p>
    <w:p>
      <w:pPr>
        <w:pStyle w:val="Heading1"/>
        <w:rPr>
          <w:lang w:val="en-GB"/>
        </w:rPr>
      </w:pPr>
      <w:bookmarkStart w:id="0" w:name="abstract"/>
      <w:bookmarkEnd w:id="0"/>
      <w:r>
        <w:rPr>
          <w:lang w:val="en-GB"/>
        </w:rPr>
        <w:t>Abstract</w:t>
      </w:r>
    </w:p>
    <w:p>
      <w:pPr>
        <w:pStyle w:val="FirstParagraph"/>
        <w:rPr>
          <w:lang w:val="en-GB"/>
        </w:rPr>
      </w:pPr>
      <w:r>
        <w:rPr>
          <w:lang w:val="en-GB"/>
        </w:rPr>
        <w:t xml:space="preserve">During the late-Quaternary, humans triggered mass extinctions of vertebrates, with a selective size-bias towards large mammals, causing the loss of top-down trophic processes in many ecosystems. Trophic rewilding, the (re)introduction of species to promote self-sustaining biodiverse ecosystems, has been proposed as a strategy to restore ecosystem trophic complexity. Yet the extent of restoration possible via trophic rewilding is poorly understood. </w:t>
      </w:r>
      <w:del w:id="2" w:author="Berti Emilio" w:date="2020-02-03T11:44:00Z">
        <w:r>
          <w:rPr>
            <w:lang w:val="en-GB"/>
          </w:rPr>
          <w:delText xml:space="preserve">Using current and estimated ranges of where terrestrial mammals would live today without anthropogenic </w:delText>
        </w:r>
      </w:del>
      <w:del w:id="3" w:author="Berti Emilio" w:date="2020-02-03T11:44:00Z">
        <w:r>
          <w:rPr>
            <w:lang w:val="en-GB"/>
          </w:rPr>
          <w:delText>pressure</w:delText>
        </w:r>
      </w:del>
      <w:del w:id="4" w:author="Berti Emilio" w:date="2020-02-03T11:44:00Z">
        <w:r>
          <w:rPr>
            <w:lang w:val="en-GB"/>
          </w:rPr>
          <w:delText>, w</w:delText>
        </w:r>
      </w:del>
      <w:ins w:id="5" w:author="Berti Emilio" w:date="2020-02-03T11:44:00Z">
        <w:r>
          <w:rPr>
            <w:lang w:val="en-GB"/>
          </w:rPr>
          <w:t>Here, w</w:t>
        </w:r>
      </w:ins>
      <w:r>
        <w:rPr>
          <w:lang w:val="en-GB"/>
        </w:rPr>
        <w:t xml:space="preserve">e modelled </w:t>
      </w:r>
      <w:r>
        <w:rPr>
          <w:lang w:val="en-GB"/>
        </w:rPr>
        <w:t xml:space="preserve">a conservative rewilding scenario using species distribution models and selecting closely-related, similarly-sized </w:t>
      </w:r>
      <w:r>
        <w:rPr>
          <w:lang w:val="en-GB"/>
        </w:rPr>
        <w:t xml:space="preserve">rewilding candidates </w:t>
      </w:r>
      <w:r>
        <w:rPr>
          <w:lang w:val="en-GB"/>
        </w:rPr>
        <w:t>for</w:t>
      </w:r>
      <w:r>
        <w:rPr>
          <w:lang w:val="en-GB"/>
        </w:rPr>
        <w:t xml:space="preserve"> extinct species. We then inferred food webs in protected and geographically-unbiased random areas </w:t>
      </w:r>
      <w:r>
        <w:rPr>
          <w:lang w:val="en-GB"/>
        </w:rPr>
        <w:t xml:space="preserve">and examined </w:t>
      </w:r>
      <w:r>
        <w:rPr>
          <w:lang w:val="en-GB"/>
        </w:rPr>
        <w:t xml:space="preserve">the effects of </w:t>
      </w:r>
      <w:r>
        <w:rPr>
          <w:lang w:val="en-GB"/>
        </w:rPr>
        <w:t>L</w:t>
      </w:r>
      <w:r>
        <w:rPr>
          <w:lang w:val="en-GB"/>
        </w:rPr>
        <w:t xml:space="preserve">ate </w:t>
      </w:r>
      <w:r>
        <w:rPr>
          <w:lang w:val="en-GB"/>
        </w:rPr>
        <w:t xml:space="preserve">Pleistocene </w:t>
      </w:r>
      <w:r>
        <w:rPr>
          <w:lang w:val="en-GB"/>
        </w:rPr>
        <w:t xml:space="preserve">extinctions on ecosystems’ trophic structure and </w:t>
      </w:r>
      <w:r>
        <w:rPr>
          <w:lang w:val="en-GB"/>
        </w:rPr>
        <w:t>the</w:t>
      </w:r>
      <w:r>
        <w:rPr>
          <w:lang w:val="en-GB"/>
        </w:rPr>
        <w:t xml:space="preserve"> potential recoveries through rewilding. Our results show that </w:t>
      </w:r>
      <w:r>
        <w:rPr>
          <w:lang w:val="en-GB"/>
        </w:rPr>
        <w:t xml:space="preserve">food webs </w:t>
      </w:r>
      <w:r>
        <w:rPr>
          <w:lang w:val="en-GB"/>
        </w:rPr>
        <w:t xml:space="preserve">have been degraded by human activities </w:t>
      </w:r>
      <w:r>
        <w:rPr>
          <w:lang w:val="en-GB"/>
        </w:rPr>
        <w:t>and that a conservative</w:t>
      </w:r>
      <w:r>
        <w:rPr>
          <w:lang w:val="en-GB"/>
        </w:rPr>
        <w:t xml:space="preserve"> rewilding </w:t>
      </w:r>
      <w:r>
        <w:rPr>
          <w:lang w:val="en-GB"/>
        </w:rPr>
        <w:t xml:space="preserve">approach </w:t>
      </w:r>
      <w:r>
        <w:rPr>
          <w:lang w:val="en-GB"/>
        </w:rPr>
        <w:t xml:space="preserve">can </w:t>
      </w:r>
      <w:r>
        <w:rPr>
          <w:lang w:val="en-GB"/>
        </w:rPr>
        <w:t xml:space="preserve">partially, but not completely, restore </w:t>
      </w:r>
      <w:r>
        <w:rPr>
          <w:lang w:val="en-GB"/>
        </w:rPr>
        <w:t xml:space="preserve">predator-prey interactions. </w:t>
      </w:r>
      <w:r>
        <w:rPr>
          <w:b w:val="false"/>
          <w:bCs w:val="false"/>
          <w:lang w:val="en-GB"/>
        </w:rPr>
        <w:t>These</w:t>
      </w:r>
      <w:r>
        <w:rPr>
          <w:lang w:val="en-GB"/>
        </w:rPr>
        <w:t xml:space="preserve"> findings highlight the potential of rewilding to rewire food webs at global scale and suggest that less conservative rewilding approaches are needed to completely restore ecosystems’ trophic complexity to natural conditions.  </w:t>
      </w:r>
      <w:commentRangeStart w:id="2"/>
      <w:r>
        <w:rPr>
          <w:b/>
          <w:lang w:val="en-GB"/>
          <w:rPrChange w:id="0" w:author="Berti Emilio" w:date="2020-01-29T14:21:00Z"/>
        </w:rPr>
        <w:commentReference w:id="1"/>
      </w:r>
      <w:r>
        <w:rPr>
          <w:lang w:val="en-GB"/>
          <w:rPrChange w:id="0" w:author="Berti Emilio" w:date="2020-01-29T14:21:00Z"/>
        </w:rPr>
      </w:r>
      <w:ins w:id="8" w:author="Berti Emilio" w:date="2020-01-27T09:08:00Z">
        <w:commentRangeEnd w:id="2"/>
        <w:r>
          <w:commentReference w:id="2"/>
        </w:r>
        <w:r>
          <w:rPr>
            <w:b/>
            <w:lang w:val="en-GB"/>
          </w:rPr>
          <w:commentReference w:id="3"/>
        </w:r>
      </w:ins>
    </w:p>
    <w:p>
      <w:pPr>
        <w:pStyle w:val="Heading1"/>
        <w:rPr>
          <w:lang w:val="en-GB"/>
          <w:ins w:id="10" w:author="Berti Emilio" w:date="2020-01-27T17:03:00Z"/>
        </w:rPr>
      </w:pPr>
      <w:ins w:id="9" w:author="Berti Emilio" w:date="2020-01-27T17:03:00Z">
        <w:r>
          <w:rPr>
            <w:lang w:val="en-GB"/>
          </w:rPr>
        </w:r>
      </w:ins>
    </w:p>
    <w:p>
      <w:pPr>
        <w:pStyle w:val="Heading1"/>
        <w:rPr>
          <w:lang w:val="en-GB"/>
        </w:rPr>
      </w:pPr>
      <w:bookmarkStart w:id="1" w:name="introduction"/>
      <w:bookmarkEnd w:id="1"/>
      <w:r>
        <w:rPr>
          <w:lang w:val="en-GB"/>
          <w:rPrChange w:id="0" w:author="Berti Emilio" w:date="2020-01-29T14:21:00Z"/>
        </w:rPr>
        <w:t>Introduction</w:t>
      </w:r>
    </w:p>
    <w:p>
      <w:pPr>
        <w:pStyle w:val="FirstParagraph"/>
        <w:rPr>
          <w:lang w:val="en-GB"/>
        </w:rPr>
      </w:pPr>
      <w:r>
        <w:rPr>
          <w:lang w:val="en-GB"/>
        </w:rPr>
        <w:t>Humans have degraded ecosystems worldwide, removing from the environment species, their interactions, and the ecological processes associated with them (Dirzo et al., 2014; Valiente-Banuet et al., 2015). Human-driven extirpations of mammals date back to at least the Late Pleistocene, with a large bodied size-selectivity causing extinctions of over half of megafauna genera (</w:t>
      </w:r>
      <w:commentRangeStart w:id="4"/>
      <w:r>
        <w:rPr>
          <w:lang w:val="en-GB"/>
        </w:rPr>
        <w:t>121 out of 196</w:t>
      </w:r>
      <w:r>
        <w:rPr>
          <w:lang w:val="en-GB"/>
        </w:rPr>
      </w:r>
      <w:commentRangeEnd w:id="4"/>
      <w:r>
        <w:commentReference w:id="4"/>
      </w:r>
      <w:r>
        <w:rPr>
          <w:lang w:val="en-GB"/>
        </w:rPr>
        <w:t xml:space="preserve"> genera &gt;= 44 kg have gone extinct; Barnosky </w:t>
      </w:r>
      <w:r>
        <w:rPr>
          <w:lang w:val="en-GB"/>
        </w:rPr>
        <w:t xml:space="preserve">et al., </w:t>
      </w:r>
      <w:r>
        <w:rPr>
          <w:lang w:val="en-GB"/>
        </w:rPr>
        <w:t xml:space="preserve">2008; Smith </w:t>
      </w:r>
      <w:r>
        <w:rPr>
          <w:lang w:val="en-GB"/>
        </w:rPr>
        <w:t>et al.</w:t>
      </w:r>
      <w:r>
        <w:rPr>
          <w:lang w:val="en-GB"/>
        </w:rPr>
        <w:t xml:space="preserve">, 2018). </w:t>
      </w:r>
      <w:del w:id="12" w:author="Berti Emilio" w:date="2020-01-27T16:58:00Z">
        <w:r>
          <w:rPr>
            <w:lang w:val="en-GB"/>
          </w:rPr>
          <w:delText>As Late Pleistocene mammal extinctions acutely affected large body-sized species, i</w:delText>
        </w:r>
      </w:del>
      <w:ins w:id="13" w:author="Berti Emilio" w:date="2020-01-28T08:49:00Z">
        <w:r>
          <w:rPr>
            <w:lang w:val="en-GB"/>
          </w:rPr>
          <w:t>Alongside these extinctions, i</w:t>
        </w:r>
      </w:ins>
      <w:r>
        <w:rPr>
          <w:lang w:val="en-GB"/>
          <w:rPrChange w:id="0" w:author="Berti Emilio" w:date="2020-01-29T14:21:00Z"/>
        </w:rPr>
        <w:t>nteractions previously maintained by pre-human biodiverse megafauna communities have been removed from ecological networks (Gill, 2014</w:t>
      </w:r>
      <w:ins w:id="15" w:author="Berti Emilio" w:date="2020-01-27T16:49:00Z">
        <w:r>
          <w:rPr>
            <w:lang w:val="en-GB"/>
          </w:rPr>
          <w:t>)</w:t>
        </w:r>
      </w:ins>
      <w:del w:id="16" w:author="Berti Emilio" w:date="2020-01-27T16:49:00Z">
        <w:r>
          <w:rPr>
            <w:lang w:val="en-GB"/>
          </w:rPr>
          <w:delText>;</w:delText>
        </w:r>
      </w:del>
      <w:del w:id="17" w:author="Berti Emilio" w:date="2020-01-27T16:57:00Z">
        <w:r>
          <w:rPr>
            <w:lang w:val="en-GB"/>
          </w:rPr>
          <w:delText xml:space="preserve"> </w:delText>
        </w:r>
      </w:del>
      <w:del w:id="18" w:author="Berti Emilio" w:date="2020-01-27T16:50:00Z">
        <w:r>
          <w:rPr>
            <w:lang w:val="en-GB"/>
          </w:rPr>
          <w:delText>Malhi et al., 2016)</w:delText>
        </w:r>
      </w:del>
      <w:del w:id="19" w:author="Berti Emilio" w:date="2020-01-27T16:52:00Z">
        <w:r>
          <w:rPr>
            <w:lang w:val="en-GB"/>
          </w:rPr>
          <w:delText>.</w:delText>
        </w:r>
      </w:del>
      <w:del w:id="20" w:author="Berti Emilio" w:date="2020-01-27T16:52:00Z">
        <w:bookmarkStart w:id="2" w:name="move304995392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
        <w:bookmarkEnd w:id="2"/>
        <w:r>
          <w:rPr>
            <w:lang w:val="en-GB"/>
          </w:rPr>
          <w:delText xml:space="preserve"> These extinctions</w:delText>
        </w:r>
      </w:del>
      <w:del w:id="21" w:author="Berti Emilio" w:date="2020-01-28T08:50:00Z">
        <w:r>
          <w:rPr>
            <w:lang w:val="en-GB"/>
          </w:rPr>
          <w:delText xml:space="preserve"> </w:delText>
        </w:r>
      </w:del>
      <w:del w:id="22" w:author="Berti Emilio" w:date="2020-01-27T16:56:00Z">
        <w:r>
          <w:rPr>
            <w:lang w:val="en-GB"/>
          </w:rPr>
          <w:delText>modif</w:delText>
        </w:r>
      </w:del>
      <w:del w:id="23" w:author="Berti Emilio" w:date="2020-01-27T16:52:00Z">
        <w:r>
          <w:rPr>
            <w:lang w:val="en-GB"/>
          </w:rPr>
          <w:delText xml:space="preserve">ied </w:delText>
        </w:r>
      </w:del>
      <w:ins w:id="24" w:author="Berti Emilio" w:date="2020-01-28T08:50:00Z">
        <w:r>
          <w:rPr>
            <w:lang w:val="en-GB"/>
          </w:rPr>
          <w:t>,</w:t>
        </w:r>
      </w:ins>
      <w:ins w:id="25" w:author="Berti Emilio" w:date="2020-01-27T16:56:00Z">
        <w:r>
          <w:rPr>
            <w:lang w:val="en-GB"/>
          </w:rPr>
          <w:t xml:space="preserve"> modifying </w:t>
        </w:r>
      </w:ins>
      <w:r>
        <w:rPr>
          <w:lang w:val="en-GB"/>
          <w:rPrChange w:id="0" w:author="Berti Emilio" w:date="2020-01-29T14:21:00Z"/>
        </w:rPr>
        <w:t>ecosystem processes and functions</w:t>
      </w:r>
      <w:ins w:id="27" w:author="Berti Emilio" w:date="2020-01-27T16:54:00Z">
        <w:r>
          <w:rPr>
            <w:lang w:val="en-GB"/>
          </w:rPr>
          <w:t xml:space="preserve">, </w:t>
        </w:r>
      </w:ins>
      <w:del w:id="28" w:author="Berti Emilio" w:date="2020-01-27T16:50:00Z">
        <w:r>
          <w:rPr>
            <w:lang w:val="en-GB"/>
          </w:rPr>
          <w:delText>,</w:delText>
        </w:r>
      </w:del>
      <w:del w:id="29" w:author="Berti Emilio" w:date="2020-01-27T16:54:00Z">
        <w:r>
          <w:rPr>
            <w:lang w:val="en-GB"/>
          </w:rPr>
          <w:delText xml:space="preserve"> </w:delText>
        </w:r>
      </w:del>
      <w:ins w:id="30" w:author="Berti Emilio" w:date="2020-01-27T16:54:00Z">
        <w:r>
          <w:rPr>
            <w:lang w:val="en-GB"/>
          </w:rPr>
          <w:t>reducing top-down control, and triggering trophic cascades</w:t>
        </w:r>
      </w:ins>
      <w:ins w:id="31" w:author="Berti Emilio" w:date="2020-01-27T16:55:00Z">
        <w:r>
          <w:rPr>
            <w:lang w:val="en-GB"/>
          </w:rPr>
          <w:t xml:space="preserve"> (Estes et al. 2011).</w:t>
        </w:r>
      </w:ins>
      <w:del w:id="32" w:author="Berti Emilio" w:date="2020-01-27T16:48:00Z">
        <w:r>
          <w:rPr>
            <w:lang w:val="en-GB"/>
          </w:rPr>
          <w:delText>,e.g.</w:delText>
        </w:r>
      </w:del>
      <w:del w:id="33" w:author="Berti Emilio" w:date="2020-01-27T16:52:00Z">
        <w:r>
          <w:rPr>
            <w:lang w:val="en-GB"/>
          </w:rPr>
          <w:delText xml:space="preserve">  extirpations of apex predators reduced control of prey densities generating trophic cascades that altered ecosystems trophic structure and dynamics (Estes et al., 2011; Ripple et al., 2014).</w:delText>
        </w:r>
      </w:del>
      <w:del w:id="34" w:author="Scott William Jarvie" w:date="2020-01-21T11:45:00Z">
        <w:r>
          <w:rPr>
            <w:lang w:val="en-GB"/>
          </w:rPr>
          <w:delText>As Late Pleistocene mammal extinctions acutely affected large body-sized species,</w:delText>
        </w:r>
      </w:del>
      <w:del w:id="35" w:author="Berti Emilio" w:date="2020-01-27T16:53:00Z">
        <w:r>
          <w:rPr>
            <w:lang w:val="en-GB"/>
          </w:rPr>
          <w:delText xml:space="preserve"> interactions previously maintained by pre-human biodiverse megafauna communities The</w:delText>
        </w:r>
      </w:del>
      <w:del w:id="36" w:author="Scott William Jarvie" w:date="2020-01-21T11:46:00Z">
        <w:r>
          <w:rPr>
            <w:lang w:val="en-GB"/>
          </w:rPr>
          <w:delText>have</w:delText>
        </w:r>
      </w:del>
      <w:del w:id="37" w:author="Berti Emilio" w:date="2020-01-27T16:53:00Z">
        <w:r>
          <w:rPr>
            <w:lang w:val="en-GB"/>
          </w:rPr>
          <w:delText xml:space="preserve"> were</w:delText>
        </w:r>
      </w:del>
      <w:del w:id="38" w:author="Scott William Jarvie" w:date="2020-01-21T11:46:00Z">
        <w:r>
          <w:rPr>
            <w:lang w:val="en-GB"/>
          </w:rPr>
          <w:delText>been</w:delText>
        </w:r>
      </w:del>
      <w:del w:id="39" w:author="Berti Emilio" w:date="2020-01-27T16:53:00Z">
        <w:r>
          <w:rPr>
            <w:lang w:val="en-GB"/>
          </w:rPr>
          <w:delText xml:space="preserve"> removed from ecological networks (Gill, 2014; Malhi et al., 2016)</w:delText>
        </w:r>
      </w:del>
      <w:del w:id="40" w:author="Berti Emilio" w:date="2020-01-27T16:53:00Z">
        <w:bookmarkStart w:id="3" w:name="move30499539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
        <w:bookmarkEnd w:id="3"/>
        <w:r>
          <w:rPr>
            <w:lang w:val="en-GB"/>
          </w:rPr>
          <w:delText>.also</w:delText>
          <w:rPrChange w:id="0" w:author="Berti Emilio" w:date="2020-01-29T14:21:00Z"/>
        </w:r>
      </w:del>
    </w:p>
    <w:p>
      <w:pPr>
        <w:pStyle w:val="TextBody"/>
        <w:rPr>
          <w:lang w:val="en-GB"/>
        </w:rPr>
      </w:pPr>
      <w:r>
        <w:rPr>
          <w:lang w:val="en-GB"/>
        </w:rPr>
        <w:t>Trophic rewilding, the (re)introduction of species to promote self-sustaining biodiverse ecosystems (Svenning et al., 2016), has been proposed to re-establish lost ecological interactions (Perino et al., 2019). For example, the reintroduction of wolves into Yellowstone National Park restored top-down control and the landscape of fear, thus re-establishing trophic cascades (Beschta &amp; Ripple, 2016).</w:t>
      </w:r>
      <w:r>
        <w:rPr>
          <w:lang w:val="en-GB"/>
          <w:rPrChange w:id="0" w:author="Berti Emilio" w:date="2020-01-29T14:21:00Z"/>
        </w:rPr>
        <w:t xml:space="preserve"> </w:t>
      </w:r>
      <w:ins w:id="42" w:author="Berti Emilio" w:date="2020-01-27T17:04:00Z">
        <w:r>
          <w:rPr>
            <w:lang w:val="en-GB"/>
          </w:rPr>
          <w:t>E</w:t>
        </w:r>
      </w:ins>
      <w:ins w:id="43" w:author="Berti Emilio" w:date="2020-01-27T09:17:00Z">
        <w:commentRangeStart w:id="5"/>
        <w:r>
          <w:rPr>
            <w:lang w:val="en-GB"/>
          </w:rPr>
          <w:t xml:space="preserve">mpirical data from rewilding projects are, however, scarce and geographically biased (Tanentzap &amp; Smith, 2018), with the scientific literature on rewilding dominated by essays, perspectives and and opinion papers (Bakker &amp; Svenning, 2018). Despite increasing evidence for the restoration potential of rewilding from local studies (Perino et al., 2019), there is still limited knowledge of the potential of rewilding to rewire ecological networks at a global scale. </w:t>
        </w:r>
      </w:ins>
      <w:ins w:id="44" w:author="Berti Emilio" w:date="2020-01-27T09:17:00Z">
        <w:r>
          <w:rPr>
            <w:lang w:val="en-GB"/>
          </w:rPr>
        </w:r>
      </w:ins>
      <w:del w:id="45" w:author="Berti Emilio" w:date="2020-01-27T09:18:00Z">
        <w:r>
          <w:rPr>
            <w:lang w:val="en-GB"/>
          </w:rPr>
          <w:delText xml:space="preserve"> contradictory and inconclusive</w:delText>
        </w:r>
      </w:del>
      <w:del w:id="46" w:author="Berti Emilio" w:date="2020-01-27T09:18:00Z">
        <w:r>
          <w:rPr>
            <w:lang w:val="en-GB"/>
          </w:rPr>
          <w:commentReference w:id="6"/>
        </w:r>
      </w:del>
      <w:del w:id="47" w:author="Berti Emilio" w:date="2020-01-27T09:18:00Z">
        <w:r>
          <w:rPr>
            <w:lang w:val="en-GB"/>
          </w:rPr>
          <w:delText xml:space="preserve"> (</w:delText>
        </w:r>
      </w:del>
      <w:del w:id="48" w:author="Berti Emilio" w:date="2020-01-27T09:18:00Z">
        <w:commentRangeStart w:id="7"/>
        <w:r>
          <w:rPr>
            <w:lang w:val="en-GB"/>
          </w:rPr>
          <w:delText>Alston et al., 2019</w:delText>
        </w:r>
      </w:del>
      <w:del w:id="49" w:author="Berti Emilio" w:date="2020-01-27T09:18:00Z">
        <w:r>
          <w:rPr>
            <w:lang w:val="en-GB"/>
          </w:rPr>
        </w:r>
      </w:del>
      <w:del w:id="50" w:author="Berti Emilio" w:date="2020-01-27T09:18:00Z">
        <w:commentRangeEnd w:id="7"/>
        <w:r>
          <w:commentReference w:id="7"/>
        </w:r>
        <w:r>
          <w:rPr>
            <w:lang w:val="en-GB"/>
          </w:rPr>
          <w:delText>). Despite increasing evidence for the restoration potential of rewilding from local studies (Perino et al., 2019), there is limited knowledge of the potential of rewilding to rewire ecological networks to pre-human conditions at a global scaleoccasionally being</w:delText>
        </w:r>
      </w:del>
      <w:del w:id="51" w:author="Scott William Jarvie" w:date="2020-01-22T11:06:00Z">
        <w:r>
          <w:rPr>
            <w:lang w:val="en-GB"/>
          </w:rPr>
          <w:delText>can be</w:delText>
        </w:r>
      </w:del>
      <w:del w:id="52" w:author="Berti Emilio" w:date="2020-01-27T09:18:00Z">
        <w:r>
          <w:rPr>
            <w:lang w:val="en-GB"/>
          </w:rPr>
          <w:delText xml:space="preserve">community responses to rewilding with </w:delText>
        </w:r>
      </w:del>
      <w:del w:id="53" w:author="Scott William Jarvie" w:date="2020-01-21T15:54:00Z">
        <w:r>
          <w:rPr>
            <w:lang w:val="en-GB"/>
          </w:rPr>
          <w:delText xml:space="preserve">and </w:delText>
        </w:r>
      </w:del>
      <w:del w:id="54" w:author="Berti Emilio" w:date="2020-01-27T09:18:00Z">
        <w:r>
          <w:rPr>
            <w:lang w:val="en-GB"/>
          </w:rPr>
          <w:delText xml:space="preserve">Tanentzap &amp; Smith, 2018), ; </w:delText>
        </w:r>
      </w:del>
      <w:del w:id="55" w:author="Berti Emilio" w:date="2020-01-27T09:18:00Z">
        <w:r>
          <w:rPr>
            <w:lang w:val="en-GB"/>
          </w:rPr>
          <w:commentReference w:id="8"/>
        </w:r>
      </w:del>
      <w:del w:id="56" w:author="Berti Emilio" w:date="2020-01-27T09:18:00Z">
        <w:r>
          <w:rPr>
            <w:lang w:val="en-GB"/>
          </w:rPr>
          <w:delText>Bakker &amp; Svenning, 2018 and geographically biased (</w:delText>
        </w:r>
      </w:del>
      <w:del w:id="57" w:author="Scott William Jarvie" w:date="2020-01-21T15:53:00Z">
        <w:r>
          <w:rPr>
            <w:lang w:val="en-GB"/>
          </w:rPr>
          <w:delText>,</w:delText>
        </w:r>
      </w:del>
      <w:del w:id="58" w:author="Scott William Jarvie" w:date="2020-01-21T11:49:00Z">
        <w:r>
          <w:rPr>
            <w:lang w:val="en-GB"/>
          </w:rPr>
          <w:delText>limited in time</w:delText>
        </w:r>
      </w:del>
      <w:del w:id="59" w:author="Scott William Jarvie" w:date="2020-01-21T15:53:00Z">
        <w:r>
          <w:rPr>
            <w:lang w:val="en-GB"/>
          </w:rPr>
          <w:delText xml:space="preserve">, </w:delText>
        </w:r>
      </w:del>
      <w:del w:id="60" w:author="Berti Emilio" w:date="2020-01-27T09:18:00Z">
        <w:r>
          <w:rPr>
            <w:lang w:val="en-GB"/>
          </w:rPr>
          <w:delText xml:space="preserve">scarcebeing </w:delText>
        </w:r>
      </w:del>
      <w:del w:id="61" w:author="Scott William Jarvie" w:date="2020-01-22T11:06:00Z">
        <w:r>
          <w:rPr>
            <w:lang w:val="en-GB"/>
          </w:rPr>
          <w:delText xml:space="preserve">are </w:delText>
        </w:r>
      </w:del>
      <w:del w:id="62" w:author="Berti Emilio" w:date="2020-01-27T09:18:00Z">
        <w:r>
          <w:rPr>
            <w:lang w:val="en-GB"/>
          </w:rPr>
          <w:delText xml:space="preserve">mpirical data from rewilding projects </w:delText>
        </w:r>
      </w:del>
      <w:del w:id="63" w:author="Scott William Jarvie" w:date="2020-01-22T11:06:00Z">
        <w:r>
          <w:rPr>
            <w:lang w:val="en-GB"/>
          </w:rPr>
          <w:delText>E</w:delText>
        </w:r>
      </w:del>
      <w:del w:id="64" w:author="Berti Emilio" w:date="2020-01-27T09:18:00Z">
        <w:r>
          <w:rPr>
            <w:lang w:val="en-GB"/>
          </w:rPr>
          <w:delText>eThis is due to (</w:delText>
        </w:r>
      </w:del>
      <w:del w:id="65" w:author="Berti Emilio" w:date="2020-01-27T09:18:00Z">
        <w:commentRangeStart w:id="9"/>
        <w:r>
          <w:rPr>
            <w:lang w:val="en-GB"/>
          </w:rPr>
          <w:delText xml:space="preserve">Hayward et al., 2019; </w:delText>
        </w:r>
      </w:del>
      <w:del w:id="66" w:author="Berti Emilio" w:date="2020-01-27T09:18:00Z">
        <w:r>
          <w:rPr>
            <w:lang w:val="en-GB"/>
          </w:rPr>
        </w:r>
      </w:del>
      <w:del w:id="67" w:author="Berti Emilio" w:date="2020-01-27T09:18:00Z">
        <w:commentRangeEnd w:id="9"/>
        <w:r>
          <w:commentReference w:id="9"/>
        </w:r>
        <w:r>
          <w:rPr>
            <w:lang w:val="en-GB"/>
          </w:rPr>
          <w:delText xml:space="preserve">Nogués-Bravo, Simberloff, Rahbek, &amp; Sanders, 2016). </w:delText>
        </w:r>
      </w:del>
      <w:del w:id="68" w:author="Scott William Jarvie" w:date="2020-01-22T11:05:00Z">
        <w:r>
          <w:rPr>
            <w:lang w:val="en-GB"/>
          </w:rPr>
          <w:delText xml:space="preserve">Rewilding is not universally accepted, however, with criticism on both its conceptual and ecological validity </w:delText>
        </w:r>
      </w:del>
      <w:del w:id="69" w:author="Berti Emilio" w:date="2020-01-27T09:18:00Z">
        <w:r>
          <w:rPr>
            <w:lang w:val="en-GB"/>
          </w:rPr>
          <w:delText xml:space="preserve">Rewilding, however, has been both promoted and criticised in recent years, with critics often mentioning conceptual and ecological issues </w:delText>
        </w:r>
      </w:del>
      <w:commentRangeEnd w:id="5"/>
      <w:r>
        <w:commentReference w:id="5"/>
      </w:r>
      <w:r>
        <w:rPr>
          <w:lang w:val="en-GB"/>
          <w:rPrChange w:id="0" w:author="Berti Emilio" w:date="2020-01-29T14:21:00Z"/>
        </w:rPr>
        <w:commentReference w:id="10"/>
      </w:r>
      <w:r>
        <w:rPr>
          <w:lang w:val="en-GB"/>
          <w:rPrChange w:id="0" w:author="Berti Emilio" w:date="2020-01-29T14:21:00Z"/>
        </w:rPr>
        <w:t>.</w:t>
      </w:r>
      <w:del w:id="72" w:author="Berti Emilio" w:date="2020-01-27T09:16:00Z">
        <w:r>
          <w:rPr>
            <w:lang w:val="en-GB"/>
          </w:rPr>
          <w:commentReference w:id="11"/>
        </w:r>
      </w:del>
    </w:p>
    <w:p>
      <w:pPr>
        <w:pStyle w:val="TextBody"/>
        <w:rPr>
          <w:lang w:val="en-GB"/>
        </w:rPr>
      </w:pPr>
      <w:r>
        <w:rPr>
          <w:lang w:val="en-GB"/>
        </w:rPr>
        <w:t>Macroecolog</w:t>
      </w:r>
      <w:r>
        <w:rPr>
          <w:lang w:val="en-GB"/>
        </w:rPr>
        <w:t>y</w:t>
      </w:r>
      <w:r>
        <w:rPr>
          <w:lang w:val="en-GB"/>
        </w:rPr>
        <w:t xml:space="preserve"> provide</w:t>
      </w:r>
      <w:r>
        <w:rPr>
          <w:lang w:val="en-GB"/>
        </w:rPr>
        <w:t>s</w:t>
      </w:r>
      <w:r>
        <w:rPr>
          <w:lang w:val="en-GB"/>
        </w:rPr>
        <w:t xml:space="preserve"> a framework to assess the potential of rewilding to rewire ecological networks at large scales with deep-time perspectives (Mendoza &amp; Araújo, 2019; Zhang et al., 2018).</w:t>
      </w:r>
      <w:r>
        <w:rPr>
          <w:lang w:val="en-GB"/>
          <w:rPrChange w:id="0" w:author="Berti Emilio" w:date="2020-01-29T14:21:00Z"/>
        </w:rPr>
        <w:t xml:space="preserve"> </w:t>
      </w:r>
      <w:ins w:id="74" w:author="Berti Emilio" w:date="2020-01-28T08:55:00Z">
        <w:r>
          <w:rPr>
            <w:lang w:val="en-GB"/>
          </w:rPr>
          <w:t>Using macroecological</w:t>
        </w:r>
      </w:ins>
      <w:del w:id="75" w:author="Berti Emilio" w:date="2020-01-28T08:55:00Z">
        <w:r>
          <w:rPr>
            <w:lang w:val="en-GB"/>
          </w:rPr>
          <w:delText xml:space="preserve">These </w:delText>
        </w:r>
      </w:del>
      <w:ins w:id="76" w:author="Berti Emilio" w:date="2020-01-28T08:55:00Z">
        <w:r>
          <w:rPr>
            <w:lang w:val="en-GB"/>
          </w:rPr>
          <w:t xml:space="preserve"> </w:t>
        </w:r>
      </w:ins>
      <w:r>
        <w:rPr>
          <w:lang w:val="en-GB"/>
          <w:rPrChange w:id="0" w:author="Berti Emilio" w:date="2020-01-29T14:21:00Z"/>
        </w:rPr>
        <w:t>approaches</w:t>
      </w:r>
      <w:ins w:id="78" w:author="Berti Emilio" w:date="2020-01-28T08:55:00Z">
        <w:r>
          <w:rPr>
            <w:lang w:val="en-GB"/>
          </w:rPr>
          <w:t xml:space="preserve">, </w:t>
        </w:r>
      </w:ins>
      <w:del w:id="79" w:author="Berti Emilio" w:date="2020-01-28T08:56:00Z">
        <w:r>
          <w:rPr>
            <w:lang w:val="en-GB"/>
          </w:rPr>
          <w:delText xml:space="preserve"> are able to highlight </w:delText>
        </w:r>
      </w:del>
      <w:r>
        <w:rPr>
          <w:lang w:val="en-GB"/>
          <w:rPrChange w:id="0" w:author="Berti Emilio" w:date="2020-01-29T14:21:00Z"/>
        </w:rPr>
        <w:t xml:space="preserve">similarities between extinct and extant species </w:t>
      </w:r>
      <w:ins w:id="81" w:author="Berti Emilio" w:date="2020-01-28T08:56:00Z">
        <w:r>
          <w:rPr>
            <w:lang w:val="en-GB"/>
          </w:rPr>
          <w:t>can be highlighted</w:t>
        </w:r>
      </w:ins>
      <w:del w:id="82" w:author="Berti Emilio" w:date="2020-01-28T08:56:00Z">
        <w:r>
          <w:rPr>
            <w:lang w:val="en-GB"/>
          </w:rPr>
          <w:delText xml:space="preserve">and suggest </w:delText>
        </w:r>
      </w:del>
      <w:ins w:id="83" w:author="Berti Emilio" w:date="2020-01-28T08:56:00Z">
        <w:r>
          <w:rPr>
            <w:lang w:val="en-GB"/>
          </w:rPr>
          <w:t xml:space="preserve">, suggesting </w:t>
        </w:r>
      </w:ins>
      <w:del w:id="84" w:author="Berti Emilio" w:date="2020-01-28T08:57:00Z">
        <w:r>
          <w:rPr>
            <w:lang w:val="en-GB"/>
          </w:rPr>
          <w:delText xml:space="preserve">suitable </w:delText>
        </w:r>
      </w:del>
      <w:ins w:id="85" w:author="Berti Emilio" w:date="2020-01-28T08:57:00Z">
        <w:r>
          <w:rPr>
            <w:lang w:val="en-GB"/>
          </w:rPr>
          <w:t xml:space="preserve">rewilding candidates to replace globally extinct </w:t>
        </w:r>
      </w:ins>
      <w:del w:id="86" w:author="Berti Emilio" w:date="2020-01-28T08:58:00Z">
        <w:r>
          <w:rPr>
            <w:lang w:val="en-GB"/>
          </w:rPr>
          <w:delText>ecological replacements for</w:delText>
        </w:r>
      </w:del>
      <w:del w:id="87" w:author="Berti Emilio" w:date="2020-01-28T08:57:00Z">
        <w:r>
          <w:rPr>
            <w:lang w:val="en-GB"/>
          </w:rPr>
          <w:delText xml:space="preserve"> rewilding</w:delText>
        </w:r>
      </w:del>
      <w:ins w:id="88" w:author="Berti Emilio" w:date="2020-01-28T08:58:00Z">
        <w:r>
          <w:rPr>
            <w:lang w:val="en-GB"/>
          </w:rPr>
          <w:t>species</w:t>
        </w:r>
      </w:ins>
      <w:r>
        <w:rPr>
          <w:lang w:val="en-GB"/>
          <w:rPrChange w:id="0" w:author="Berti Emilio" w:date="2020-01-29T14:21:00Z"/>
        </w:rPr>
        <w:t xml:space="preserve"> (M. M. Pires, 2017). </w:t>
      </w:r>
      <w:ins w:id="90" w:author="Berti Emilio" w:date="2020-01-28T08:58:00Z">
        <w:r>
          <w:rPr>
            <w:lang w:val="en-GB"/>
          </w:rPr>
          <w:t xml:space="preserve">Moreover, </w:t>
        </w:r>
      </w:ins>
      <w:del w:id="91" w:author="Berti Emilio" w:date="2020-01-28T08:58:00Z">
        <w:r>
          <w:rPr>
            <w:lang w:val="en-GB"/>
          </w:rPr>
          <w:delText>T</w:delText>
        </w:r>
      </w:del>
      <w:ins w:id="92" w:author="Berti Emilio" w:date="2020-01-28T08:58:00Z">
        <w:r>
          <w:rPr>
            <w:lang w:val="en-GB"/>
          </w:rPr>
          <w:t>t</w:t>
        </w:r>
      </w:ins>
      <w:r>
        <w:rPr>
          <w:lang w:val="en-GB"/>
          <w:rPrChange w:id="0" w:author="Berti Emilio" w:date="2020-01-29T14:21:00Z"/>
        </w:rPr>
        <w:t xml:space="preserve">he inference of biotic interactions </w:t>
      </w:r>
      <w:del w:id="94" w:author="Berti Emilio" w:date="2020-01-28T09:00:00Z">
        <w:r>
          <w:rPr>
            <w:lang w:val="en-GB"/>
          </w:rPr>
          <w:delText xml:space="preserve">and reconstruction of </w:delText>
        </w:r>
      </w:del>
      <w:del w:id="95" w:author="Berti Emilio" w:date="2020-01-28T08:59:00Z">
        <w:r>
          <w:rPr>
            <w:lang w:val="en-GB"/>
          </w:rPr>
          <w:delText xml:space="preserve">prehistoric </w:delText>
        </w:r>
      </w:del>
      <w:del w:id="96" w:author="Berti Emilio" w:date="2020-01-28T09:00:00Z">
        <w:r>
          <w:rPr>
            <w:lang w:val="en-GB"/>
          </w:rPr>
          <w:delText xml:space="preserve">ecological networks </w:delText>
        </w:r>
      </w:del>
      <w:r>
        <w:rPr>
          <w:lang w:val="en-GB"/>
          <w:rPrChange w:id="0" w:author="Berti Emilio" w:date="2020-01-29T14:21:00Z"/>
        </w:rPr>
        <w:t xml:space="preserve">can </w:t>
      </w:r>
      <w:del w:id="98" w:author="Berti Emilio" w:date="2020-01-28T08:58:00Z">
        <w:r>
          <w:rPr>
            <w:lang w:val="en-GB"/>
          </w:rPr>
          <w:delText xml:space="preserve">then </w:delText>
        </w:r>
      </w:del>
      <w:r>
        <w:rPr>
          <w:lang w:val="en-GB"/>
          <w:rPrChange w:id="0" w:author="Berti Emilio" w:date="2020-01-29T14:21:00Z"/>
        </w:rPr>
        <w:t xml:space="preserve">be used to examine the </w:t>
      </w:r>
      <w:ins w:id="100" w:author="Berti Emilio" w:date="2020-01-28T08:59:00Z">
        <w:r>
          <w:rPr>
            <w:lang w:val="en-GB"/>
          </w:rPr>
          <w:t xml:space="preserve">effects of </w:t>
        </w:r>
      </w:ins>
      <w:del w:id="101" w:author="Berti Emilio" w:date="2020-01-28T08:59:00Z">
        <w:r>
          <w:rPr>
            <w:lang w:val="en-GB"/>
          </w:rPr>
          <w:delText xml:space="preserve">consequences of </w:delText>
        </w:r>
      </w:del>
      <w:r>
        <w:rPr>
          <w:lang w:val="en-GB"/>
          <w:rPrChange w:id="0" w:author="Berti Emilio" w:date="2020-01-29T14:21:00Z"/>
        </w:rPr>
        <w:t xml:space="preserve">human-driven extinctions and </w:t>
      </w:r>
      <w:del w:id="103" w:author="Berti Emilio" w:date="2020-01-28T08:59:00Z">
        <w:r>
          <w:rPr>
            <w:lang w:val="en-GB"/>
          </w:rPr>
          <w:delText>extirpations of large mammals</w:delText>
        </w:r>
      </w:del>
      <w:ins w:id="104" w:author="Berti Emilio" w:date="2020-01-28T08:59:00Z">
        <w:r>
          <w:rPr>
            <w:lang w:val="en-GB"/>
          </w:rPr>
          <w:t>of rewilding</w:t>
        </w:r>
      </w:ins>
      <w:ins w:id="105" w:author="Berti Emilio" w:date="2020-01-28T09:00:00Z">
        <w:r>
          <w:rPr>
            <w:lang w:val="en-GB"/>
          </w:rPr>
          <w:t xml:space="preserve"> on ecological networks</w:t>
        </w:r>
      </w:ins>
      <w:r>
        <w:rPr>
          <w:lang w:val="en-GB"/>
          <w:rPrChange w:id="0" w:author="Berti Emilio" w:date="2020-01-29T14:21:00Z"/>
        </w:rPr>
        <w:t xml:space="preserve"> (Marjakangas et al., 2018; Pires et al., 2015; Yeakel et al., 2014). </w:t>
      </w:r>
      <w:ins w:id="107" w:author="Berti Emilio" w:date="2020-02-03T11:48:00Z">
        <w:r>
          <w:rPr>
            <w:lang w:val="en-GB"/>
          </w:rPr>
          <w:t xml:space="preserve">The consequences of past extinctions and the restoration potential of rewilding for trophic complexity can thus be evaluated </w:t>
        </w:r>
      </w:ins>
      <w:del w:id="108" w:author="Berti Emilio" w:date="2020-01-27T17:58:00Z">
        <w:r>
          <w:rPr>
            <w:lang w:val="en-GB"/>
          </w:rPr>
          <w:delText>B</w:delText>
        </w:r>
      </w:del>
      <w:ins w:id="109" w:author="Berti Emilio" w:date="2020-02-03T11:49:00Z">
        <w:r>
          <w:rPr>
            <w:lang w:val="en-GB"/>
          </w:rPr>
          <w:t>b</w:t>
        </w:r>
      </w:ins>
      <w:r>
        <w:rPr>
          <w:lang w:val="en-GB"/>
          <w:rPrChange w:id="0" w:author="Berti Emilio" w:date="2020-01-29T14:21:00Z"/>
        </w:rPr>
        <w:t xml:space="preserve">y combining </w:t>
      </w:r>
      <w:del w:id="111" w:author="Berti Emilio" w:date="2020-01-28T08:52:00Z">
        <w:r>
          <w:rPr>
            <w:lang w:val="en-GB"/>
          </w:rPr>
          <w:delText xml:space="preserve">a rewilding scenario supported by </w:delText>
        </w:r>
      </w:del>
      <w:r>
        <w:rPr>
          <w:lang w:val="en-GB"/>
          <w:rPrChange w:id="0" w:author="Berti Emilio" w:date="2020-01-29T14:21:00Z"/>
        </w:rPr>
        <w:t xml:space="preserve">paleoecological data with macroecologically-grounded reconstructions of interaction networks, </w:t>
      </w:r>
      <w:del w:id="113" w:author="Berti Emilio" w:date="2020-01-28T08:52:00Z">
        <w:r>
          <w:rPr>
            <w:lang w:val="en-GB"/>
          </w:rPr>
          <w:delText xml:space="preserve">it </w:delText>
        </w:r>
      </w:del>
      <w:del w:id="114" w:author="Scott William Jarvie" w:date="2020-01-21T20:03:00Z">
        <w:r>
          <w:rPr>
            <w:lang w:val="en-GB"/>
          </w:rPr>
          <w:delText xml:space="preserve">is </w:delText>
        </w:r>
      </w:del>
      <w:del w:id="115" w:author="Berti Emilio" w:date="2020-01-28T08:52:00Z">
        <w:r>
          <w:rPr>
            <w:lang w:val="en-GB"/>
          </w:rPr>
          <w:delText xml:space="preserve">possible to infer rewilding communities and interactions and should be </w:delText>
        </w:r>
      </w:del>
      <w:del w:id="116" w:author="Berti Emilio" w:date="2020-02-03T11:50:00Z">
        <w:r>
          <w:rPr>
            <w:lang w:val="en-GB"/>
          </w:rPr>
          <w:delText xml:space="preserve">examine </w:delText>
        </w:r>
      </w:del>
      <w:del w:id="117" w:author="Scott William Jarvie" w:date="2020-01-21T20:04:00Z">
        <w:r>
          <w:rPr>
            <w:lang w:val="en-GB"/>
          </w:rPr>
          <w:delText>the potential</w:delText>
        </w:r>
      </w:del>
      <w:del w:id="118" w:author="Berti Emilio" w:date="2020-02-03T11:50:00Z">
        <w:r>
          <w:rPr>
            <w:lang w:val="en-GB"/>
          </w:rPr>
          <w:delText>whether</w:delText>
        </w:r>
      </w:del>
      <w:del w:id="119" w:author="Berti Emilio" w:date="2020-02-03T11:50:00Z">
        <w:r>
          <w:rPr>
            <w:lang w:val="en-GB"/>
          </w:rPr>
          <w:delText xml:space="preserve"> </w:delText>
        </w:r>
      </w:del>
      <w:del w:id="120" w:author="Scott William Jarvie" w:date="2020-01-21T20:04:00Z">
        <w:r>
          <w:rPr>
            <w:lang w:val="en-GB"/>
          </w:rPr>
          <w:delText xml:space="preserve">of </w:delText>
        </w:r>
      </w:del>
      <w:del w:id="121" w:author="Berti Emilio" w:date="2020-02-03T11:50:00Z">
        <w:r>
          <w:rPr>
            <w:lang w:val="en-GB"/>
          </w:rPr>
          <w:delText xml:space="preserve">rewilding </w:delText>
        </w:r>
      </w:del>
      <w:del w:id="122" w:author="Scott William Jarvie" w:date="2020-01-21T20:04:00Z">
        <w:r>
          <w:rPr>
            <w:lang w:val="en-GB"/>
          </w:rPr>
          <w:delText xml:space="preserve">to </w:delText>
        </w:r>
      </w:del>
      <w:del w:id="123" w:author="Berti Emilio" w:date="2020-02-03T11:50:00Z">
        <w:r>
          <w:rPr>
            <w:lang w:val="en-GB"/>
          </w:rPr>
          <w:delText xml:space="preserve">can </w:delText>
        </w:r>
      </w:del>
      <w:del w:id="124" w:author="Berti Emilio" w:date="2020-01-28T16:57:00Z">
        <w:r>
          <w:rPr>
            <w:lang w:val="en-GB"/>
          </w:rPr>
          <w:delText>rewire</w:delText>
        </w:r>
      </w:del>
      <w:del w:id="125" w:author="Berti Emilio" w:date="2020-02-03T11:50:00Z">
        <w:r>
          <w:rPr>
            <w:lang w:val="en-GB"/>
          </w:rPr>
          <w:delText xml:space="preserve"> ecological networks</w:delText>
        </w:r>
      </w:del>
      <w:del w:id="126" w:author="Berti Emilio" w:date="2020-01-27T17:07:00Z">
        <w:r>
          <w:rPr>
            <w:lang w:val="en-GB"/>
          </w:rPr>
          <w:delText xml:space="preserve"> to pre-human conditions</w:delText>
        </w:r>
      </w:del>
      <w:del w:id="127" w:author="Berti Emilio" w:date="2020-02-03T11:50:00Z">
        <w:r>
          <w:rPr>
            <w:lang w:val="en-GB"/>
          </w:rPr>
          <w:delText xml:space="preserve"> </w:delText>
        </w:r>
      </w:del>
      <w:del w:id="128" w:author="Berti Emilio" w:date="2020-02-03T11:50:00Z">
        <w:r>
          <w:rPr>
            <w:lang w:val="en-GB"/>
          </w:rPr>
          <w:commentReference w:id="12"/>
        </w:r>
      </w:del>
      <w:del w:id="129" w:author="Berti Emilio" w:date="2020-02-03T11:50:00Z">
        <w:r>
          <w:rPr>
            <w:lang w:val="en-GB"/>
          </w:rPr>
          <w:commentReference w:id="13"/>
        </w:r>
      </w:del>
      <w:del w:id="130" w:author="Berti Emilio" w:date="2020-02-03T11:50:00Z">
        <w:r>
          <w:rPr>
            <w:lang w:val="en-GB"/>
          </w:rPr>
          <w:delText>(M. M. Pires, 2017)</w:delText>
        </w:r>
      </w:del>
      <w:r>
        <w:rPr>
          <w:lang w:val="en-GB"/>
          <w:rPrChange w:id="0" w:author="Berti Emilio" w:date="2020-01-29T14:21:00Z"/>
        </w:rPr>
        <w:t>.</w:t>
      </w:r>
    </w:p>
    <w:p>
      <w:pPr>
        <w:pStyle w:val="FigurewithCaption"/>
        <w:rPr>
          <w:lang w:val="en-GB"/>
        </w:rPr>
      </w:pPr>
      <w:r>
        <w:rPr>
          <w:lang w:val="en-GB"/>
          <w:rPrChange w:id="0" w:author="Berti Emilio" w:date="2020-01-29T14:21:00Z"/>
        </w:rPr>
        <w:drawing>
          <wp:inline distT="0" distB="0" distL="0" distR="0">
            <wp:extent cx="5334000" cy="3572510"/>
            <wp:effectExtent l="0" t="0" r="0" b="0"/>
            <wp:docPr id="5" name="Picture" descr="Conceptual representation of rewiring food webs via trophic rewilding. A) The protected areas and counter-factual areas &gt;= 5,000 km^2 included, with colours representing the six biogeographic realms considered in the study. We excluded Antarctica because it did not have any terrestrial mammal and Oceania as it did not have any suitable protected area. B) Network representation of food webs. In the network, species are nodes and predator-prey interactions are edges. The Late Pleistocene human-driven extinctions removed species and trophic interactions (red nodes and edges). Rewilding aims to restore lost interactions by replacing extinct species with suitable ecological analogues (green nodes) that can rewire food webs establishing functionally analogue links (green ed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onceptual representation of rewiring food webs via trophic rewilding. A) The protected areas and counter-factual areas &gt;= 5,000 km^2 included, with colours representing the six biogeographic realms considered in the study. We excluded Antarctica because it did not have any terrestrial mammal and Oceania as it did not have any suitable protected area. B) Network representation of food webs. In the network, species are nodes and predator-prey interactions are edges. The Late Pleistocene human-driven extinctions removed species and trophic interactions (red nodes and edges). Rewilding aims to restore lost interactions by replacing extinct species with suitable ecological analogues (green nodes) that can rewire food webs establishing functionally analogue links (green edges)."/>
                    <pic:cNvPicPr>
                      <a:picLocks noChangeAspect="1" noChangeArrowheads="1"/>
                    </pic:cNvPicPr>
                  </pic:nvPicPr>
                  <pic:blipFill>
                    <a:blip r:embed="rId2"/>
                    <a:stretch>
                      <a:fillRect/>
                    </a:stretch>
                  </pic:blipFill>
                  <pic:spPr bwMode="auto">
                    <a:xfrm>
                      <a:off x="0" y="0"/>
                      <a:ext cx="5334000" cy="3572510"/>
                    </a:xfrm>
                    <a:prstGeom prst="rect">
                      <a:avLst/>
                    </a:prstGeom>
                  </pic:spPr>
                </pic:pic>
              </a:graphicData>
            </a:graphic>
          </wp:inline>
        </w:drawing>
      </w:r>
    </w:p>
    <w:p>
      <w:pPr>
        <w:pStyle w:val="ImageCaption"/>
        <w:rPr>
          <w:lang w:val="en-GB"/>
        </w:rPr>
      </w:pPr>
      <w:r>
        <w:rPr>
          <w:i w:val="false"/>
          <w:iCs/>
          <w:lang w:val="en-GB"/>
        </w:rPr>
        <w:t xml:space="preserve">Figure 1. Conceptual representation of rewiring food webs via trophic rewilding. A) The protected areas and random areas &gt;= 5,000 km^2 are coloured by the six biogeographic realms considered for trophic rewilding of terrestrial mammals . We excluded Antarctica because no terrestrial mammal </w:t>
      </w:r>
      <w:r>
        <w:rPr>
          <w:i w:val="false"/>
          <w:iCs/>
          <w:lang w:val="en-GB"/>
        </w:rPr>
        <w:t xml:space="preserve">lives </w:t>
      </w:r>
      <w:r>
        <w:rPr>
          <w:i w:val="false"/>
          <w:iCs/>
          <w:lang w:val="en-GB"/>
        </w:rPr>
        <w:t>there and Oceania because no protected area larger than &gt;= 5,000 km^2 are found there.</w:t>
      </w:r>
      <w:r>
        <w:rPr>
          <w:i w:val="false"/>
          <w:iCs/>
          <w:lang w:val="en-GB"/>
          <w:rPrChange w:id="0" w:author="Berti Emilio" w:date="2020-01-29T14:21:00Z"/>
        </w:rPr>
        <w:t xml:space="preserve"> </w:t>
      </w:r>
      <w:r>
        <w:rPr>
          <w:i w:val="false"/>
          <w:iCs/>
          <w:lang w:val="en-GB"/>
        </w:rPr>
        <w:t>B)Network representation of food webs, where species are nodes</w:t>
      </w:r>
      <w:r>
        <w:rPr>
          <w:i w:val="false"/>
          <w:iCs/>
          <w:lang w:val="en-GB"/>
          <w:rPrChange w:id="0" w:author="Berti Emilio" w:date="2020-01-29T14:21:00Z"/>
        </w:rPr>
        <w:t xml:space="preserve"> </w:t>
      </w:r>
      <w:ins w:id="135" w:author="Microsoft Office User" w:date="2020-01-19T21:30:00Z">
        <w:r>
          <w:rPr>
            <w:i w:val="false"/>
            <w:iCs/>
            <w:lang w:val="en-GB"/>
          </w:rPr>
          <w:t>(</w:t>
        </w:r>
      </w:ins>
      <w:del w:id="136" w:author="Berti Emilio" w:date="2020-01-27T09:39:00Z">
        <w:r>
          <w:rPr>
            <w:i w:val="false"/>
            <w:iCs/>
            <w:lang w:val="en-GB"/>
          </w:rPr>
          <w:delText xml:space="preserve"> blue</w:delText>
        </w:r>
      </w:del>
      <w:ins w:id="137" w:author="Microsoft Office User" w:date="2020-01-19T21:30:00Z">
        <w:commentRangeStart w:id="14"/>
        <w:r>
          <w:rPr>
            <w:i w:val="false"/>
            <w:iCs/>
            <w:lang w:val="en-GB"/>
          </w:rPr>
          <w:t>circles</w:t>
        </w:r>
      </w:ins>
      <w:r>
        <w:rPr>
          <w:lang w:val="en-GB"/>
          <w:rPrChange w:id="0" w:author="Berti Emilio" w:date="2020-01-29T14:21:00Z"/>
        </w:rPr>
      </w:r>
      <w:ins w:id="139" w:author="Berti Emilio" w:date="2020-01-27T09:41:00Z">
        <w:commentRangeEnd w:id="14"/>
        <w:r>
          <w:commentReference w:id="14"/>
        </w:r>
        <w:r>
          <w:rPr>
            <w:i w:val="false"/>
            <w:iCs/>
            <w:lang w:val="en-GB"/>
          </w:rPr>
          <w:commentReference w:id="15"/>
        </w:r>
      </w:ins>
      <w:ins w:id="140" w:author="Microsoft Office User" w:date="2020-01-19T21:30:00Z">
        <w:r>
          <w:rPr>
            <w:i w:val="false"/>
            <w:iCs/>
            <w:lang w:val="en-GB"/>
          </w:rPr>
          <w:t xml:space="preserve">) </w:t>
        </w:r>
      </w:ins>
      <w:r>
        <w:rPr>
          <w:i w:val="false"/>
          <w:iCs/>
          <w:lang w:val="en-GB"/>
        </w:rPr>
        <w:t>and predator-prey interactions are edges</w:t>
      </w:r>
      <w:ins w:id="141" w:author="Microsoft Office User" w:date="2020-01-19T21:30:00Z">
        <w:r>
          <w:rPr>
            <w:i w:val="false"/>
            <w:iCs/>
            <w:lang w:val="en-GB"/>
          </w:rPr>
          <w:t xml:space="preserve"> (</w:t>
        </w:r>
      </w:ins>
      <w:del w:id="142" w:author="Berti Emilio" w:date="2020-01-27T09:40:00Z">
        <w:r>
          <w:rPr>
            <w:i w:val="false"/>
            <w:iCs/>
            <w:lang w:val="en-GB"/>
          </w:rPr>
          <w:delText xml:space="preserve">blue </w:delText>
        </w:r>
      </w:del>
      <w:ins w:id="143" w:author="Microsoft Office User" w:date="2020-01-19T21:30:00Z">
        <w:r>
          <w:rPr>
            <w:i w:val="false"/>
            <w:iCs/>
            <w:lang w:val="en-GB"/>
          </w:rPr>
          <w:t>lines)</w:t>
        </w:r>
      </w:ins>
      <w:r>
        <w:rPr>
          <w:i w:val="false"/>
          <w:iCs/>
          <w:lang w:val="en-GB"/>
          <w:rPrChange w:id="0" w:author="Berti Emilio" w:date="2020-01-29T14:21:00Z"/>
        </w:rPr>
        <w:t xml:space="preserve">. </w:t>
      </w:r>
      <w:r>
        <w:rPr>
          <w:i w:val="false"/>
          <w:iCs/>
          <w:lang w:val="en-GB"/>
        </w:rPr>
        <w:t>The Late Pleistocene human-driven extinctions removed species and trophic interactions</w:t>
      </w:r>
      <w:r>
        <w:rPr>
          <w:i w:val="false"/>
          <w:iCs/>
          <w:lang w:val="en-GB"/>
          <w:rPrChange w:id="0" w:author="Berti Emilio" w:date="2020-01-29T14:21:00Z"/>
        </w:rPr>
        <w:t xml:space="preserve"> (red </w:t>
      </w:r>
      <w:del w:id="146" w:author="Microsoft Office User" w:date="2020-01-19T21:30:00Z">
        <w:r>
          <w:rPr>
            <w:i w:val="false"/>
            <w:iCs/>
            <w:lang w:val="en-GB"/>
          </w:rPr>
          <w:delText xml:space="preserve">nodes </w:delText>
        </w:r>
      </w:del>
      <w:ins w:id="147" w:author="Microsoft Office User" w:date="2020-01-19T21:30:00Z">
        <w:r>
          <w:rPr>
            <w:i w:val="false"/>
            <w:iCs/>
            <w:lang w:val="en-GB"/>
          </w:rPr>
          <w:t xml:space="preserve">circles </w:t>
        </w:r>
      </w:ins>
      <w:r>
        <w:rPr>
          <w:i w:val="false"/>
          <w:iCs/>
          <w:lang w:val="en-GB"/>
          <w:rPrChange w:id="0" w:author="Berti Emilio" w:date="2020-01-29T14:21:00Z"/>
        </w:rPr>
        <w:t xml:space="preserve">and </w:t>
      </w:r>
      <w:del w:id="149" w:author="Microsoft Office User" w:date="2020-01-19T21:31:00Z">
        <w:r>
          <w:rPr>
            <w:i w:val="false"/>
            <w:iCs/>
            <w:lang w:val="en-GB"/>
          </w:rPr>
          <w:delText>edges</w:delText>
        </w:r>
      </w:del>
      <w:ins w:id="150" w:author="Microsoft Office User" w:date="2020-01-19T21:31:00Z">
        <w:r>
          <w:rPr>
            <w:i w:val="false"/>
            <w:iCs/>
            <w:lang w:val="en-GB"/>
          </w:rPr>
          <w:t>lines</w:t>
        </w:r>
      </w:ins>
      <w:r>
        <w:rPr>
          <w:i w:val="false"/>
          <w:iCs/>
          <w:lang w:val="en-GB"/>
          <w:rPrChange w:id="0" w:author="Berti Emilio" w:date="2020-01-29T14:21:00Z"/>
        </w:rPr>
        <w:t>)</w:t>
      </w:r>
      <w:r>
        <w:rPr>
          <w:i w:val="false"/>
          <w:iCs/>
          <w:lang w:val="en-GB"/>
        </w:rPr>
        <w:t xml:space="preserve">, </w:t>
      </w:r>
      <w:r>
        <w:rPr>
          <w:i w:val="false"/>
          <w:iCs/>
          <w:lang w:val="en-GB"/>
        </w:rPr>
        <w:t>resulting in degraded current food webs (blue circles and lines)</w:t>
      </w:r>
      <w:r>
        <w:rPr>
          <w:i w:val="false"/>
          <w:iCs/>
          <w:lang w:val="en-GB"/>
        </w:rPr>
        <w:t>. Rewilding aims to restore lost interactions by replacing extinct species with suitable ecological analogues</w:t>
      </w:r>
      <w:r>
        <w:rPr>
          <w:i w:val="false"/>
          <w:iCs/>
          <w:lang w:val="en-GB"/>
          <w:rPrChange w:id="0" w:author="Berti Emilio" w:date="2020-01-29T14:21:00Z"/>
        </w:rPr>
        <w:t xml:space="preserve"> (green </w:t>
      </w:r>
      <w:del w:id="153" w:author="Microsoft Office User" w:date="2020-01-19T21:31:00Z">
        <w:r>
          <w:rPr>
            <w:i w:val="false"/>
            <w:iCs/>
            <w:lang w:val="en-GB"/>
          </w:rPr>
          <w:delText>nodes</w:delText>
        </w:r>
      </w:del>
      <w:ins w:id="154" w:author="Microsoft Office User" w:date="2020-01-19T21:31:00Z">
        <w:r>
          <w:rPr>
            <w:i w:val="false"/>
            <w:iCs/>
            <w:lang w:val="en-GB"/>
          </w:rPr>
          <w:t>circles</w:t>
        </w:r>
      </w:ins>
      <w:r>
        <w:rPr>
          <w:i w:val="false"/>
          <w:iCs/>
          <w:lang w:val="en-GB"/>
          <w:rPrChange w:id="0" w:author="Berti Emilio" w:date="2020-01-29T14:21:00Z"/>
        </w:rPr>
        <w:t xml:space="preserve">) </w:t>
      </w:r>
      <w:r>
        <w:rPr>
          <w:i w:val="false"/>
          <w:iCs/>
          <w:lang w:val="en-GB"/>
        </w:rPr>
        <w:t>that can rewire food webs establishing functionally analogue links</w:t>
      </w:r>
      <w:r>
        <w:rPr>
          <w:i w:val="false"/>
          <w:iCs/>
          <w:lang w:val="en-GB"/>
          <w:rPrChange w:id="0" w:author="Berti Emilio" w:date="2020-01-29T14:21:00Z"/>
        </w:rPr>
        <w:t xml:space="preserve"> (green </w:t>
      </w:r>
      <w:del w:id="157" w:author="Microsoft Office User" w:date="2020-01-19T21:31:00Z">
        <w:r>
          <w:rPr>
            <w:i w:val="false"/>
            <w:iCs/>
            <w:lang w:val="en-GB"/>
          </w:rPr>
          <w:delText>edges</w:delText>
        </w:r>
      </w:del>
      <w:ins w:id="158" w:author="Microsoft Office User" w:date="2020-01-19T21:31:00Z">
        <w:r>
          <w:rPr>
            <w:i w:val="false"/>
            <w:iCs/>
            <w:lang w:val="en-GB"/>
          </w:rPr>
          <w:t>lines</w:t>
        </w:r>
      </w:ins>
      <w:r>
        <w:rPr>
          <w:i w:val="false"/>
          <w:iCs/>
          <w:lang w:val="en-GB"/>
          <w:rPrChange w:id="0" w:author="Berti Emilio" w:date="2020-01-29T14:21:00Z"/>
        </w:rPr>
        <w:t>).</w:t>
      </w:r>
    </w:p>
    <w:p>
      <w:pPr>
        <w:pStyle w:val="TextBody"/>
        <w:rPr>
          <w:lang w:val="en-GB"/>
        </w:rPr>
      </w:pPr>
      <w:r>
        <w:rPr>
          <w:lang w:val="en-GB"/>
        </w:rPr>
        <w:t xml:space="preserve">In this study, we investigate the potential of rewilding to rewire terrestrial mammal food webs in large (&gt;=5,000 km^2) protected areas and geographically-unbiased random areas at a global scale (figure 1). We infer food webs for three scenarios: 1) present-natural, a counter-factual scenario where mammals have not been influenced by human activities through time (Faurby &amp; Svenning, 2015; Faurby et al., 2018); 2) current; and 3) rewilding </w:t>
      </w:r>
      <w:del w:id="160" w:author="Berti Emilio" w:date="2020-02-03T11:53:00Z">
        <w:r>
          <w:rPr>
            <w:lang w:val="en-GB"/>
          </w:rPr>
          <w:delText xml:space="preserve"> </w:delText>
        </w:r>
      </w:del>
      <w:r>
        <w:rPr>
          <w:lang w:val="en-GB"/>
        </w:rPr>
        <w:t xml:space="preserve">where extant species can be reintroduced to present-natural ranges and extinct species can be replaced by closely-related, similarly-sized functional analogues that have similar climatic niches. We then compare the food webs for the three scenarios to investigate the extent current food webs </w:t>
      </w:r>
      <w:del w:id="161" w:author="Scott William Jarvie" w:date="2020-01-21T12:00:00Z">
        <w:r>
          <w:rPr>
            <w:lang w:val="en-GB"/>
          </w:rPr>
          <w:delText xml:space="preserve">are </w:delText>
        </w:r>
      </w:del>
      <w:ins w:id="162" w:author="Scott William Jarvie" w:date="2020-01-21T12:00:00Z">
        <w:commentRangeStart w:id="16"/>
        <w:r>
          <w:rPr>
            <w:lang w:val="en-GB"/>
          </w:rPr>
          <w:t>have</w:t>
        </w:r>
      </w:ins>
      <w:ins w:id="163" w:author="Scott William Jarvie" w:date="2020-01-21T12:02:00Z">
        <w:r>
          <w:rPr>
            <w:lang w:val="en-GB"/>
          </w:rPr>
          <w:t xml:space="preserve"> reduced </w:t>
        </w:r>
      </w:ins>
      <w:del w:id="164" w:author="Berti Emilio" w:date="2020-02-03T11:53:00Z">
        <w:r>
          <w:rPr>
            <w:lang w:val="en-GB"/>
          </w:rPr>
          <w:delText xml:space="preserve">the </w:delText>
        </w:r>
      </w:del>
      <w:ins w:id="165" w:author="Scott William Jarvie" w:date="2020-01-21T12:02:00Z">
        <w:r>
          <w:rPr>
            <w:lang w:val="en-GB"/>
          </w:rPr>
          <w:t>number</w:t>
        </w:r>
      </w:ins>
      <w:ins w:id="166" w:author="Berti Emilio" w:date="2020-02-03T11:53:00Z">
        <w:r>
          <w:rPr>
            <w:lang w:val="en-GB"/>
          </w:rPr>
          <w:t>s</w:t>
        </w:r>
      </w:ins>
      <w:ins w:id="167" w:author="Scott William Jarvie" w:date="2020-01-21T12:02:00Z">
        <w:r>
          <w:rPr>
            <w:lang w:val="en-GB"/>
          </w:rPr>
          <w:t xml:space="preserve"> </w:t>
        </w:r>
      </w:ins>
      <w:r>
        <w:rPr>
          <w:lang w:val="en-GB"/>
          <w:rPrChange w:id="0" w:author="Berti Emilio" w:date="2020-01-29T14:21:00Z"/>
        </w:rPr>
        <w:commentReference w:id="17"/>
      </w:r>
      <w:del w:id="169" w:author="Scott William Jarvie" w:date="2020-01-21T12:02:00Z">
        <w:r>
          <w:rPr>
            <w:lang w:val="en-GB"/>
          </w:rPr>
          <w:delText xml:space="preserve">depleted </w:delText>
        </w:r>
      </w:del>
      <w:r>
        <w:rPr>
          <w:lang w:val="en-GB"/>
        </w:rPr>
      </w:r>
      <w:commentRangeEnd w:id="16"/>
      <w:r>
        <w:commentReference w:id="16"/>
      </w:r>
      <w:r>
        <w:rPr>
          <w:lang w:val="en-GB"/>
        </w:rPr>
        <w:commentReference w:id="18"/>
      </w:r>
      <w:r>
        <w:rPr>
          <w:lang w:val="en-GB"/>
        </w:rPr>
        <w:t>of predator-prey interactions and whether rewilding can rewire food webs to present-natural states.</w:t>
        <w:rPrChange w:id="0" w:author="Berti Emilio" w:date="2020-01-29T14:21:00Z"/>
      </w:r>
    </w:p>
    <w:p>
      <w:pPr>
        <w:pStyle w:val="Heading1"/>
        <w:rPr>
          <w:lang w:val="en-GB"/>
        </w:rPr>
      </w:pPr>
      <w:bookmarkStart w:id="4" w:name="materials-and-methods"/>
      <w:bookmarkEnd w:id="4"/>
      <w:r>
        <w:rPr>
          <w:lang w:val="en-GB"/>
        </w:rPr>
        <w:t>Materials and methods</w:t>
      </w:r>
    </w:p>
    <w:p>
      <w:pPr>
        <w:pStyle w:val="Heading2"/>
        <w:rPr>
          <w:lang w:val="en-GB"/>
        </w:rPr>
      </w:pPr>
      <w:bookmarkStart w:id="5" w:name="overview"/>
      <w:bookmarkEnd w:id="5"/>
      <w:r>
        <w:rPr>
          <w:lang w:val="en-GB"/>
        </w:rPr>
        <w:t>Overview</w:t>
      </w:r>
    </w:p>
    <w:p>
      <w:pPr>
        <w:pStyle w:val="FirstParagraph"/>
        <w:rPr>
          <w:lang w:val="en-GB"/>
        </w:rPr>
      </w:pPr>
      <w:r>
        <w:rPr>
          <w:lang w:val="en-GB"/>
        </w:rPr>
        <w:t>Expanding upon the terminology of Genes, Cid, Fernandez, &amp; Pires (2017), we quantified: a) current debt, the number of species and interactions lost because of the Late Pleistocene extinctions; b) rewilding credit, the number of species and interactions restored under the rewilding scenario; and c) rewilding deficit, the extent of past losses not restored by rewilding. By quantifying current debt, rewilding credit, and rewilding deficit, we could then assess whether rewilding credit can balance current debt and if a rewilding deficit remained.</w:t>
        <w:rPrChange w:id="0" w:author="Berti Emilio" w:date="2020-01-29T14:21:00Z"/>
      </w:r>
    </w:p>
    <w:p>
      <w:pPr>
        <w:pStyle w:val="TextBody"/>
        <w:rPr>
          <w:lang w:val="en-GB"/>
        </w:rPr>
      </w:pPr>
      <w:r>
        <w:rPr>
          <w:lang w:val="en-GB"/>
          <w:rPrChange w:id="0" w:author="Berti Emilio" w:date="2020-01-29T14:21:00Z"/>
        </w:rPr>
        <w:t>We quantified current debt, rewilding credit, and rewilding deficit in large</w:t>
      </w:r>
      <w:del w:id="171" w:author="Scott William Jarvie" w:date="2020-01-21T17:44:00Z">
        <w:r>
          <w:rPr>
            <w:lang w:val="en-GB"/>
          </w:rPr>
          <w:delText>)</w:delText>
        </w:r>
      </w:del>
      <w:del w:id="172" w:author="Scott William Jarvie" w:date="2020-01-21T17:43:00Z">
        <w:r>
          <w:rPr>
            <w:lang w:val="en-GB"/>
          </w:rPr>
          <w:delText xml:space="preserve"> (&gt;= 5,000 km^2</w:delText>
        </w:r>
      </w:del>
      <w:r>
        <w:rPr>
          <w:lang w:val="en-GB"/>
          <w:rPrChange w:id="0" w:author="Berti Emilio" w:date="2020-01-29T14:21:00Z"/>
        </w:rPr>
        <w:t xml:space="preserve"> protected areas</w:t>
      </w:r>
      <w:del w:id="174" w:author="Scott William Jarvie" w:date="2020-01-21T17:45:00Z">
        <w:r>
          <w:rPr>
            <w:lang w:val="en-GB"/>
          </w:rPr>
          <w:delText xml:space="preserve"> (n = 209)</w:delText>
        </w:r>
      </w:del>
      <w:r>
        <w:rPr>
          <w:lang w:val="en-GB"/>
          <w:rPrChange w:id="0" w:author="Berti Emilio" w:date="2020-01-29T14:21:00Z"/>
        </w:rPr>
        <w:t xml:space="preserve"> with strict International Union for Conservation of Nature (IUCN) management categories (</w:t>
      </w:r>
      <w:commentRangeStart w:id="19"/>
      <w:r>
        <w:rPr>
          <w:lang w:val="en-GB"/>
          <w:rPrChange w:id="0" w:author="Berti Emilio" w:date="2020-01-29T14:21:00Z"/>
        </w:rPr>
        <w:t>Ia, Ib, and II</w:t>
      </w:r>
      <w:ins w:id="177" w:author="Scott William Jarvie" w:date="2020-01-21T17:45:00Z">
        <w:r>
          <w:rPr>
            <w:lang w:val="en-GB"/>
          </w:rPr>
          <w:t>; &gt;= 5,000 km^2; n = 209</w:t>
        </w:r>
      </w:ins>
      <w:r>
        <w:rPr>
          <w:lang w:val="en-GB"/>
          <w:rPrChange w:id="0" w:author="Berti Emilio" w:date="2020-01-29T14:21:00Z"/>
        </w:rPr>
        <w:t>)</w:t>
      </w:r>
      <w:ins w:id="179" w:author="Berti Emilio" w:date="2020-01-27T09:48:00Z">
        <w:r>
          <w:rPr>
            <w:lang w:val="en-GB"/>
          </w:rPr>
        </w:r>
      </w:ins>
      <w:commentRangeEnd w:id="19"/>
      <w:r>
        <w:commentReference w:id="19"/>
      </w:r>
      <w:r>
        <w:rPr>
          <w:lang w:val="en-GB"/>
          <w:rPrChange w:id="0" w:author="Berti Emilio" w:date="2020-01-29T14:21:00Z"/>
        </w:rPr>
        <w:t xml:space="preserve">. Rewilding is more feasible in large, protected areas where human-wildlife conflict </w:t>
      </w:r>
      <w:r>
        <w:rPr>
          <w:lang w:val="en-GB"/>
          <w:rPrChange w:id="0" w:author="Berti Emilio" w:date="2020-01-29T14:21:00Z"/>
        </w:rPr>
        <w:commentReference w:id="20"/>
      </w:r>
      <w:r>
        <w:rPr>
          <w:lang w:val="en-GB"/>
          <w:rPrChange w:id="0" w:author="Berti Emilio" w:date="2020-01-29T14:21:00Z"/>
        </w:rPr>
        <w:t>is less likely</w:t>
      </w:r>
      <w:del w:id="183" w:author="Berti Emilio" w:date="2020-01-27T17:14:00Z">
        <w:r>
          <w:rPr>
            <w:lang w:val="en-GB"/>
          </w:rPr>
          <w:commentReference w:id="21"/>
        </w:r>
      </w:del>
      <w:r>
        <w:rPr>
          <w:lang w:val="en-GB"/>
          <w:rPrChange w:id="0" w:author="Berti Emilio" w:date="2020-01-29T14:21:00Z"/>
        </w:rPr>
        <w:commentReference w:id="22"/>
      </w:r>
      <w:r>
        <w:rPr>
          <w:lang w:val="en-GB"/>
          <w:rPrChange w:id="0" w:author="Berti Emilio" w:date="2020-01-29T14:21:00Z"/>
        </w:rPr>
        <w:t xml:space="preserve">. Moreover, because large protected areas are concentrated in areas with low biodiversity (Daru et al., 2019), we examined rewilding restoration potential in areas &gt;= 5,000 km^2 </w:t>
      </w:r>
      <w:del w:id="186" w:author="Scott William Jarvie" w:date="2020-01-21T17:25:00Z">
        <w:r>
          <w:rPr>
            <w:lang w:val="en-GB"/>
          </w:rPr>
          <w:delText xml:space="preserve">(n = 206) </w:delText>
        </w:r>
      </w:del>
      <w:ins w:id="187" w:author="Berti Emilio" w:date="2020-01-27T09:49:00Z">
        <w:r>
          <w:rPr>
            <w:lang w:val="en-GB"/>
          </w:rPr>
          <w:commentReference w:id="23"/>
        </w:r>
      </w:ins>
      <w:r>
        <w:rPr>
          <w:lang w:val="en-GB"/>
          <w:rPrChange w:id="0" w:author="Berti Emilio" w:date="2020-01-29T14:21:00Z"/>
        </w:rPr>
        <w:t xml:space="preserve">randomly scattered within each biogeographic realm </w:t>
      </w:r>
      <w:del w:id="189" w:author="Scott William Jarvie" w:date="2020-01-21T17:44:00Z">
        <w:r>
          <w:rPr>
            <w:lang w:val="en-GB"/>
          </w:rPr>
          <w:delText xml:space="preserve">(Figure 1) </w:delText>
        </w:r>
      </w:del>
      <w:r>
        <w:rPr>
          <w:lang w:val="en-GB"/>
          <w:rPrChange w:id="0" w:author="Berti Emilio" w:date="2020-01-29T14:21:00Z"/>
        </w:rPr>
        <w:t>to investigate the potential of a global rewilding scenario without geographic biases</w:t>
      </w:r>
      <w:ins w:id="191" w:author="Scott William Jarvie" w:date="2020-01-21T17:44:00Z">
        <w:r>
          <w:rPr>
            <w:lang w:val="en-GB"/>
          </w:rPr>
          <w:t xml:space="preserve"> (n = 206; Figure 1)</w:t>
        </w:r>
      </w:ins>
      <w:r>
        <w:rPr>
          <w:lang w:val="en-GB"/>
          <w:rPrChange w:id="0" w:author="Berti Emilio" w:date="2020-01-29T14:21:00Z"/>
        </w:rPr>
        <w:t>.</w:t>
      </w:r>
    </w:p>
    <w:p>
      <w:pPr>
        <w:pStyle w:val="TextBody"/>
        <w:rPr>
          <w:lang w:val="en-GB"/>
        </w:rPr>
      </w:pPr>
      <w:r>
        <w:rPr>
          <w:lang w:val="en-GB"/>
        </w:rPr>
        <w:t xml:space="preserve">Our method </w:t>
      </w:r>
      <w:r>
        <w:rPr>
          <w:lang w:val="en-GB"/>
        </w:rPr>
        <w:t>includes three distinct</w:t>
      </w:r>
      <w:r>
        <w:rPr>
          <w:lang w:val="en-GB"/>
        </w:rPr>
        <w:commentReference w:id="24"/>
      </w:r>
      <w:r>
        <w:rPr>
          <w:lang w:val="en-GB"/>
        </w:rPr>
        <w:t xml:space="preserve"> steps: </w:t>
      </w:r>
      <w:r>
        <w:rPr>
          <w:lang w:val="en-GB"/>
        </w:rPr>
        <w:t>1) fitting</w:t>
      </w:r>
      <w:r>
        <w:rPr>
          <w:lang w:val="en-GB"/>
        </w:rPr>
        <w:t xml:space="preserve"> correlative species distribution models (SDMs) for extant terrestrial mammals to identify </w:t>
      </w:r>
      <w:r>
        <w:rPr>
          <w:lang w:val="en-GB"/>
        </w:rPr>
        <w:t xml:space="preserve">their </w:t>
      </w:r>
      <w:r>
        <w:rPr>
          <w:lang w:val="en-GB"/>
        </w:rPr>
        <w:t xml:space="preserve">climatically suitable habitat; </w:t>
      </w:r>
      <w:r>
        <w:rPr>
          <w:lang w:val="en-GB"/>
        </w:rPr>
        <w:t xml:space="preserve">2) modelling </w:t>
      </w:r>
      <w:r>
        <w:rPr>
          <w:lang w:val="en-GB"/>
        </w:rPr>
        <w:t>reintroductions of extant terrestrial mammals to present-natural ranges and identif</w:t>
      </w:r>
      <w:r>
        <w:rPr>
          <w:lang w:val="en-GB"/>
        </w:rPr>
        <w:t>ying</w:t>
      </w:r>
      <w:r>
        <w:rPr>
          <w:lang w:val="en-GB"/>
        </w:rPr>
        <w:t xml:space="preserve"> extant mammals </w:t>
      </w:r>
      <w:r>
        <w:rPr>
          <w:lang w:val="en-GB"/>
        </w:rPr>
        <w:t xml:space="preserve">that </w:t>
      </w:r>
      <w:r>
        <w:rPr>
          <w:lang w:val="en-GB"/>
        </w:rPr>
        <w:t>could replace closely</w:t>
      </w:r>
      <w:r>
        <w:rPr>
          <w:lang w:val="en-GB"/>
        </w:rPr>
        <w:t>-</w:t>
      </w:r>
      <w:r>
        <w:rPr>
          <w:lang w:val="en-GB"/>
        </w:rPr>
        <w:t>related, similarly-sized extinct species</w:t>
      </w:r>
      <w:del w:id="193" w:author="Berti Emilio" w:date="2020-01-31T17:58:00Z">
        <w:r>
          <w:rPr>
            <w:lang w:val="en-GB"/>
          </w:rPr>
          <w:delText xml:space="preserve"> </w:delText>
        </w:r>
      </w:del>
      <w:del w:id="194" w:author="Berti Emilio" w:date="2020-01-31T17:58:00Z">
        <w:r>
          <w:rPr>
            <w:lang w:val="en-GB"/>
          </w:rPr>
          <w:delText>with similar climatic niches</w:delText>
        </w:r>
      </w:del>
      <w:r>
        <w:rPr>
          <w:lang w:val="en-GB"/>
        </w:rPr>
        <w:commentReference w:id="25"/>
      </w:r>
      <w:r>
        <w:rPr>
          <w:lang w:val="en-GB"/>
        </w:rPr>
        <w:t xml:space="preserve">; </w:t>
      </w:r>
      <w:r>
        <w:rPr>
          <w:lang w:val="en-GB"/>
        </w:rPr>
        <w:t xml:space="preserve">3) reconstructing </w:t>
      </w:r>
      <w:r>
        <w:rPr>
          <w:lang w:val="en-GB"/>
        </w:rPr>
        <w:t xml:space="preserve">species present-natural, current, and rewilding food webs in both large protected and random areas under the three scenarios. </w:t>
      </w:r>
      <w:r>
        <w:rPr>
          <w:lang w:val="en-GB"/>
        </w:rPr>
        <w:t>These three steps are summarised below; more details are provided in the supplementary material.</w:t>
      </w:r>
      <w:r>
        <w:rPr>
          <w:lang w:val="en-GB"/>
        </w:rPr>
        <w:t xml:space="preserve"> </w:t>
      </w:r>
      <w:commentRangeStart w:id="26"/>
      <w:r>
        <w:rPr>
          <w:lang w:val="en-GB"/>
        </w:rPr>
        <w:t xml:space="preserve">By contrasting food webs for each scenario, we investigated whether rewilding can rewire </w:t>
      </w:r>
      <w:r>
        <w:rPr>
          <w:lang w:val="en-GB"/>
        </w:rPr>
        <w:t xml:space="preserve">current </w:t>
      </w:r>
      <w:r>
        <w:rPr>
          <w:lang w:val="en-GB"/>
        </w:rPr>
        <w:t>food webs to present-natural conditions.</w:t>
      </w:r>
      <w:r>
        <w:rPr>
          <w:lang w:val="en-GB"/>
        </w:rPr>
      </w:r>
      <w:commentRangeEnd w:id="26"/>
      <w:r>
        <w:commentReference w:id="26"/>
      </w:r>
      <w:r>
        <w:rPr>
          <w:lang w:val="en-GB"/>
        </w:rPr>
        <w:t xml:space="preserve"> .</w:t>
      </w:r>
    </w:p>
    <w:p>
      <w:pPr>
        <w:pStyle w:val="Heading3"/>
        <w:rPr>
          <w:lang w:val="en-GB"/>
        </w:rPr>
      </w:pPr>
      <w:bookmarkStart w:id="6" w:name="species-distribution-models"/>
      <w:bookmarkEnd w:id="6"/>
      <w:r>
        <w:rPr>
          <w:lang w:val="en-GB"/>
          <w:rPrChange w:id="0" w:author="Berti Emilio" w:date="2020-01-29T14:21:00Z"/>
        </w:rPr>
        <w:t>Species distribution models</w:t>
      </w:r>
    </w:p>
    <w:p>
      <w:pPr>
        <w:pStyle w:val="FirstParagraph"/>
        <w:rPr>
          <w:lang w:val="en-GB"/>
        </w:rPr>
      </w:pPr>
      <w:r>
        <w:rPr>
          <w:lang w:val="en-GB"/>
          <w:rPrChange w:id="0" w:author="Berti Emilio" w:date="2020-01-29T14:21:00Z"/>
        </w:rPr>
        <w:t xml:space="preserve">Correlative SDMs are currently the main tools used to derive spatially explicit predictions of environmental suitability for species (Elith &amp; Leathwick, 2009). They typically achieve this through identification of statistical relationships between species observations and environmental descriptors (Guisan &amp; Thuiller, 2005). </w:t>
      </w:r>
      <w:ins w:id="197" w:author="Berti Emilio" w:date="2020-01-28T09:30:00Z">
        <w:r>
          <w:rPr>
            <w:lang w:val="en-GB"/>
          </w:rPr>
          <w:t>Following previous studies (Jarvie &amp; Svenning 2018), we used current and present-natural range maps from the PHYLACINE database (Faurby et al., 2018) to overcome biases in the SDMs due to anthropogenic range contraction of species (Faurby &amp; Aráujo, 2018). Current ranges were generated from the IUCN range polygon maps for current, natural, and reintroduced ranges only (IUCN, 2016). Present-natural ranges are estimates of where species could be today in the complete absence of influence of modern humans (</w:t>
        </w:r>
      </w:ins>
      <w:ins w:id="198" w:author="Berti Emilio" w:date="2020-01-28T09:30:00Z">
        <w:r>
          <w:rPr>
            <w:i/>
            <w:lang w:val="en-GB"/>
          </w:rPr>
          <w:t>Homo sapiens</w:t>
        </w:r>
      </w:ins>
      <w:ins w:id="199" w:author="Berti Emilio" w:date="2020-01-28T09:30:00Z">
        <w:r>
          <w:rPr>
            <w:lang w:val="en-GB"/>
          </w:rPr>
          <w:t xml:space="preserve">) through time (Faurby &amp; Svenning, 2015).  </w:t>
        </w:r>
      </w:ins>
      <w:del w:id="200" w:author="Berti Emilio" w:date="2020-01-28T09:30:00Z">
        <w:r>
          <w:rPr>
            <w:lang w:val="en-GB"/>
          </w:rPr>
          <w:delText xml:space="preserve">byintroduced  SDMs in the use ofTo overcome biases </w:delText>
        </w:r>
      </w:del>
      <w:del w:id="201" w:author="Berti Emilio" w:date="2020-01-28T09:25:00Z">
        <w:r>
          <w:rPr>
            <w:lang w:val="en-GB"/>
          </w:rPr>
          <w:delText xml:space="preserve"> </w:delText>
        </w:r>
      </w:del>
      <w:del w:id="202" w:author="Berti Emilio" w:date="2020-01-27T17:25:00Z">
        <w:r>
          <w:rPr>
            <w:lang w:val="en-GB"/>
          </w:rPr>
          <w:delText xml:space="preserve">niche the </w:delText>
        </w:r>
      </w:del>
      <w:del w:id="203" w:author="Berti Emilio" w:date="2020-01-28T09:30:00Z">
        <w:r>
          <w:rPr>
            <w:lang w:val="en-GB"/>
          </w:rPr>
          <w:delText xml:space="preserve">contraction </w:delText>
        </w:r>
      </w:del>
      <w:del w:id="204" w:author="Berti Emilio" w:date="2020-01-27T17:25:00Z">
        <w:r>
          <w:rPr>
            <w:lang w:val="en-GB"/>
          </w:rPr>
          <w:delText xml:space="preserve">of ranges </w:delText>
        </w:r>
      </w:del>
      <w:del w:id="205" w:author="Berti Emilio" w:date="2020-01-28T09:30:00Z">
        <w:r>
          <w:rPr>
            <w:lang w:val="en-GB"/>
          </w:rPr>
          <w:delText>due to</w:delText>
        </w:r>
      </w:del>
      <w:del w:id="206" w:author="Scott William Jarvie" w:date="2020-01-21T20:17:00Z">
        <w:r>
          <w:rPr>
            <w:lang w:val="en-GB"/>
          </w:rPr>
          <w:delText>by</w:delText>
        </w:r>
      </w:del>
      <w:del w:id="207" w:author="Berti Emilio" w:date="2020-01-28T09:30:00Z">
        <w:r>
          <w:rPr>
            <w:lang w:val="en-GB"/>
          </w:rPr>
          <w:delText xml:space="preserve"> anthropogenic pressures</w:delText>
        </w:r>
      </w:del>
      <w:del w:id="208" w:author="Berti Emilio" w:date="2020-01-27T17:26:00Z">
        <w:r>
          <w:rPr>
            <w:lang w:val="en-GB"/>
          </w:rPr>
          <w:delText>today  on where terrestrial mammals live</w:delText>
        </w:r>
      </w:del>
      <w:del w:id="209" w:author="Berti Emilio" w:date="2020-01-28T09:30:00Z">
        <w:r>
          <w:rPr>
            <w:lang w:val="en-GB"/>
          </w:rPr>
          <w:delText xml:space="preserve">(Faurby &amp; Aráujo, 2018) </w:delText>
        </w:r>
      </w:del>
      <w:del w:id="210" w:author="Scott William Jarvie" w:date="2020-01-21T20:11:00Z">
        <w:r>
          <w:rPr>
            <w:lang w:val="en-GB"/>
          </w:rPr>
          <w:delText xml:space="preserve"> (Jarvie &amp; Svenning, 2018)</w:delText>
        </w:r>
      </w:del>
      <w:del w:id="211" w:author="Scott William Jarvie" w:date="2020-01-21T20:13:00Z">
        <w:r>
          <w:rPr>
            <w:lang w:val="en-GB"/>
          </w:rPr>
          <w:delText>building SDMs</w:delText>
        </w:r>
      </w:del>
      <w:del w:id="212" w:author="Scott William Jarvie" w:date="2020-01-21T20:11:00Z">
        <w:r>
          <w:rPr>
            <w:lang w:val="en-GB"/>
          </w:rPr>
          <w:delText xml:space="preserve">in </w:delText>
        </w:r>
      </w:del>
      <w:del w:id="213" w:author="Scott William Jarvie" w:date="2020-01-21T20:13:00Z">
        <w:r>
          <w:rPr>
            <w:lang w:val="en-GB"/>
          </w:rPr>
          <w:delText xml:space="preserve"> </w:delText>
        </w:r>
      </w:del>
      <w:del w:id="214" w:author="Berti Emilio" w:date="2020-01-28T09:30:00Z">
        <w:r>
          <w:rPr>
            <w:lang w:val="en-GB"/>
          </w:rPr>
          <w:delText>, we used current and present-natural range maps from the PHYLACINE database (Faurby et al., 2018). Current ranges were generated from the IUCN range polygon maps for current, natural, and reintroduced ranges only (IUCN, 2016). Present-natural ranges are estimates of where species could be today in the complete absence of influence of modern humans (</w:delText>
        </w:r>
      </w:del>
      <w:del w:id="215" w:author="Berti Emilio" w:date="2020-01-28T09:30:00Z">
        <w:r>
          <w:rPr>
            <w:i/>
            <w:lang w:val="en-GB"/>
          </w:rPr>
          <w:delText>Homo sapiens</w:delText>
        </w:r>
      </w:del>
      <w:del w:id="216" w:author="Berti Emilio" w:date="2020-01-28T09:30:00Z">
        <w:r>
          <w:rPr>
            <w:lang w:val="en-GB"/>
          </w:rPr>
          <w:delText>) through time (Faurby &amp; Svenning, 2015). The present-natural ranges combine knowledge of species' current IUCN range with historic distributions, fossil co-occurrence data, and range modifications caused by humans (Faurby &amp; Svenning, 2015).</w:delText>
        </w:r>
      </w:del>
      <w:ins w:id="217" w:author="Berti Emilio" w:date="2020-01-28T09:30:00Z">
        <w:r>
          <w:rPr>
            <w:lang w:val="en-GB"/>
          </w:rPr>
          <w:commentReference w:id="27"/>
        </w:r>
      </w:ins>
    </w:p>
    <w:p>
      <w:pPr>
        <w:pStyle w:val="TextBody"/>
        <w:rPr>
          <w:lang w:val="en-GB"/>
        </w:rPr>
      </w:pPr>
      <w:del w:id="218" w:author="Berti Emilio" w:date="2020-01-27T10:23:00Z">
        <w:r>
          <w:rPr>
            <w:lang w:val="en-GB"/>
          </w:rPr>
          <w:delText>We generated presence locations within combined current and present-natural range maps with a 20 km separation distance, excluding locations reported above the highest elevation for each species in the IUCN Red List or, if not stated, 4,000 meters, which is roughly the 95 percentile for upper elevations of mammals (IUCN, 2016). Elevation was determined for presence locations using the EarthEnv-DEM90 digital elevation model (Robinson, Regetz, &amp; Guralnick, 2014).</w:delText>
        </w:r>
      </w:del>
      <w:ins w:id="219" w:author="Berti Emilio" w:date="2020-01-27T10:13:00Z">
        <w:r>
          <w:rPr>
            <w:lang w:val="en-GB"/>
          </w:rPr>
          <w:commentReference w:id="28"/>
        </w:r>
      </w:ins>
      <w:del w:id="220" w:author="Berti Emilio" w:date="2020-01-27T10:14:00Z">
        <w:r>
          <w:rPr>
            <w:lang w:val="en-GB"/>
          </w:rPr>
          <w:delText xml:space="preserve"> In total, we identified 4,206 extant terrestrial mammal species with range maps.</w:delText>
          <w:rPrChange w:id="0" w:author="Berti Emilio" w:date="2020-01-29T14:21:00Z"/>
        </w:r>
      </w:del>
    </w:p>
    <w:p>
      <w:pPr>
        <w:pStyle w:val="TextBody"/>
        <w:rPr>
          <w:lang w:val="en-GB"/>
        </w:rPr>
      </w:pPr>
      <w:r>
        <w:rPr>
          <w:lang w:val="en-GB"/>
          <w:rPrChange w:id="0" w:author="Berti Emilio" w:date="2020-01-29T14:21:00Z"/>
        </w:rPr>
        <w:t>As environmental predictors for the SDMs, we used</w:t>
      </w:r>
      <w:del w:id="222" w:author="Scott William Jarvie" w:date="2020-01-21T20:29:00Z">
        <w:r>
          <w:rPr>
            <w:lang w:val="en-GB"/>
          </w:rPr>
          <w:delText xml:space="preserve">four </w:delText>
        </w:r>
      </w:del>
      <w:del w:id="223" w:author="Berti Emilio" w:date="2020-01-27T10:21:00Z">
        <w:r>
          <w:rPr>
            <w:lang w:val="en-GB"/>
          </w:rPr>
          <w:delText xml:space="preserve"> </w:delText>
        </w:r>
      </w:del>
      <w:ins w:id="224" w:author="Berti Emilio" w:date="2020-01-27T10:21:00Z">
        <w:r>
          <w:rPr>
            <w:lang w:val="en-GB"/>
          </w:rPr>
          <w:t xml:space="preserve"> </w:t>
        </w:r>
      </w:ins>
      <w:ins w:id="225" w:author="Berti Emilio" w:date="2020-01-27T10:21:00Z">
        <w:r>
          <w:rPr>
            <w:lang w:val="en-GB"/>
          </w:rPr>
          <w:t xml:space="preserve">four </w:t>
        </w:r>
      </w:ins>
      <w:r>
        <w:rPr>
          <w:lang w:val="en-GB"/>
          <w:rPrChange w:id="0" w:author="Berti Emilio" w:date="2020-01-29T14:21:00Z"/>
        </w:rPr>
        <w:t>climatic variables from the World</w:t>
      </w:r>
      <w:ins w:id="227" w:author="Berti Emilio" w:date="2020-01-27T17:28:00Z">
        <w:r>
          <w:rPr>
            <w:lang w:val="en-GB"/>
          </w:rPr>
          <w:t>C</w:t>
        </w:r>
      </w:ins>
      <w:del w:id="228" w:author="Berti Emilio" w:date="2020-01-27T17:28:00Z">
        <w:r>
          <w:rPr>
            <w:lang w:val="en-GB"/>
          </w:rPr>
          <w:delText>c</w:delText>
        </w:r>
      </w:del>
      <w:r>
        <w:rPr>
          <w:lang w:val="en-GB"/>
          <w:rPrChange w:id="0" w:author="Berti Emilio" w:date="2020-01-29T14:21:00Z"/>
        </w:rPr>
        <w:t>lim database at 2.5 arc-minute resolution (Fick &amp; Hijmans, 2017)</w:t>
      </w:r>
      <w:del w:id="230" w:author="Berti Emilio" w:date="2020-01-27T10:21:00Z">
        <w:r>
          <w:rPr>
            <w:lang w:val="en-GB"/>
          </w:rPr>
          <w:delText xml:space="preserve">we chose are. The four spatially refined variables </w:delText>
        </w:r>
      </w:del>
      <w:del w:id="231" w:author="Berti Emilio" w:date="2020-01-27T10:21:00Z">
        <w:r>
          <w:rPr>
            <w:lang w:val="en-GB"/>
          </w:rPr>
          <w:commentReference w:id="29"/>
        </w:r>
      </w:del>
      <w:del w:id="232" w:author="Berti Emilio" w:date="2020-01-27T10:21:00Z">
        <w:r>
          <w:rPr>
            <w:lang w:val="en-GB"/>
          </w:rPr>
          <w:delText xml:space="preserve">with a Behrmann equal-area projectionusing bilinear interpolation resolution </w:delText>
        </w:r>
      </w:del>
      <w:del w:id="233" w:author="Berti Emilio" w:date="2020-01-27T10:20:00Z">
        <w:r>
          <w:rPr>
            <w:lang w:val="en-GB"/>
          </w:rPr>
          <w:delText xml:space="preserve"> </w:delText>
        </w:r>
      </w:del>
      <w:del w:id="234" w:author="Berti Emilio" w:date="2020-01-27T10:20:00Z">
        <w:r>
          <w:rPr>
            <w:lang w:val="en-GB"/>
          </w:rPr>
          <w:drawing>
            <wp:inline distT="0" distB="0" distL="0" distR="0">
              <wp:extent cx="420370" cy="189865"/>
              <wp:effectExtent l="0" t="0" r="0" b="0"/>
              <wp:docPr id="6" name="Object7" descr="OLE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ject7" descr="OLE object"/>
                      <pic:cNvPicPr>
                        <a:picLocks noChangeAspect="1" noChangeArrowheads="1"/>
                      </pic:cNvPicPr>
                    </pic:nvPicPr>
                    <pic:blipFill>
                      <a:blip/>
                      <a:stretch>
                        <a:fillRect/>
                      </a:stretch>
                    </pic:blipFill>
                    <pic:spPr bwMode="auto">
                      <a:xfrm>
                        <a:off x="0" y="0"/>
                        <a:ext cx="420370" cy="189865"/>
                      </a:xfrm>
                      <a:prstGeom prst="rect">
                        <a:avLst/>
                      </a:prstGeom>
                    </pic:spPr>
                  </pic:pic>
                </a:graphicData>
              </a:graphic>
            </wp:inline>
          </w:drawing>
        </w:r>
      </w:del>
      <w:del w:id="235" w:author="Berti Emilio" w:date="2020-01-27T10:20:00Z">
        <w:r>
          <w:rPr>
            <w:lang w:val="en-GB"/>
          </w:rPr>
          <w:delText xml:space="preserve"> </w:delText>
        </w:r>
      </w:del>
      <w:del w:id="236" w:author="Berti Emilio" w:date="2020-01-27T10:21:00Z">
        <w:r>
          <w:rPr>
            <w:lang w:val="en-GB"/>
          </w:rPr>
          <w:delText xml:space="preserve"> and reprojected to a</w:delText>
        </w:r>
      </w:del>
      <w:del w:id="237" w:author="Scott William Jarvie" w:date="2020-01-21T20:32:00Z">
        <w:r>
          <w:rPr>
            <w:lang w:val="en-GB"/>
          </w:rPr>
          <w:delText>:</w:delText>
        </w:r>
      </w:del>
      <w:ins w:id="238" w:author="Berti Emilio" w:date="2020-01-27T17:28:00Z">
        <w:r>
          <w:rPr>
            <w:lang w:val="en-GB"/>
          </w:rPr>
          <w:t>:</w:t>
        </w:r>
      </w:ins>
      <w:r>
        <w:rPr>
          <w:lang w:val="en-GB"/>
          <w:rPrChange w:id="0" w:author="Berti Emilio" w:date="2020-01-29T14:21:00Z"/>
        </w:rPr>
        <w:t xml:space="preserve"> maximum temperature of the warmest month, minimum temperature of the coldest month, precipitation of wettest quarter, and precipitation of driest quarter. We selected these variables as they capture extreme conditions and, thus, likely represent factors limiting the distributions of terrestrial mammals</w:t>
      </w:r>
      <w:ins w:id="240" w:author="Scott William Jarvie" w:date="2020-01-21T20:23:00Z">
        <w:r>
          <w:rPr>
            <w:lang w:val="en-GB"/>
          </w:rPr>
          <w:t xml:space="preserve"> (…</w:t>
        </w:r>
      </w:ins>
      <w:r>
        <w:rPr>
          <w:lang w:val="en-GB"/>
          <w:rPrChange w:id="0" w:author="Berti Emilio" w:date="2020-01-29T14:21:00Z"/>
        </w:rPr>
        <w:commentReference w:id="30"/>
      </w:r>
      <w:ins w:id="242" w:author="Scott William Jarvie" w:date="2020-01-21T20:23:00Z">
        <w:r>
          <w:rPr>
            <w:lang w:val="en-GB"/>
          </w:rPr>
          <w:t>)</w:t>
        </w:r>
      </w:ins>
      <w:r>
        <w:rPr>
          <w:lang w:val="en-GB"/>
          <w:rPrChange w:id="0" w:author="Berti Emilio" w:date="2020-01-29T14:21:00Z"/>
        </w:rPr>
        <w:t xml:space="preserve">. </w:t>
      </w:r>
      <w:del w:id="244" w:author="Berti Emilio" w:date="2020-01-27T10:21:00Z">
        <w:r>
          <w:rPr>
            <w:lang w:val="en-GB"/>
          </w:rPr>
          <w:delText>)</w:delText>
        </w:r>
      </w:del>
      <w:del w:id="245" w:author="Berti Emilio" w:date="2020-01-27T10:21:00Z">
        <w:r>
          <w:rPr>
            <w:lang w:val="en-GB"/>
          </w:rPr>
          <w:commentReference w:id="31"/>
        </w:r>
      </w:del>
      <w:del w:id="246" w:author="Berti Emilio" w:date="2020-01-27T10:21:00Z">
        <w:r>
          <w:rPr>
            <w:lang w:val="en-GB"/>
          </w:rPr>
          <w:delText>… (</w:delText>
        </w:r>
      </w:del>
      <w:del w:id="247" w:author="Berti Emilio" w:date="2020-01-27T10:21:00Z">
        <w:r>
          <w:rPr>
            <w:lang w:val="en-GB"/>
          </w:rPr>
          <w:commentReference w:id="32"/>
        </w:r>
      </w:del>
      <w:del w:id="248" w:author="Berti Emilio" w:date="2020-01-27T10:21:00Z">
        <w:r>
          <w:rPr>
            <w:lang w:val="en-GB"/>
          </w:rPr>
          <w:delText xml:space="preserve">climatic variables was below 4the e ensured that the variance inflation factor among </w:delText>
        </w:r>
      </w:del>
      <w:del w:id="249" w:author="Scott William Jarvie" w:date="2020-01-21T17:18:00Z">
        <w:r>
          <w:rPr>
            <w:lang w:val="en-GB"/>
          </w:rPr>
          <w:delText>W</w:delText>
        </w:r>
      </w:del>
      <w:del w:id="250" w:author="Berti Emilio" w:date="2020-01-27T10:21:00Z">
        <w:r>
          <w:rPr>
            <w:lang w:val="en-GB"/>
          </w:rPr>
          <w:delText>To minimize potential issues with multi-collinearity, w</w:delText>
        </w:r>
      </w:del>
      <w:ins w:id="251" w:author="Berti Emilio" w:date="2020-01-27T10:22:00Z">
        <w:r>
          <w:rPr>
            <w:lang w:val="en-GB"/>
          </w:rPr>
          <w:commentReference w:id="33"/>
        </w:r>
      </w:ins>
      <w:r>
        <w:rPr>
          <w:lang w:val="en-GB"/>
          <w:rPrChange w:id="0" w:author="Berti Emilio" w:date="2020-01-29T14:21:00Z"/>
        </w:rPr>
        <w:commentReference w:id="34"/>
      </w:r>
      <w:del w:id="253" w:author="Scott William Jarvie" w:date="2020-01-21T17:18:00Z">
        <w:r>
          <w:rPr>
            <w:lang w:val="en-GB"/>
          </w:rPr>
          <w:delText xml:space="preserve"> to minimize potential issues with multi-collinearity</w:delText>
        </w:r>
      </w:del>
      <w:r>
        <w:rPr>
          <w:lang w:val="en-GB"/>
          <w:rPrChange w:id="0" w:author="Berti Emilio" w:date="2020-01-29T14:21:00Z"/>
        </w:rPr>
        <w:t xml:space="preserve">. </w:t>
      </w:r>
      <w:del w:id="255" w:author="Scott William Jarvie" w:date="2020-01-21T20:33:00Z">
        <w:r>
          <w:rPr>
            <w:lang w:val="en-GB"/>
          </w:rPr>
          <w:delText xml:space="preserve">. </w:delText>
        </w:r>
      </w:del>
      <w:del w:id="256" w:author="Scott William Jarvie" w:date="2020-01-21T20:28:00Z">
        <w:r>
          <w:rPr>
            <w:lang w:val="en-GB"/>
          </w:rPr>
          <w:delText>, which was used in all downstream analyses</w:delText>
        </w:r>
      </w:del>
      <w:del w:id="257" w:author="Scott William Jarvie" w:date="2020-01-21T20:33:00Z">
        <w:r>
          <w:rPr>
            <w:lang w:val="en-GB"/>
          </w:rPr>
          <w:delText>We reprojected the climate variables using bilinear interpolation to alution with a Behrmann equal-area projection</w:delText>
        </w:r>
      </w:del>
      <w:del w:id="258" w:author="Scott William Jarvie" w:date="2020-01-21T20:28:00Z">
        <w:r>
          <w:rPr>
            <w:lang w:val="en-GB"/>
          </w:rPr>
          <w:delText>Climate layers were</w:delText>
        </w:r>
      </w:del>
      <w:r>
        <w:rPr>
          <w:lang w:val="en-GB"/>
          <w:rPrChange w:id="0" w:author="Berti Emilio" w:date="2020-01-29T14:21:00Z"/>
        </w:rPr>
        <w:t>To model the climatic suitability of terrestrial mammals, we fitted maximum entropy (Maxent) models</w:t>
      </w:r>
      <w:del w:id="260" w:author="Berti Emilio" w:date="2020-01-27T10:30:00Z">
        <w:r>
          <w:rPr>
            <w:i/>
            <w:lang w:val="en-GB"/>
          </w:rPr>
          <w:delText>maxnet</w:delText>
        </w:r>
      </w:del>
      <w:del w:id="261" w:author="Berti Emilio" w:date="2020-01-27T10:30:00Z">
        <w:r>
          <w:rPr>
            <w:lang w:val="en-GB"/>
          </w:rPr>
          <w:delText xml:space="preserve"> R-package (S. J. Phillips, Anderson, Dudík, Schapire, &amp; Blair, 2017)</w:delText>
        </w:r>
      </w:del>
      <w:del w:id="262" w:author="Berti Emilio" w:date="2020-01-27T10:23:00Z">
        <w:r>
          <w:rPr>
            <w:lang w:val="en-GB"/>
          </w:rPr>
          <w:delText xml:space="preserve">recently released </w:delText>
        </w:r>
      </w:del>
      <w:del w:id="263" w:author="Berti Emilio" w:date="2020-01-27T10:30:00Z">
        <w:r>
          <w:rPr>
            <w:lang w:val="en-GB"/>
          </w:rPr>
          <w:delText xml:space="preserve"> as implemented in the </w:delText>
        </w:r>
      </w:del>
      <w:ins w:id="264" w:author="Berti Emilio" w:date="2020-01-27T10:30:00Z">
        <w:r>
          <w:rPr>
            <w:lang w:val="en-GB"/>
          </w:rPr>
          <w:t>,</w:t>
        </w:r>
      </w:ins>
      <w:del w:id="265" w:author="Berti Emilio" w:date="2020-01-27T10:30:00Z">
        <w:r>
          <w:rPr>
            <w:lang w:val="en-GB"/>
          </w:rPr>
          <w:delText xml:space="preserve">. Maxent is </w:delText>
        </w:r>
      </w:del>
      <w:ins w:id="266" w:author="Berti Emilio" w:date="2020-01-27T10:30:00Z">
        <w:r>
          <w:rPr>
            <w:lang w:val="en-GB"/>
          </w:rPr>
          <w:t xml:space="preserve"> </w:t>
        </w:r>
      </w:ins>
      <w:r>
        <w:rPr>
          <w:lang w:val="en-GB"/>
          <w:rPrChange w:id="0" w:author="Berti Emilio" w:date="2020-01-29T14:21:00Z"/>
        </w:rPr>
        <w:t>a presence-background approach</w:t>
      </w:r>
      <w:del w:id="268" w:author="Berti Emilio" w:date="2020-01-27T10:31:00Z">
        <w:r>
          <w:rPr>
            <w:lang w:val="en-GB"/>
          </w:rPr>
          <w:delText>,</w:delText>
        </w:r>
      </w:del>
      <w:ins w:id="269" w:author="Berti Emilio" w:date="2020-01-27T10:32:00Z">
        <w:r>
          <w:rPr>
            <w:lang w:val="en-GB"/>
          </w:rPr>
          <w:t xml:space="preserve"> </w:t>
        </w:r>
      </w:ins>
      <w:ins w:id="270" w:author="Berti Emilio" w:date="2020-01-27T10:32:00Z">
        <w:r>
          <w:rPr>
            <w:lang w:val="en-GB"/>
          </w:rPr>
          <w:t>that contrasts</w:t>
        </w:r>
      </w:ins>
      <w:del w:id="271" w:author="Berti Emilio" w:date="2020-01-27T10:32:00Z">
        <w:r>
          <w:rPr>
            <w:lang w:val="en-GB"/>
          </w:rPr>
          <w:delText xml:space="preserve"> in which </w:delText>
        </w:r>
      </w:del>
      <w:ins w:id="272" w:author="Berti Emilio" w:date="2020-01-27T10:32:00Z">
        <w:r>
          <w:rPr>
            <w:lang w:val="en-GB"/>
          </w:rPr>
          <w:t xml:space="preserve"> </w:t>
        </w:r>
      </w:ins>
      <w:r>
        <w:rPr>
          <w:lang w:val="en-GB"/>
          <w:rPrChange w:id="0" w:author="Berti Emilio" w:date="2020-01-29T14:21:00Z"/>
        </w:rPr>
        <w:t xml:space="preserve">environments occupied by a species </w:t>
      </w:r>
      <w:del w:id="274" w:author="Berti Emilio" w:date="2020-01-27T10:32:00Z">
        <w:r>
          <w:rPr>
            <w:lang w:val="en-GB"/>
          </w:rPr>
          <w:delText xml:space="preserve">are contrasted </w:delText>
        </w:r>
      </w:del>
      <w:r>
        <w:rPr>
          <w:lang w:val="en-GB"/>
          <w:rPrChange w:id="0" w:author="Berti Emilio" w:date="2020-01-29T14:21:00Z"/>
        </w:rPr>
        <w:t>with the available environmental space (Elith et al., 2011; Merow, Smith, &amp; Silander Jr, 2013)</w:t>
      </w:r>
      <w:del w:id="276" w:author="Berti Emilio" w:date="2020-01-27T10:32:00Z">
        <w:r>
          <w:rPr>
            <w:lang w:val="en-GB"/>
          </w:rPr>
          <w:delText>.</w:delText>
        </w:r>
      </w:del>
      <w:ins w:id="277" w:author="Berti Emilio" w:date="2020-01-27T10:32:00Z">
        <w:r>
          <w:rPr>
            <w:lang w:val="en-GB"/>
          </w:rPr>
          <w:t xml:space="preserve">, </w:t>
        </w:r>
      </w:ins>
      <w:ins w:id="278" w:author="Berti Emilio" w:date="2020-01-27T10:26:00Z">
        <w:r>
          <w:rPr>
            <w:lang w:val="en-GB"/>
          </w:rPr>
          <w:t xml:space="preserve">using </w:t>
        </w:r>
      </w:ins>
      <w:ins w:id="279" w:author="Berti Emilio" w:date="2020-01-27T10:26:00Z">
        <w:r>
          <w:rPr>
            <w:lang w:val="en-GB"/>
          </w:rPr>
          <w:t xml:space="preserve">the R package </w:t>
        </w:r>
      </w:ins>
      <w:ins w:id="280" w:author="Berti Emilio" w:date="2020-01-27T10:26:00Z">
        <w:r>
          <w:rPr>
            <w:i/>
            <w:lang w:val="en-GB"/>
          </w:rPr>
          <w:t xml:space="preserve">maxnet </w:t>
        </w:r>
      </w:ins>
      <w:ins w:id="281" w:author="Berti Emilio" w:date="2020-01-27T10:26:00Z">
        <w:r>
          <w:rPr>
            <w:lang w:val="en-GB"/>
          </w:rPr>
          <w:t xml:space="preserve">(S. J. Phillips, Anderson, Dudík, Schapire, &amp; Blair, 2017). Full details on methods of </w:t>
        </w:r>
      </w:ins>
      <w:ins w:id="282" w:author="Berti Emilio" w:date="2020-01-27T10:26:00Z">
        <w:r>
          <w:rPr>
            <w:lang w:val="en-GB"/>
          </w:rPr>
          <w:t xml:space="preserve">Maxent SDMs </w:t>
        </w:r>
      </w:ins>
      <w:ins w:id="283" w:author="Berti Emilio" w:date="2020-01-27T10:26:00Z">
        <w:r>
          <w:rPr>
            <w:lang w:val="en-GB"/>
          </w:rPr>
          <w:t xml:space="preserve">(including </w:t>
        </w:r>
      </w:ins>
      <w:ins w:id="284" w:author="Berti Emilio" w:date="2020-01-27T10:26:00Z">
        <w:r>
          <w:rPr>
            <w:lang w:val="en-GB"/>
          </w:rPr>
          <w:t>m</w:t>
        </w:r>
      </w:ins>
      <w:ins w:id="285" w:author="Berti Emilio" w:date="2020-01-27T10:26:00Z">
        <w:r>
          <w:rPr>
            <w:lang w:val="en-GB"/>
          </w:rPr>
          <w:t>odel evaluation) are provided in the electronic supplementary material.</w:t>
        </w:r>
      </w:ins>
      <w:del w:id="286" w:author="Berti Emilio" w:date="2020-01-27T10:24:00Z">
        <w:r>
          <w:rPr>
            <w:lang w:val="en-GB"/>
          </w:rPr>
          <w:delText xml:space="preserve"> (Hof et al., 2018; Poo-Muñoz et al., 2014) (see electronic supplementary material, figure S1).</w:delText>
        </w:r>
      </w:del>
      <w:del w:id="287" w:author="Microsoft Office User" w:date="2020-01-19T21:17:00Z">
        <w:r>
          <w:rPr>
            <w:lang w:val="en-GB"/>
          </w:rPr>
          <w:delText>, obtained as the maximum edge-centroid distance of the largest continuous range</w:delText>
        </w:r>
      </w:del>
      <w:del w:id="288" w:author="Berti Emilio" w:date="2020-01-27T10:24:00Z">
        <w:r>
          <w:rPr>
            <w:lang w:val="en-GB"/>
          </w:rPr>
          <w:delText xml:space="preserve">centroid of the largest continuous range to the range edge was usedrange , where the maximum distance from the each speciesfor </w:delText>
        </w:r>
      </w:del>
      <w:del w:id="289" w:author="Scott William Jarvie" w:date="2020-01-21T12:47:00Z">
        <w:r>
          <w:rPr>
            <w:lang w:val="en-GB"/>
          </w:rPr>
          <w:delText xml:space="preserve">of </w:delText>
        </w:r>
      </w:del>
      <w:del w:id="290" w:author="Berti Emilio" w:date="2020-01-27T10:24:00Z">
        <w:r>
          <w:rPr>
            <w:lang w:val="en-GB"/>
          </w:rPr>
          <w:delText xml:space="preserve"> combined current and present-natural ranges to reflect the dispersal abilities </w:delText>
        </w:r>
      </w:del>
      <w:del w:id="291" w:author="Scott William Jarvie" w:date="2020-01-21T12:47:00Z">
        <w:r>
          <w:rPr>
            <w:lang w:val="en-GB"/>
          </w:rPr>
          <w:delText>ir</w:delText>
        </w:r>
      </w:del>
      <w:del w:id="292" w:author="Berti Emilio" w:date="2020-01-27T10:24:00Z">
        <w:r>
          <w:rPr>
            <w:lang w:val="en-GB"/>
          </w:rPr>
          <w:delText xml:space="preserve">For the background areas, we calculated species-specific buffers around thefeatures to avoid locally overfitted response curves [36,37] and the use of 100,000 randomly sampled background records – cf. 10,000 that is commonly used – to ensure greater representation of environmental variables available within background areas (Guevara et al. 2018). </w:delText>
        </w:r>
      </w:del>
      <w:del w:id="293" w:author="Berti Emilio" w:date="2020-01-27T10:24:00Z">
        <w:r>
          <w:rPr>
            <w:lang w:val="en-GB"/>
          </w:rPr>
          <w:commentReference w:id="35"/>
        </w:r>
      </w:del>
      <w:del w:id="294" w:author="Berti Emilio" w:date="2020-01-27T10:24:00Z">
        <w:r>
          <w:rPr>
            <w:lang w:val="en-GB"/>
          </w:rPr>
          <w:delText xml:space="preserve">We used the default settings of Maxent, besides disabling threshold  </w:delText>
        </w:r>
      </w:del>
      <w:ins w:id="295" w:author="Berti Emilio" w:date="2020-02-03T11:56:00Z">
        <w:r>
          <w:rPr>
            <w:lang w:val="en-GB"/>
          </w:rPr>
          <w:t>.</w:t>
        </w:r>
      </w:ins>
      <w:r>
        <w:rPr>
          <w:lang w:val="en-GB"/>
        </w:rPr>
        <w:t xml:space="preserve"> </w:t>
      </w:r>
      <w:r>
        <w:rPr>
          <w:lang w:val="en-GB"/>
        </w:rPr>
        <w:t>W</w:t>
      </w:r>
      <w:r>
        <w:rPr>
          <w:lang w:val="en-GB"/>
        </w:rPr>
        <w:t xml:space="preserve">e </w:t>
      </w:r>
      <w:r>
        <w:rPr>
          <w:lang w:val="en-GB"/>
        </w:rPr>
        <w:t xml:space="preserve">did not model </w:t>
      </w:r>
      <w:r>
        <w:rPr>
          <w:lang w:val="en-GB"/>
        </w:rPr>
        <w:t xml:space="preserve">species with </w:t>
      </w:r>
      <w:r>
        <w:rPr>
          <w:lang w:val="en-GB"/>
        </w:rPr>
        <w:t xml:space="preserve">less than 10 presence points, thus excluding 76 species with restricted </w:t>
      </w:r>
      <w:r>
        <w:rPr>
          <w:lang w:val="en-GB"/>
        </w:rPr>
        <w:t xml:space="preserve">ranges. In total, we modelled 4,130 of the 4,206 living terrestrial mammals. </w:t>
      </w:r>
      <w:commentRangeStart w:id="36"/>
      <w:r>
        <w:rPr>
          <w:lang w:val="en-GB"/>
        </w:rPr>
        <w:t xml:space="preserve"> </w:t>
      </w:r>
      <w:ins w:id="296" w:author="Berti Emilio" w:date="2020-02-03T11:56:00Z">
        <w:r>
          <w:rPr>
            <w:lang w:val="en-GB"/>
          </w:rPr>
          <w:commentReference w:id="37"/>
        </w:r>
      </w:ins>
      <w:commentRangeEnd w:id="36"/>
      <w:r>
        <w:commentReference w:id="36"/>
      </w:r>
      <w:r>
        <w:rPr>
          <w:lang w:val="en-GB"/>
        </w:rPr>
        <w:commentReference w:id="38"/>
      </w:r>
    </w:p>
    <w:p>
      <w:pPr>
        <w:pStyle w:val="Heading2"/>
        <w:rPr>
          <w:lang w:val="en-GB"/>
        </w:rPr>
      </w:pPr>
      <w:r>
        <w:rPr>
          <w:lang w:val="en-GB"/>
          <w:rPrChange w:id="0" w:author="Berti Emilio" w:date="2020-01-29T14:21:00Z"/>
        </w:rPr>
        <w:t>Selection of rewilding candidates</w:t>
      </w:r>
      <w:r>
        <w:rPr>
          <w:lang w:val="en-GB"/>
          <w:rPrChange w:id="0" w:author="Berti Emilio" w:date="2020-01-29T14:21:00Z"/>
        </w:rPr>
        <w:commentReference w:id="39"/>
      </w:r>
    </w:p>
    <w:p>
      <w:pPr>
        <w:pStyle w:val="FirstParagraph"/>
        <w:rPr>
          <w:lang w:val="en-GB"/>
          <w:ins w:id="335" w:author="Scott William Jarvie" w:date="2020-01-21T21:07:00Z"/>
        </w:rPr>
      </w:pPr>
      <w:r>
        <w:rPr>
          <w:lang w:val="en-GB"/>
          <w:rPrChange w:id="0" w:author="Berti Emilio" w:date="2020-01-29T14:21:00Z"/>
        </w:rPr>
        <w:t xml:space="preserve">We modelled a rewilding scenario where extant terrestrial mammals can be reintroduced to present-natural ranges and extinct species can be replaced by living mammals following conservative selection criteria. </w:t>
      </w:r>
      <w:r>
        <w:rPr>
          <w:lang w:val="en-GB"/>
          <w:rPrChange w:id="0" w:author="Berti Emilio" w:date="2020-01-29T14:21:00Z"/>
        </w:rPr>
        <w:commentReference w:id="40"/>
      </w:r>
      <w:r>
        <w:rPr>
          <w:lang w:val="en-GB"/>
          <w:rPrChange w:id="0" w:author="Berti Emilio" w:date="2020-01-29T14:21:00Z"/>
        </w:rPr>
        <w:t xml:space="preserve">We searched for rewilding candidates that were </w:t>
      </w:r>
      <w:del w:id="302" w:author="Scott William Jarvie" w:date="2020-01-22T08:46:00Z">
        <w:r>
          <w:rPr>
            <w:lang w:val="en-GB"/>
          </w:rPr>
          <w:delText>phylogenetically close and</w:delText>
        </w:r>
      </w:del>
      <w:ins w:id="303" w:author="Scott William Jarvie" w:date="2020-01-22T08:46:00Z">
        <w:r>
          <w:rPr>
            <w:lang w:val="en-GB"/>
          </w:rPr>
          <w:t xml:space="preserve">closely-related and similarly-sized </w:t>
        </w:r>
      </w:ins>
      <w:del w:id="304" w:author="Scott William Jarvie" w:date="2020-01-22T08:46:00Z">
        <w:r>
          <w:rPr>
            <w:lang w:val="en-GB"/>
          </w:rPr>
          <w:delText xml:space="preserve"> functionally similar </w:delText>
        </w:r>
      </w:del>
      <w:r>
        <w:rPr>
          <w:lang w:val="en-GB"/>
          <w:rPrChange w:id="0" w:author="Berti Emilio" w:date="2020-01-29T14:21:00Z"/>
        </w:rPr>
        <w:t xml:space="preserve">to </w:t>
      </w:r>
      <w:del w:id="306" w:author="Scott William Jarvie" w:date="2020-01-22T08:47:00Z">
        <w:r>
          <w:rPr>
            <w:lang w:val="en-GB"/>
          </w:rPr>
          <w:delText xml:space="preserve">globally </w:delText>
        </w:r>
      </w:del>
      <w:r>
        <w:rPr>
          <w:lang w:val="en-GB"/>
          <w:rPrChange w:id="0" w:author="Berti Emilio" w:date="2020-01-29T14:21:00Z"/>
        </w:rPr>
        <w:t xml:space="preserve">extinct </w:t>
      </w:r>
      <w:del w:id="308" w:author="Scott William Jarvie" w:date="2020-01-22T08:49:00Z">
        <w:r>
          <w:rPr>
            <w:lang w:val="en-GB"/>
          </w:rPr>
          <w:delText xml:space="preserve">species </w:delText>
        </w:r>
      </w:del>
      <w:ins w:id="309" w:author="Scott William Jarvie" w:date="2020-01-22T08:49:00Z">
        <w:r>
          <w:rPr>
            <w:lang w:val="en-GB"/>
          </w:rPr>
          <w:t xml:space="preserve">terrestrial mammals </w:t>
        </w:r>
      </w:ins>
      <w:del w:id="310" w:author="Scott William Jarvie" w:date="2020-01-22T08:49:00Z">
        <w:r>
          <w:rPr>
            <w:lang w:val="en-GB"/>
          </w:rPr>
          <w:delText>and that could tolerate</w:delText>
        </w:r>
      </w:del>
      <w:ins w:id="311" w:author="Berti Emilio" w:date="2020-01-27T10:37:00Z">
        <w:r>
          <w:rPr>
            <w:lang w:val="en-GB"/>
          </w:rPr>
          <w:t xml:space="preserve">and that had </w:t>
        </w:r>
      </w:ins>
      <w:del w:id="312" w:author="Berti Emilio" w:date="2020-01-27T17:33:00Z">
        <w:r>
          <w:rPr>
            <w:lang w:val="en-GB"/>
          </w:rPr>
          <w:delText>with</w:delText>
        </w:r>
      </w:del>
      <w:del w:id="313" w:author="Berti Emilio" w:date="2020-01-27T17:34:00Z">
        <w:r>
          <w:rPr>
            <w:lang w:val="en-GB"/>
          </w:rPr>
          <w:delText xml:space="preserve"> </w:delText>
        </w:r>
      </w:del>
      <w:ins w:id="314" w:author="Scott William Jarvie" w:date="2020-01-22T08:49:00Z">
        <w:commentRangeStart w:id="41"/>
        <w:r>
          <w:rPr>
            <w:lang w:val="en-GB"/>
          </w:rPr>
          <w:t>similar</w:t>
        </w:r>
      </w:ins>
      <w:r>
        <w:rPr>
          <w:lang w:val="en-GB"/>
          <w:rPrChange w:id="0" w:author="Berti Emilio" w:date="2020-01-29T14:21:00Z"/>
        </w:rPr>
        <w:t xml:space="preserve"> climatic </w:t>
      </w:r>
      <w:del w:id="316" w:author="Scott William Jarvie" w:date="2020-01-22T08:50:00Z">
        <w:r>
          <w:rPr>
            <w:lang w:val="en-GB"/>
          </w:rPr>
          <w:delText>conditions of their ranges</w:delText>
        </w:r>
      </w:del>
      <w:ins w:id="317" w:author="Scott William Jarvie" w:date="2020-01-22T08:50:00Z">
        <w:r>
          <w:rPr>
            <w:lang w:val="en-GB"/>
          </w:rPr>
          <w:t>niches</w:t>
        </w:r>
      </w:ins>
      <w:ins w:id="318" w:author="Berti Emilio" w:date="2020-01-27T10:37:00Z">
        <w:r>
          <w:rPr>
            <w:lang w:val="en-GB"/>
          </w:rPr>
        </w:r>
      </w:ins>
      <w:commentRangeEnd w:id="41"/>
      <w:r>
        <w:commentReference w:id="41"/>
      </w:r>
      <w:r>
        <w:rPr>
          <w:lang w:val="en-GB"/>
          <w:rPrChange w:id="0" w:author="Berti Emilio" w:date="2020-01-29T14:21:00Z"/>
        </w:rPr>
        <w:t xml:space="preserve">. </w:t>
      </w:r>
      <w:ins w:id="320" w:author="Scott William Jarvie" w:date="2020-01-22T08:53:00Z">
        <w:r>
          <w:rPr>
            <w:lang w:val="en-GB"/>
          </w:rPr>
          <w:t>We prioriti</w:t>
        </w:r>
      </w:ins>
      <w:del w:id="321" w:author="Berti Emilio" w:date="2020-01-27T17:34:00Z">
        <w:r>
          <w:rPr>
            <w:lang w:val="en-GB"/>
          </w:rPr>
          <w:delText>s</w:delText>
        </w:r>
      </w:del>
      <w:ins w:id="322" w:author="Berti Emilio" w:date="2020-01-27T17:34:00Z">
        <w:r>
          <w:rPr>
            <w:lang w:val="en-GB"/>
          </w:rPr>
          <w:t>z</w:t>
        </w:r>
      </w:ins>
      <w:ins w:id="323" w:author="Scott William Jarvie" w:date="2020-01-22T08:53:00Z">
        <w:r>
          <w:rPr>
            <w:lang w:val="en-GB"/>
          </w:rPr>
          <w:t xml:space="preserve">ed </w:t>
        </w:r>
      </w:ins>
      <w:del w:id="324" w:author="Scott William Jarvie" w:date="2020-01-22T08:52:00Z">
        <w:r>
          <w:rPr>
            <w:lang w:val="en-GB"/>
          </w:rPr>
          <w:delText>Population restorations, i.e. r</w:delText>
        </w:r>
      </w:del>
      <w:ins w:id="325" w:author="Scott William Jarvie" w:date="2020-01-22T08:53:00Z">
        <w:r>
          <w:rPr>
            <w:lang w:val="en-GB"/>
          </w:rPr>
          <w:t>r</w:t>
        </w:r>
      </w:ins>
      <w:r>
        <w:rPr>
          <w:lang w:val="en-GB"/>
          <w:rPrChange w:id="0" w:author="Berti Emilio" w:date="2020-01-29T14:21:00Z"/>
        </w:rPr>
        <w:t>eintroductions into present-natural ranges</w:t>
      </w:r>
      <w:r>
        <w:rPr>
          <w:lang w:val="en-GB"/>
          <w:rPrChange w:id="0" w:author="Berti Emilio" w:date="2020-01-29T14:21:00Z"/>
        </w:rPr>
        <w:commentReference w:id="42"/>
      </w:r>
      <w:ins w:id="328" w:author="Berti Emilio" w:date="2020-01-27T10:39:00Z">
        <w:r>
          <w:rPr>
            <w:lang w:val="en-GB"/>
          </w:rPr>
          <w:commentReference w:id="43"/>
        </w:r>
      </w:ins>
      <w:del w:id="329" w:author="Scott William Jarvie" w:date="2020-01-22T08:52:00Z">
        <w:r>
          <w:rPr>
            <w:lang w:val="en-GB"/>
          </w:rPr>
          <w:delText>,</w:delText>
        </w:r>
      </w:del>
      <w:r>
        <w:rPr>
          <w:lang w:val="en-GB"/>
          <w:rPrChange w:id="0" w:author="Berti Emilio" w:date="2020-01-29T14:21:00Z"/>
        </w:rPr>
        <w:t xml:space="preserve"> </w:t>
      </w:r>
      <w:del w:id="331" w:author="Scott William Jarvie" w:date="2020-01-22T08:53:00Z">
        <w:r>
          <w:rPr>
            <w:lang w:val="en-GB"/>
          </w:rPr>
          <w:delText xml:space="preserve">were prioritised </w:delText>
        </w:r>
      </w:del>
      <w:r>
        <w:rPr>
          <w:lang w:val="en-GB"/>
          <w:rPrChange w:id="0" w:author="Berti Emilio" w:date="2020-01-29T14:21:00Z"/>
        </w:rPr>
        <w:t>over introductions of functional analogues, as moving species’ outside their indigenous range is inherently riskier than reintroductions due to unforeseeable uncertainties and ecological risks (</w:t>
      </w:r>
      <w:r>
        <w:rPr>
          <w:b/>
          <w:lang w:val="en-GB"/>
          <w:rPrChange w:id="0" w:author="Berti Emilio" w:date="2020-01-29T14:21:00Z"/>
        </w:rPr>
        <w:t>Fernández et al. 2017</w:t>
      </w:r>
      <w:r>
        <w:rPr>
          <w:lang w:val="en-GB"/>
          <w:rPrChange w:id="0" w:author="Berti Emilio" w:date="2020-01-29T14:21:00Z"/>
        </w:rPr>
        <w:t>). For assessing rewilding replacements, we examined each biogeographic realm separately (Olson et al., 2001), as these are areas where ecological and evolutionary processes operate most strongly (Olson &amp; Dinerstein, 2002). We excluded Antarctica because no terrestrial mammal lives there and Oceania because no strictly managed IUCN protected areas &gt;= 5,000 km^2 are found there (Figure 1).</w:t>
      </w:r>
    </w:p>
    <w:p>
      <w:pPr>
        <w:pStyle w:val="TextBody"/>
        <w:rPr>
          <w:lang w:val="en-GB"/>
        </w:rPr>
      </w:pPr>
      <w:r>
        <w:rPr>
          <w:lang w:val="en-GB"/>
        </w:rPr>
        <w:t xml:space="preserve">For globally extinct species, we selected </w:t>
      </w:r>
      <w:r>
        <w:rPr>
          <w:lang w:val="en-GB"/>
        </w:rPr>
        <w:commentReference w:id="44"/>
      </w:r>
      <w:r>
        <w:rPr>
          <w:lang w:val="en-GB"/>
        </w:rPr>
        <w:t xml:space="preserve">as </w:t>
      </w:r>
      <w:r>
        <w:rPr>
          <w:lang w:val="en-GB"/>
        </w:rPr>
        <w:t>functional analogues</w:t>
      </w:r>
      <w:r>
        <w:rPr>
          <w:lang w:val="en-GB"/>
        </w:rPr>
        <w:t xml:space="preserve"> the species from the same family that had similar size (within the 50% range of extinct species' body mass) and the largest climatically suitable range within the present-natural of the extinct species in each biogeographic realm. We made two exceptions to the above criteria: 1) </w:t>
      </w:r>
      <w:r>
        <w:rPr>
          <w:lang w:val="en-GB"/>
        </w:rPr>
        <w:t>proboscidean</w:t>
      </w:r>
      <w:r>
        <w:rPr>
          <w:lang w:val="en-GB"/>
        </w:rPr>
        <w:t xml:space="preserve"> </w:t>
      </w:r>
      <w:r>
        <w:rPr>
          <w:lang w:val="en-GB"/>
        </w:rPr>
        <w:t>megaherbivores (&gt;=1,000kg; Malhi et al., 2016)</w:t>
      </w:r>
      <w:r>
        <w:rPr>
          <w:lang w:val="en-GB"/>
        </w:rPr>
        <w:t xml:space="preserve"> </w:t>
      </w:r>
      <w:r>
        <w:rPr>
          <w:lang w:val="en-GB"/>
        </w:rPr>
        <w:t xml:space="preserve">were allowed to be replaced by the two extant elephants </w:t>
      </w:r>
      <w:r>
        <w:rPr>
          <w:i/>
          <w:lang w:val="en-GB"/>
        </w:rPr>
        <w:t>Elephas maximus</w:t>
      </w:r>
      <w:r>
        <w:rPr>
          <w:lang w:val="en-GB"/>
        </w:rPr>
        <w:t xml:space="preserve"> and </w:t>
      </w:r>
      <w:r>
        <w:rPr>
          <w:i/>
          <w:lang w:val="en-GB"/>
        </w:rPr>
        <w:t xml:space="preserve">Loxodonta africana, </w:t>
      </w:r>
      <w:r>
        <w:rPr>
          <w:i w:val="false"/>
          <w:iCs w:val="false"/>
          <w:lang w:val="en-GB"/>
        </w:rPr>
        <w:t xml:space="preserve">as </w:t>
      </w:r>
      <w:r>
        <w:rPr>
          <w:i w:val="false"/>
          <w:iCs w:val="false"/>
          <w:lang w:val="en-GB"/>
        </w:rPr>
        <w:t xml:space="preserve">they promote ecosystem processes, e.g., nutrient cycles and vegetation clearing, similar to </w:t>
      </w:r>
      <w:r>
        <w:rPr>
          <w:i w:val="false"/>
          <w:iCs w:val="false"/>
          <w:lang w:val="en-GB"/>
        </w:rPr>
        <w:t xml:space="preserve">extinct </w:t>
      </w:r>
      <w:r>
        <w:rPr>
          <w:i w:val="false"/>
          <w:iCs w:val="false"/>
          <w:lang w:val="en-GB"/>
        </w:rPr>
        <w:t xml:space="preserve">megaherbivore </w:t>
      </w:r>
      <w:r>
        <w:rPr>
          <w:i w:val="false"/>
          <w:iCs w:val="false"/>
          <w:lang w:val="en-GB"/>
        </w:rPr>
        <w:t>Proboscidea</w:t>
      </w:r>
      <w:r>
        <w:rPr>
          <w:i/>
          <w:lang w:val="en-GB"/>
        </w:rPr>
        <w:t xml:space="preserve"> </w:t>
      </w:r>
      <w:r>
        <w:rPr>
          <w:lang w:val="en-GB"/>
        </w:rPr>
        <w:t>(J. Donlan, 2005; Janzen &amp; Martin, 1982; Josh Donlan et al., 2006); 2) ext</w:t>
      </w:r>
      <w:r>
        <w:rPr>
          <w:lang w:val="en-GB"/>
        </w:rPr>
        <w:t>inct</w:t>
      </w:r>
      <w:r>
        <w:rPr>
          <w:lang w:val="en-GB"/>
        </w:rPr>
        <w:t xml:space="preserve"> Felidae and Ursidae megacarnivores (&gt;= 100 kg; Malhi et al., 2016) were allowed to </w:t>
      </w:r>
      <w:r>
        <w:rPr>
          <w:lang w:val="en-GB"/>
        </w:rPr>
        <w:t>be</w:t>
      </w:r>
      <w:r>
        <w:rPr>
          <w:lang w:val="en-GB"/>
        </w:rPr>
        <w:t xml:space="preserve"> replace</w:t>
      </w:r>
      <w:r>
        <w:rPr>
          <w:lang w:val="en-GB"/>
        </w:rPr>
        <w:t>d by extant megacarnivores of the same family, as megacarnivores</w:t>
      </w:r>
      <w:r>
        <w:rPr>
          <w:lang w:val="en-GB"/>
        </w:rPr>
        <w:t xml:space="preserve"> regulate abundance and activity of large herbivores</w:t>
      </w:r>
      <w:r>
        <w:rPr>
          <w:lang w:val="en-GB"/>
        </w:rPr>
        <w:t xml:space="preserve"> </w:t>
      </w:r>
      <w:r>
        <w:rPr>
          <w:lang w:val="en-GB"/>
        </w:rPr>
        <w:t xml:space="preserve">(Laundré, Hernández, &amp; Ripple, 2010; Ripple et al., 2014), necessary to restore trophic complexity in self-sustaining ecosystems (Perino et al., 2019), </w:t>
      </w:r>
      <w:r>
        <w:rPr>
          <w:lang w:val="en-GB"/>
        </w:rPr>
        <w:commentReference w:id="45"/>
      </w:r>
      <w:r>
        <w:rPr>
          <w:lang w:val="en-GB"/>
        </w:rPr>
        <w:commentReference w:id="46"/>
      </w:r>
      <w:r>
        <w:rPr>
          <w:lang w:val="en-GB"/>
        </w:rPr>
        <w:t>.</w:t>
      </w:r>
    </w:p>
    <w:p>
      <w:pPr>
        <w:pStyle w:val="TextBody"/>
        <w:rPr>
          <w:lang w:val="en-GB"/>
        </w:rPr>
      </w:pPr>
      <w:r>
        <w:rPr>
          <w:lang w:val="en-GB"/>
        </w:rPr>
        <w:t>To avoid negative impacts from introductions of functional analogues into present-natural ranges of similarly-sized – i.e., within 50% of the body mass – extant species of the same taxonomic group, we excluded the functional analogue to prevent potential competition between two species (Linnell &amp; Strand, 2000). For the remaining functional analogues, we selected the species that had the largest climatically suitable range overlapping within the present-natural range of the extinct species in each biogeographic realm. We did not select species for rewilding that violated any of the above criteria. See electronic supplement material, figure S</w:t>
      </w:r>
      <w:r>
        <w:rPr>
          <w:lang w:val="en-GB"/>
        </w:rPr>
        <w:t>3</w:t>
      </w:r>
      <w:r>
        <w:rPr>
          <w:lang w:val="en-GB"/>
        </w:rPr>
        <w:t xml:space="preserve"> for a schematic representation of the selection criteria</w:t>
      </w:r>
      <w:del w:id="336" w:author="Berti Emilio" w:date="2020-01-27T10:44:00Z">
        <w:r>
          <w:rPr>
            <w:lang w:val="en-GB"/>
          </w:rPr>
          <w:commentReference w:id="47"/>
        </w:r>
      </w:del>
      <w:r>
        <w:rPr>
          <w:lang w:val="en-GB"/>
          <w:rPrChange w:id="0" w:author="Berti Emilio" w:date="2020-01-29T14:21:00Z"/>
        </w:rPr>
        <w:t>.</w:t>
      </w:r>
    </w:p>
    <w:p>
      <w:pPr>
        <w:pStyle w:val="Heading2"/>
        <w:rPr>
          <w:lang w:val="en-GB"/>
        </w:rPr>
      </w:pPr>
      <w:bookmarkStart w:id="7" w:name="reconstructing-food-webs"/>
      <w:bookmarkEnd w:id="7"/>
      <w:r>
        <w:rPr>
          <w:lang w:val="en-GB"/>
        </w:rPr>
        <w:t>Reconstructing food webs</w:t>
      </w:r>
    </w:p>
    <w:p>
      <w:pPr>
        <w:pStyle w:val="FirstParagraph"/>
        <w:rPr>
          <w:lang w:val="en-GB"/>
        </w:rPr>
      </w:pPr>
      <w:r>
        <w:rPr>
          <w:lang w:val="en-GB"/>
        </w:rPr>
        <w:t xml:space="preserve">We reconstructed </w:t>
      </w:r>
      <w:r>
        <w:rPr>
          <w:lang w:val="en-GB"/>
        </w:rPr>
        <w:commentReference w:id="48"/>
      </w:r>
      <w:r>
        <w:rPr>
          <w:lang w:val="en-GB"/>
        </w:rPr>
        <w:commentReference w:id="49"/>
      </w:r>
      <w:r>
        <w:rPr>
          <w:lang w:val="en-GB"/>
        </w:rPr>
        <w:t>mammal</w:t>
      </w:r>
      <w:r>
        <w:rPr>
          <w:lang w:val="en-GB"/>
          <w:rPrChange w:id="0" w:author="Berti Emilio" w:date="2020-01-29T14:21:00Z"/>
        </w:rPr>
        <w:t xml:space="preserve"> </w:t>
      </w:r>
      <w:del w:id="339" w:author="Berti Emilio" w:date="2020-01-28T10:39:00Z">
        <w:r>
          <w:rPr>
            <w:lang w:val="en-GB"/>
          </w:rPr>
          <w:delText>assemblages</w:delText>
        </w:r>
      </w:del>
      <w:ins w:id="340" w:author="Berti Emilio" w:date="2020-01-28T10:39:00Z">
        <w:commentRangeStart w:id="50"/>
        <w:r>
          <w:rPr>
            <w:lang w:val="en-GB"/>
          </w:rPr>
          <w:t>communities</w:t>
        </w:r>
      </w:ins>
      <w:ins w:id="341" w:author="Berti Emilio" w:date="2020-02-03T11:57:00Z">
        <w:r>
          <w:rPr>
            <w:lang w:val="en-GB"/>
          </w:rPr>
        </w:r>
      </w:ins>
      <w:commentRangeEnd w:id="50"/>
      <w:r>
        <w:commentReference w:id="50"/>
      </w:r>
      <w:r>
        <w:rPr>
          <w:lang w:val="en-GB"/>
          <w:rPrChange w:id="0" w:author="Berti Emilio" w:date="2020-01-29T14:21:00Z"/>
        </w:rPr>
        <w:t xml:space="preserve"> </w:t>
      </w:r>
      <w:r>
        <w:rPr>
          <w:lang w:val="en-GB"/>
        </w:rPr>
        <w:t xml:space="preserve">within 209 large terrestrial protected areas (&gt;= 5,000 km^2; figure 1), selected from the World Database of Protected Area (UNEP-WCMC &amp; IUCN (2019), downloaded June 2019). Following previous global studies (Jones et al., 2018; Runge et al., 2015), we excluded protected areas without detailed geographic information, proposed and designated sites not considered protected areas internationally, sites with an unknown status, UNESCO Biosphere Reserves, and marine-only sites as well as the marine portion of coastal sites. As large areas with limited human use facilitate the establishment of self-sustaining population of large mammals (Chundawat, Sharma, Gogate, Malik, &amp; Vanak, 2016; Woodroffe &amp; Ginsberg, 1998), we kept only protected areas with strict IUCN management category (Ia, Ib, and II) and total surface &gt;= 5,000 km^2 after dissolving adjacent geometries together. Because the protected area network poorly overlap with current biodiversity hotspots (Daru et al., 2019), we investigated the effects of human activities and the restoration potential of rewilding also in 209 </w:t>
      </w:r>
      <w:r>
        <w:rPr>
          <w:lang w:val="en-GB"/>
        </w:rPr>
        <w:t>geographycally-unbiased</w:t>
      </w:r>
      <w:r>
        <w:rPr>
          <w:lang w:val="en-GB"/>
        </w:rPr>
        <w:t xml:space="preserve">  areas randomly distributed within each biogeographic realm (Figure 1). </w:t>
      </w:r>
      <w:r>
        <w:rPr>
          <w:lang w:val="en-GB"/>
        </w:rPr>
        <w:t>W</w:t>
      </w:r>
      <w:r>
        <w:rPr>
          <w:lang w:val="en-GB"/>
        </w:rPr>
        <w:t xml:space="preserve">e obtained the mammal </w:t>
      </w:r>
      <w:r>
        <w:rPr>
          <w:lang w:val="en-GB"/>
        </w:rPr>
        <w:t>community for each area</w:t>
      </w:r>
      <w:r>
        <w:rPr>
          <w:lang w:val="en-GB"/>
        </w:rPr>
        <w:t xml:space="preserve"> under present-natural scenario using the PHYLACINE present-natural range maps (including extinct species) and for current conditions using the current ranges. </w:t>
      </w:r>
      <w:r>
        <w:rPr>
          <w:lang w:val="en-GB"/>
        </w:rPr>
        <w:t>Three random areas that did not have terrestrial mammals in the present-natural were excluded.</w:t>
      </w:r>
      <w:r>
        <w:rPr>
          <w:lang w:val="en-GB"/>
        </w:rPr>
        <w:t xml:space="preserve"> Rewilding assemblages were </w:t>
      </w:r>
      <w:r>
        <w:rPr>
          <w:lang w:val="en-GB"/>
        </w:rPr>
        <w:t xml:space="preserve">then </w:t>
      </w:r>
      <w:r>
        <w:rPr>
          <w:lang w:val="en-GB"/>
        </w:rPr>
        <w:t>estimated from combined current, reintroduction (present-natural including only extant species), and rewilding ranges obtained using SDMs and selecti</w:t>
      </w:r>
      <w:r>
        <w:rPr>
          <w:lang w:val="en-GB"/>
        </w:rPr>
        <w:t xml:space="preserve">ng </w:t>
      </w:r>
      <w:r>
        <w:rPr>
          <w:lang w:val="en-GB"/>
        </w:rPr>
        <w:t>the best functional analogues for extinct species.</w:t>
      </w:r>
      <w:r>
        <w:rPr>
          <w:lang w:val="en-GB"/>
          <w:rPrChange w:id="0" w:author="Berti Emilio" w:date="2020-01-29T14:21:00Z"/>
        </w:rPr>
        <w:commentReference w:id="51"/>
      </w:r>
    </w:p>
    <w:p>
      <w:pPr>
        <w:pStyle w:val="TextBody"/>
        <w:rPr>
          <w:lang w:val="en-GB"/>
        </w:rPr>
      </w:pPr>
      <w:r>
        <w:rPr>
          <w:lang w:val="en-GB"/>
        </w:rPr>
        <w:t>To infer food webs for each area, we combined phylogenetic inference with a trait-based approach (Pomeranz, Thompson, Poisot, &amp; Harding, 2019). Phylogeny has been shown to be a good predictor of trophic interactions (Eklöf, Helmus, Moore, &amp; Allesina, 2011), as closely related species share similar resources (Gray et al., 2015). We performed phylogenetic inference at the family level, a reasonable trade-off between accuracy of predictions and data availability (Gray et al., 2015). We used predator-prey interaction data from the ECOWeB database (J. E. Cohen, 2010), the Global Biotic Interactions (GLOBI) database (Poelen, Simons, &amp; Mungall, 2014), and two published food webs (Baskerville et al., 2011; Visser, Freymann, &amp; Olff, 2011). Each observed interaction between a prey and a predator was assigned to all species of the respective families. We then used a trait-based approach to remove interactions inferred using phylogeny that were not supported by macroecological evidence (Pomeranz et al., 2019). This trait-based approach uses the relationship between the body mass of prey and predators, which structures trophic interactions in food webs (Owen-Smith &amp; Mills, 2008; Segura, Farina, &amp; Arim, 2016; Williams &amp; Martinez, 2000). Following previous studies (Gravel, Poisot, Albouy, Velez, &amp; Mouillot, 2013; Pomeranz et al., 2019), we used the range within the 10% and the 90% regression quantiles to obtain dietary niches of carnivores, i.e. the body mass range of their prey. Phylogenetically inferred predator-prey interactions outside the dietary niche were removed from the food web.</w:t>
      </w:r>
    </w:p>
    <w:p>
      <w:pPr>
        <w:pStyle w:val="TextBody"/>
        <w:rPr>
          <w:lang w:val="en-GB"/>
        </w:rPr>
      </w:pPr>
      <w:r>
        <w:rPr>
          <w:lang w:val="en-GB"/>
        </w:rPr>
        <w:t>After food webs were inferred</w:t>
      </w:r>
      <w:r>
        <w:rPr>
          <w:lang w:val="en-GB"/>
        </w:rPr>
        <w:commentReference w:id="52"/>
      </w:r>
      <w:r>
        <w:rPr>
          <w:lang w:val="en-GB"/>
        </w:rPr>
        <w:commentReference w:id="53"/>
      </w:r>
      <w:r>
        <w:rPr>
          <w:lang w:val="en-GB"/>
        </w:rPr>
        <w:t>, we used the herbivore-carnivore definition of Malhi et al. (2016) to assign species to a trophic level according to their diet and body mass, as this reflects the trophic and ecological role of species. For carnivores, we divided them into three trophic levels: i) megacarnivores &gt;= 100 kg, which are generally apex predators that dominate food webs; ii) large carnivores 21.5</w:t>
      </w:r>
      <w:r>
        <w:rPr>
          <w:sz w:val="22"/>
          <w:szCs w:val="22"/>
          <w:lang w:val="en-GB"/>
        </w:rPr>
        <w:t>–</w:t>
      </w:r>
      <w:r>
        <w:rPr>
          <w:lang w:val="en-GB"/>
        </w:rPr>
        <w:t>99 kg, which can predate on large prey and are subjected to top-down control from megacarnivores; and iii) small carnivores &lt; 21.5 kg, which can predate only on smaller prey (Carbone, Mace, Roberts, &amp; Macdonald, 1999). For herbivores, we also used three trophic levels: i) megaherbivores &gt;= 1,000 kg, which are mostly free from predation; ii) large herbivores 45</w:t>
      </w:r>
      <w:r>
        <w:rPr>
          <w:sz w:val="22"/>
          <w:szCs w:val="22"/>
          <w:lang w:val="en-GB"/>
        </w:rPr>
        <w:t>–</w:t>
      </w:r>
      <w:r>
        <w:rPr>
          <w:lang w:val="en-GB"/>
        </w:rPr>
        <w:t>999 kg, which are predated only by large carnivores and megacarnivores; and iii) small herbivores &lt; 45 kg, which are predated by all carnivore trophic levels (Hopcraft, Olff, &amp; Sinclair, 2010).</w:t>
      </w:r>
    </w:p>
    <w:p>
      <w:pPr>
        <w:pStyle w:val="Heading2"/>
        <w:rPr>
          <w:lang w:val="en-GB"/>
        </w:rPr>
      </w:pPr>
      <w:bookmarkStart w:id="8" w:name="statistical-analyses"/>
      <w:bookmarkEnd w:id="8"/>
      <w:r>
        <w:rPr>
          <w:lang w:val="en-GB"/>
        </w:rPr>
        <w:t>Statistical analyses</w:t>
      </w:r>
    </w:p>
    <w:p>
      <w:pPr>
        <w:pStyle w:val="TextBody"/>
        <w:rPr>
          <w:lang w:val="en-GB"/>
          <w:ins w:id="350" w:author="Scott William Jarvie" w:date="2020-01-21T21:50:00Z"/>
        </w:rPr>
      </w:pPr>
      <w:r>
        <w:rPr>
          <w:lang w:val="en-GB"/>
        </w:rPr>
        <w:t>For the three food web scenarios, we calculated the number of species present in each trophic level and the number of predator-prey interactions connecting trophic levels. We then compared the number of species in each trophic level between present-natural and current conditions to estimate current trophic richness debt and between current and rewilding scenarios to assess rewilding trophic richness credit. We also compared the number of trophic interactions across trophic levels between present-natural and current scenarios to obtain the current interaction debt and between current and rewilding scenarios to quantify rewilding interaction credit. Moreover, we compared the difference in the number of species per trophic level and the number of interactions between trophic levels under present-natural and rewilding scenarios to quantify rewilding deficit</w:t>
      </w:r>
      <w:del w:id="344" w:author="Berti Emilio" w:date="2020-01-27T10:58:00Z">
        <w:r>
          <w:rPr>
            <w:lang w:val="en-GB"/>
          </w:rPr>
          <w:commentReference w:id="54"/>
        </w:r>
      </w:del>
      <w:del w:id="345" w:author="Scott William Jarvie" w:date="2020-01-21T21:53:00Z">
        <w:r>
          <w:rPr>
            <w:lang w:val="en-GB"/>
          </w:rPr>
          <w:delText>, i.e., the extent that past losses could not restored by rewilding credit</w:delText>
        </w:r>
      </w:del>
      <w:ins w:id="346" w:author="Scott William Jarvie" w:date="2020-01-21T21:53:00Z">
        <w:r>
          <w:rPr>
            <w:lang w:val="en-GB"/>
          </w:rPr>
          <w:t>.</w:t>
        </w:r>
      </w:ins>
      <w:del w:id="347" w:author="Scott William Jarvie" w:date="2020-01-21T21:52:00Z">
        <w:r>
          <w:rPr>
            <w:lang w:val="en-GB"/>
          </w:rPr>
          <w:delText>balanced by rewilding credit.</w:delText>
        </w:r>
      </w:del>
      <w:del w:id="348" w:author="Scott William Jarvie" w:date="2020-01-21T21:48:00Z">
        <w:r>
          <w:rPr>
            <w:lang w:val="en-GB"/>
          </w:rPr>
          <w:delText xml:space="preserve">cannot be </w:delText>
        </w:r>
      </w:del>
      <w:del w:id="349" w:author="Scott William Jarvie" w:date="2020-01-21T21:52:00Z">
        <w:r>
          <w:rPr>
            <w:lang w:val="en-GB"/>
          </w:rPr>
          <w:delText xml:space="preserve">the amount of current debts that </w:delText>
        </w:r>
      </w:del>
    </w:p>
    <w:p>
      <w:pPr>
        <w:pStyle w:val="TextBody"/>
        <w:rPr>
          <w:lang w:val="en-GB"/>
          <w:del w:id="352" w:author="Scott William Jarvie" w:date="2020-01-21T21:51:00Z"/>
        </w:rPr>
      </w:pPr>
      <w:del w:id="351" w:author="Scott William Jarvie" w:date="2020-01-21T21:51:00Z">
        <w:r>
          <w:rPr>
            <w:lang w:val="en-GB"/>
          </w:rPr>
        </w:r>
      </w:del>
    </w:p>
    <w:p>
      <w:pPr>
        <w:pStyle w:val="TextBody"/>
        <w:rPr>
          <w:lang w:val="en-GB"/>
        </w:rPr>
      </w:pPr>
      <w:r>
        <w:rPr>
          <w:lang w:val="en-GB"/>
        </w:rPr>
        <w:t xml:space="preserve">To estimate significance among the scenarios, we used generalised linear mixed models (GLMMs). We selected the error distribution for the GLMMs based on the response data type and to remedy overdispersion (Zuur, Ieno, Walker, Saveliev, &amp; Smith, 2009). We used a Poisson distribution to model the number of species at each trophic level with the fixed effects scenario, trophic level, and their interaction. A negative binomial distribution was used to model the predator-prey interactions across trophic levels with the fixed effects scenario, trophic levels involved in the link, and their interaction. For both GLMMs, we used the random effects </w:t>
      </w:r>
      <w:r>
        <w:rPr>
          <w:lang w:val="en-GB"/>
        </w:rPr>
        <w:t>food web ID</w:t>
      </w:r>
      <w:r>
        <w:rPr>
          <w:lang w:val="en-GB"/>
        </w:rPr>
        <w:t xml:space="preserve"> </w:t>
      </w:r>
      <w:r>
        <w:rPr>
          <w:lang w:val="en-GB"/>
        </w:rPr>
        <w:t xml:space="preserve">and the biogeographic realm </w:t>
      </w:r>
      <w:r>
        <w:rPr>
          <w:lang w:val="en-GB"/>
        </w:rPr>
        <w:t xml:space="preserve">to account for </w:t>
      </w:r>
      <w:r>
        <w:rPr>
          <w:b w:val="false"/>
          <w:bCs w:val="false"/>
          <w:lang w:val="en-GB"/>
        </w:rPr>
        <w:t>pseudoreplicates</w:t>
      </w:r>
      <w:r>
        <w:rPr>
          <w:lang w:val="en-GB"/>
        </w:rPr>
        <w:t xml:space="preserve">. We assessed </w:t>
      </w:r>
      <w:r>
        <w:rPr>
          <w:lang w:val="en-GB"/>
        </w:rPr>
        <w:t>statistical</w:t>
      </w:r>
      <w:r>
        <w:rPr>
          <w:lang w:val="en-GB"/>
        </w:rPr>
        <w:t xml:space="preserve"> significance among scenarios by performing pair-wise contrasts with Bonferroni correction</w:t>
      </w:r>
      <w:ins w:id="353" w:author="Berti Emilio" w:date="2020-01-27T11:36:00Z">
        <w:r>
          <w:rPr>
            <w:lang w:val="en-GB"/>
          </w:rPr>
          <w:t xml:space="preserve">, </w:t>
        </w:r>
      </w:ins>
      <w:ins w:id="354" w:author="Berti Emilio" w:date="2020-01-27T11:36:00Z">
        <w:r>
          <w:rPr>
            <w:lang w:val="en-GB"/>
          </w:rPr>
          <w:t xml:space="preserve">with </w:t>
        </w:r>
      </w:ins>
      <w:ins w:id="355" w:author="Berti Emilio" w:date="2020-01-27T11:37:00Z">
        <w:r>
          <w:rPr>
            <w:lang w:val="en-GB"/>
          </w:rPr>
          <w:t>results shown as mean and 95% confidence interval</w:t>
        </w:r>
      </w:ins>
      <w:ins w:id="356" w:author="Scott William Jarvie" w:date="2020-01-21T21:54:00Z">
        <w:r>
          <w:rPr>
            <w:lang w:val="en-GB"/>
          </w:rPr>
          <w:t xml:space="preserve">. </w:t>
        </w:r>
      </w:ins>
      <w:ins w:id="357" w:author="Berti Emilio" w:date="2020-02-03T11:58:00Z">
        <w:commentRangeStart w:id="55"/>
        <w:r>
          <w:rPr>
            <w:lang w:val="en-GB"/>
          </w:rPr>
          <w:t>To understand if statistical significant differences were ecologically meaningful, w</w:t>
        </w:r>
      </w:ins>
      <w:ins w:id="358" w:author="Berti Emilio" w:date="2020-02-03T11:58:00Z">
        <w:r>
          <w:rPr>
            <w:lang w:val="en-GB"/>
          </w:rPr>
          <w:t xml:space="preserve">e </w:t>
        </w:r>
      </w:ins>
      <w:ins w:id="359" w:author="Berti Emilio" w:date="2020-02-03T11:58:00Z">
        <w:r>
          <w:rPr>
            <w:lang w:val="en-GB"/>
          </w:rPr>
          <w:t>quantified</w:t>
        </w:r>
      </w:ins>
      <w:ins w:id="360" w:author="Berti Emilio" w:date="2020-02-03T11:58:00Z">
        <w:r>
          <w:rPr>
            <w:lang w:val="en-GB"/>
          </w:rPr>
          <w:t xml:space="preserve"> the magnitude of the </w:t>
        </w:r>
      </w:ins>
      <w:ins w:id="361" w:author="Berti Emilio" w:date="2020-02-03T11:58:00Z">
        <w:r>
          <w:rPr>
            <w:lang w:val="en-GB"/>
          </w:rPr>
          <w:t>change between scenarios as the difference between model estimates as their difference standardized by their pooled standard deviation (</w:t>
        </w:r>
      </w:ins>
      <w:ins w:id="362" w:author="Berti Emilio" w:date="2020-02-03T11:58:00Z">
        <w:r>
          <w:rPr>
            <w:lang w:val="en-GB"/>
          </w:rPr>
          <w:t xml:space="preserve">Cohen's </w:t>
        </w:r>
      </w:ins>
      <w:ins w:id="363" w:author="Berti Emilio" w:date="2020-02-03T11:58:00Z">
        <w:r>
          <w:rPr>
            <w:i/>
            <w:lang w:val="en-GB"/>
          </w:rPr>
          <w:t xml:space="preserve">d </w:t>
        </w:r>
      </w:ins>
      <w:ins w:id="364" w:author="Berti Emilio" w:date="2020-02-03T11:58:00Z">
        <w:r>
          <w:rPr>
            <w:i w:val="false"/>
            <w:iCs w:val="false"/>
            <w:lang w:val="en-GB"/>
          </w:rPr>
          <w:t xml:space="preserve">effect size; </w:t>
        </w:r>
      </w:ins>
      <w:ins w:id="365" w:author="Berti Emilio" w:date="2020-02-03T11:58:00Z">
        <w:r>
          <w:rPr>
            <w:i w:val="false"/>
            <w:iCs w:val="false"/>
            <w:lang w:val="en-GB"/>
          </w:rPr>
          <w:t>Cohen, 1988)</w:t>
        </w:r>
      </w:ins>
      <w:ins w:id="366" w:author="Berti Emilio" w:date="2020-02-03T11:58:00Z">
        <w:r>
          <w:rPr>
            <w:lang w:val="en-GB"/>
          </w:rPr>
          <w:commentReference w:id="56"/>
        </w:r>
      </w:ins>
      <w:ins w:id="367" w:author="Berti Emilio" w:date="2020-02-03T11:58:00Z">
        <w:r>
          <w:rPr>
            <w:i/>
            <w:lang w:val="en-GB"/>
          </w:rPr>
          <w:t>.</w:t>
        </w:r>
      </w:ins>
      <w:ins w:id="368" w:author="Berti Emilio" w:date="2020-02-03T11:58:00Z">
        <w:r>
          <w:rPr>
            <w:lang w:val="en-GB"/>
          </w:rPr>
          <w:t xml:space="preserve"> </w:t>
        </w:r>
      </w:ins>
      <w:ins w:id="369" w:author="Berti Emilio" w:date="2020-02-03T11:58:00Z">
        <w:r>
          <w:rPr>
            <w:lang w:val="en-GB"/>
          </w:rPr>
          <w:t xml:space="preserve">Increasing values of </w:t>
        </w:r>
      </w:ins>
      <w:ins w:id="370" w:author="Berti Emilio" w:date="2020-02-03T11:58:00Z">
        <w:r>
          <w:rPr>
            <w:i/>
            <w:iCs/>
            <w:lang w:val="en-GB"/>
          </w:rPr>
          <w:t>d</w:t>
        </w:r>
      </w:ins>
      <w:ins w:id="371" w:author="Berti Emilio" w:date="2020-02-03T11:58:00Z">
        <w:r>
          <w:rPr>
            <w:i w:val="false"/>
            <w:iCs w:val="false"/>
            <w:lang w:val="en-GB"/>
          </w:rPr>
          <w:t xml:space="preserve"> are associated with differences </w:t>
        </w:r>
      </w:ins>
      <w:ins w:id="372" w:author="Berti Emilio" w:date="2020-02-03T11:58:00Z">
        <w:r>
          <w:rPr>
            <w:i w:val="false"/>
            <w:iCs w:val="false"/>
            <w:lang w:val="en-GB"/>
          </w:rPr>
          <w:t xml:space="preserve">that are </w:t>
        </w:r>
      </w:ins>
      <w:ins w:id="373" w:author="Berti Emilio" w:date="2020-02-03T11:58:00Z">
        <w:r>
          <w:rPr>
            <w:i w:val="false"/>
            <w:iCs w:val="false"/>
            <w:lang w:val="en-GB"/>
          </w:rPr>
          <w:t xml:space="preserve">ecologically more important. </w:t>
        </w:r>
      </w:ins>
      <w:ins w:id="374" w:author="Berti Emilio" w:date="2020-02-03T11:58:00Z">
        <w:r>
          <w:rPr>
            <w:i w:val="false"/>
            <w:iCs w:val="false"/>
            <w:lang w:val="en-GB"/>
          </w:rPr>
          <w:t>For instance,</w:t>
        </w:r>
      </w:ins>
      <w:ins w:id="375" w:author="Berti Emilio" w:date="2020-02-03T11:58:00Z">
        <w:r>
          <w:rPr>
            <w:i w:val="false"/>
            <w:iCs w:val="false"/>
            <w:lang w:val="en-GB"/>
          </w:rPr>
          <w:t xml:space="preserve"> </w:t>
        </w:r>
      </w:ins>
      <w:ins w:id="376" w:author="Berti Emilio" w:date="2020-02-03T11:58:00Z">
        <w:r>
          <w:rPr>
            <w:lang w:val="en-GB"/>
          </w:rPr>
          <w:t>very small effect sizes indicate that the ecological relevance of the difference is negligible, whereas small effect sizes that there is a small but ecologically meaningful difference. Following Cohen (1988) and Sawilowsky (2009</w:t>
        </w:r>
      </w:ins>
      <w:ins w:id="377" w:author="Berti Emilio" w:date="2020-02-03T11:58:00Z">
        <w:r>
          <w:rPr>
            <w:lang w:val="en-GB"/>
          </w:rPr>
          <w:commentReference w:id="57"/>
        </w:r>
      </w:ins>
      <w:ins w:id="378" w:author="Berti Emilio" w:date="2020-02-03T11:58:00Z">
        <w:r>
          <w:rPr>
            <w:lang w:val="en-GB"/>
          </w:rPr>
          <w:t>), we defined effect sizes as: very small (</w:t>
        </w:r>
      </w:ins>
      <w:ins w:id="379" w:author="Berti Emilio" w:date="2020-02-03T11:58:00Z">
        <w:r>
          <w:rPr>
            <w:i/>
            <w:iCs/>
            <w:lang w:val="en-GB"/>
          </w:rPr>
          <w:t>d</w:t>
        </w:r>
      </w:ins>
      <w:ins w:id="380" w:author="Berti Emilio" w:date="2020-02-03T11:58:00Z">
        <w:r>
          <w:rPr>
            <w:lang w:val="en-GB"/>
          </w:rPr>
          <w:t xml:space="preserve"> = 0.00</w:t>
        </w:r>
      </w:ins>
      <w:ins w:id="381" w:author="Berti Emilio" w:date="2020-02-03T11:58:00Z">
        <w:commentRangeStart w:id="58"/>
        <w:r>
          <w:rPr>
            <w:lang w:val="en-GB"/>
          </w:rPr>
          <w:t>-</w:t>
        </w:r>
      </w:ins>
      <w:ins w:id="382" w:author="Berti Emilio" w:date="2020-02-03T11:58:00Z">
        <w:r>
          <w:rPr>
            <w:lang w:val="en-GB"/>
          </w:rPr>
        </w:r>
      </w:ins>
      <w:ins w:id="383" w:author="Berti Emilio" w:date="2020-02-03T11:58:00Z">
        <w:commentRangeEnd w:id="58"/>
        <w:r>
          <w:commentReference w:id="58"/>
        </w:r>
        <w:r>
          <w:rPr>
            <w:lang w:val="en-GB"/>
          </w:rPr>
          <w:t>0.20), small (</w:t>
        </w:r>
      </w:ins>
      <w:ins w:id="384" w:author="Berti Emilio" w:date="2020-02-03T11:58:00Z">
        <w:r>
          <w:rPr>
            <w:i/>
            <w:iCs/>
            <w:lang w:val="en-GB"/>
          </w:rPr>
          <w:t>d</w:t>
        </w:r>
      </w:ins>
      <w:ins w:id="385" w:author="Berti Emilio" w:date="2020-02-03T11:58:00Z">
        <w:r>
          <w:rPr>
            <w:lang w:val="en-GB"/>
          </w:rPr>
          <w:t xml:space="preserve"> = 0.20-0.49), medium effect sizes (</w:t>
        </w:r>
      </w:ins>
      <w:ins w:id="386" w:author="Berti Emilio" w:date="2020-02-03T11:58:00Z">
        <w:r>
          <w:rPr>
            <w:i/>
            <w:iCs/>
            <w:lang w:val="en-GB"/>
          </w:rPr>
          <w:t>d</w:t>
        </w:r>
      </w:ins>
      <w:ins w:id="387" w:author="Berti Emilio" w:date="2020-02-03T11:58:00Z">
        <w:r>
          <w:rPr>
            <w:lang w:val="en-GB"/>
          </w:rPr>
          <w:t xml:space="preserve"> = 0.50</w:t>
        </w:r>
      </w:ins>
      <w:ins w:id="388" w:author="Berti Emilio" w:date="2020-02-03T11:58:00Z">
        <w:r>
          <w:rPr>
            <w:lang w:val="en-GB"/>
          </w:rPr>
          <w:t>-</w:t>
        </w:r>
      </w:ins>
      <w:ins w:id="389" w:author="Berti Emilio" w:date="2020-02-03T11:58:00Z">
        <w:r>
          <w:rPr>
            <w:lang w:val="en-GB"/>
          </w:rPr>
          <w:t>0.79</w:t>
        </w:r>
      </w:ins>
      <w:ins w:id="390" w:author="Berti Emilio" w:date="2020-02-03T11:58:00Z">
        <w:r>
          <w:rPr>
            <w:lang w:val="en-GB"/>
          </w:rPr>
          <w:t>), large (</w:t>
        </w:r>
      </w:ins>
      <w:ins w:id="391" w:author="Berti Emilio" w:date="2020-02-03T11:58:00Z">
        <w:r>
          <w:rPr>
            <w:i/>
            <w:iCs/>
            <w:lang w:val="en-GB"/>
          </w:rPr>
          <w:t>d</w:t>
        </w:r>
      </w:ins>
      <w:ins w:id="392" w:author="Berti Emilio" w:date="2020-02-03T11:58:00Z">
        <w:r>
          <w:rPr>
            <w:lang w:val="en-GB"/>
          </w:rPr>
          <w:t xml:space="preserve"> = 0.80–1.20 </w:t>
        </w:r>
      </w:ins>
      <w:ins w:id="393" w:author="Berti Emilio" w:date="2020-02-03T11:58:00Z">
        <w:r>
          <w:rPr>
            <w:lang w:val="en-GB"/>
          </w:rPr>
          <w:t>), very large (</w:t>
        </w:r>
      </w:ins>
      <w:ins w:id="394" w:author="Berti Emilio" w:date="2020-02-03T11:58:00Z">
        <w:r>
          <w:rPr>
            <w:i/>
            <w:iCs/>
            <w:lang w:val="en-GB"/>
          </w:rPr>
          <w:t>d</w:t>
        </w:r>
      </w:ins>
      <w:ins w:id="395" w:author="Berti Emilio" w:date="2020-02-03T11:58:00Z">
        <w:r>
          <w:rPr>
            <w:lang w:val="en-GB"/>
          </w:rPr>
          <w:t xml:space="preserve"> = 1.20</w:t>
        </w:r>
      </w:ins>
      <w:ins w:id="396" w:author="Berti Emilio" w:date="2020-02-03T11:58:00Z">
        <w:r>
          <w:rPr>
            <w:lang w:val="en-GB"/>
          </w:rPr>
          <w:t>-</w:t>
        </w:r>
      </w:ins>
      <w:ins w:id="397" w:author="Berti Emilio" w:date="2020-02-03T11:58:00Z">
        <w:r>
          <w:rPr>
            <w:lang w:val="en-GB"/>
          </w:rPr>
          <w:t>2.00</w:t>
        </w:r>
      </w:ins>
      <w:ins w:id="398" w:author="Berti Emilio" w:date="2020-02-03T11:58:00Z">
        <w:r>
          <w:rPr>
            <w:lang w:val="en-GB"/>
          </w:rPr>
          <w:t>), and  huge (</w:t>
        </w:r>
      </w:ins>
      <w:ins w:id="399" w:author="Berti Emilio" w:date="2020-02-03T11:58:00Z">
        <w:r>
          <w:rPr>
            <w:i/>
            <w:iCs/>
            <w:lang w:val="en-GB"/>
          </w:rPr>
          <w:t>d</w:t>
        </w:r>
      </w:ins>
      <w:ins w:id="400" w:author="Berti Emilio" w:date="2020-02-03T11:58:00Z">
        <w:r>
          <w:rPr>
            <w:lang w:val="en-GB"/>
          </w:rPr>
          <w:t xml:space="preserve"> &gt;= 2.00</w:t>
        </w:r>
      </w:ins>
      <w:ins w:id="401" w:author="Berti Emilio" w:date="2020-02-03T11:58:00Z">
        <w:r>
          <w:rPr>
            <w:lang w:val="en-GB"/>
          </w:rPr>
          <w:t>)</w:t>
        </w:r>
      </w:ins>
      <w:ins w:id="402" w:author="Berti Emilio" w:date="2020-02-03T11:58:00Z">
        <w:r>
          <w:rPr>
            <w:lang w:val="en-GB"/>
          </w:rPr>
          <w:commentReference w:id="59"/>
        </w:r>
      </w:ins>
      <w:ins w:id="403" w:author="Berti Emilio" w:date="2020-02-03T11:58:00Z">
        <w:r>
          <w:rPr>
            <w:lang w:val="en-GB"/>
          </w:rPr>
          <w:t xml:space="preserve"> .</w:t>
        </w:r>
      </w:ins>
      <w:ins w:id="404" w:author="Berti Emilio" w:date="2020-02-03T11:58:00Z">
        <w:r>
          <w:rPr>
            <w:lang w:val="en-GB"/>
          </w:rPr>
        </w:r>
      </w:ins>
      <w:ins w:id="405" w:author="Berti Emilio" w:date="2020-02-03T11:58:00Z">
        <w:commentRangeEnd w:id="55"/>
        <w:r>
          <w:commentReference w:id="55"/>
        </w:r>
        <w:r>
          <w:rPr>
            <w:lang w:val="en-GB"/>
          </w:rPr>
          <w:t xml:space="preserve"> Protected and random areas were analysed separately</w:t>
        </w:r>
      </w:ins>
      <w:del w:id="406" w:author="Berti Emilio" w:date="2020-01-27T12:01:00Z">
        <w:r>
          <w:rPr>
            <w:lang w:val="en-GB"/>
          </w:rPr>
          <w:commentReference w:id="60"/>
        </w:r>
      </w:del>
      <w:r>
        <w:rPr>
          <w:lang w:val="en-GB"/>
          <w:rPrChange w:id="0" w:author="Berti Emilio" w:date="2020-01-29T14:21:00Z"/>
        </w:rPr>
        <w:t>.</w:t>
      </w:r>
      <w:r>
        <w:rPr>
          <w:lang w:val="en-GB"/>
          <w:rPrChange w:id="0" w:author="Berti Emilio" w:date="2020-01-29T14:21:00Z"/>
        </w:rPr>
        <w:commentReference w:id="61"/>
      </w:r>
    </w:p>
    <w:p>
      <w:pPr>
        <w:pStyle w:val="TextBody"/>
        <w:rPr/>
      </w:pPr>
      <w:r>
        <w:rPr>
          <w:lang w:val="en-GB"/>
        </w:rPr>
        <w:t>D</w:t>
      </w:r>
      <w:r>
        <w:rPr>
          <w:lang w:val="en-GB"/>
        </w:rPr>
        <w:t>ata processing and analyses were performed in the R programming language version 3.6.1 (R Core Team, 2018) using packages tidyverse (Wickham, 2017), maxnet (S. Phillips, 2017), dismo (R. J. Hijmans, Phillips, Leathwick, &amp; Elith, 2017), sf (Pebesma, 2018), raster (R. J. Hijmans, 2019), doParallel (Corporation &amp; Weston, 2018), foreach (Microsoft &amp; Weston, 2017), quantreg (Koenker, 2019), performance (Lüdecke, Makowski, &amp; Waggoner, 2019), emmeans (Lenth, 2019), and estimate (Makowski &amp; Lüdecke, 2019). All spatial analyses were conducted using the Behrmann cylindrical equal-area projection. Biogeographic realms were derived using the shapefile from the World Wildlife Foundation (</w:t>
      </w:r>
      <w:r>
        <w:rPr>
          <w:lang w:val="en-GB"/>
        </w:rPr>
        <w:t>WWF;</w:t>
      </w:r>
      <w:r>
        <w:rPr>
          <w:lang w:val="en-GB"/>
        </w:rPr>
        <w:t xml:space="preserve"> Olson </w:t>
      </w:r>
      <w:r>
        <w:rPr>
          <w:lang w:val="en-GB"/>
        </w:rPr>
        <w:t>et al.</w:t>
      </w:r>
      <w:r>
        <w:rPr>
          <w:lang w:val="en-GB"/>
        </w:rPr>
        <w:t xml:space="preserve">, </w:t>
      </w:r>
      <w:r>
        <w:rPr>
          <w:lang w:val="en-GB"/>
        </w:rPr>
        <w:t>2001</w:t>
      </w:r>
      <w:r>
        <w:rPr>
          <w:lang w:val="en-GB"/>
        </w:rPr>
        <w:t>). Figures were made using packages ggplot2 (Wickham, 2016) with maps displayed in the Molleweide projection.</w:t>
        <w:rPrChange w:id="0" w:author="Berti Emilio" w:date="2020-01-29T14:21:00Z"/>
      </w:r>
    </w:p>
    <w:p>
      <w:pPr>
        <w:pStyle w:val="Heading1"/>
        <w:rPr>
          <w:lang w:val="en-GB"/>
        </w:rPr>
      </w:pPr>
      <w:bookmarkStart w:id="9" w:name="results"/>
      <w:bookmarkEnd w:id="9"/>
      <w:r>
        <w:rPr>
          <w:lang w:val="en-GB"/>
        </w:rPr>
        <w:t>Results</w:t>
      </w:r>
    </w:p>
    <w:p>
      <w:pPr>
        <w:pStyle w:val="FirstParagraph"/>
        <w:rPr>
          <w:lang w:val="en-GB"/>
        </w:rPr>
      </w:pPr>
      <w:r>
        <w:rPr>
          <w:lang w:val="en-GB"/>
        </w:rPr>
        <w:t>Predictive performance of SDMs was on average very high to excellent, while model overfitting was generally low (electronic supplementary material, Table S1 and figure S2). The projected climatic suitability ranges captured much of the known introduction ranges of species obtained from Lundgren et al. (2018) and IUCN (2016) (figure S2). These results indicate the SDMs give reliable projections of climatic suitability of terrestrial mammals.</w:t>
      </w:r>
      <w:ins w:id="409" w:author="Berti Emilio" w:date="2020-01-28T11:17:00Z">
        <w:r>
          <w:rPr>
            <w:lang w:val="en-GB"/>
          </w:rPr>
          <w:t xml:space="preserve"> </w:t>
        </w:r>
      </w:ins>
      <w:del w:id="410" w:author="Berti Emilio" w:date="2020-01-28T11:18:00Z">
        <w:r>
          <w:rPr>
            <w:i/>
            <w:iCs/>
            <w:lang w:val="en-GB"/>
          </w:rPr>
          <w:delText xml:space="preserve"> theWith </w:delText>
        </w:r>
      </w:del>
    </w:p>
    <w:p>
      <w:pPr>
        <w:pStyle w:val="FirstParagraph"/>
        <w:rPr>
          <w:lang w:val="en-GB"/>
        </w:rPr>
      </w:pPr>
      <w:del w:id="411" w:author="Microsoft Office User" w:date="2020-01-19T22:08:00Z">
        <w:r>
          <w:rPr>
            <w:i/>
            <w:iCs/>
            <w:lang w:val="en-GB"/>
          </w:rPr>
          <w:delText xml:space="preserve">Due to our conservative </w:delText>
        </w:r>
      </w:del>
      <w:del w:id="412" w:author="Berti Emilio" w:date="2020-01-28T11:18:00Z">
        <w:r>
          <w:rPr>
            <w:i/>
            <w:iCs/>
            <w:lang w:val="en-GB"/>
          </w:rPr>
          <w:delText xml:space="preserve">rewilding selection criteria, </w:delText>
        </w:r>
      </w:del>
      <w:del w:id="413" w:author="Microsoft Office User" w:date="2020-01-19T22:13:00Z">
        <w:r>
          <w:rPr>
            <w:i/>
            <w:iCs/>
            <w:lang w:val="en-GB"/>
          </w:rPr>
          <w:delText xml:space="preserve">we found </w:delText>
        </w:r>
      </w:del>
      <w:del w:id="414" w:author="Berti Emilio" w:date="2020-01-28T11:18:00Z">
        <w:r>
          <w:rPr>
            <w:i/>
            <w:iCs/>
            <w:lang w:val="en-GB"/>
          </w:rPr>
          <w:delText xml:space="preserve">no </w:delText>
        </w:r>
      </w:del>
      <w:del w:id="415" w:author="Microsoft Office User" w:date="2020-01-19T22:09:00Z">
        <w:r>
          <w:rPr>
            <w:i/>
            <w:iCs/>
            <w:lang w:val="en-GB"/>
          </w:rPr>
          <w:delText xml:space="preserve">replacements </w:delText>
        </w:r>
      </w:del>
      <w:del w:id="416" w:author="Berti Emilio" w:date="2020-01-28T11:18:00Z">
        <w:r>
          <w:rPr>
            <w:i/>
            <w:iCs/>
            <w:lang w:val="en-GB"/>
          </w:rPr>
          <w:delText xml:space="preserve">to replace were found functional analogues </w:delText>
        </w:r>
      </w:del>
      <w:del w:id="417" w:author="Microsoft Office User" w:date="2020-01-19T22:09:00Z">
        <w:r>
          <w:rPr>
            <w:i/>
            <w:iCs/>
            <w:lang w:val="en-GB"/>
          </w:rPr>
          <w:delText xml:space="preserve">for </w:delText>
        </w:r>
      </w:del>
      <w:del w:id="418" w:author="Scott William Jarvie" w:date="2020-01-20T22:49:00Z">
        <w:r>
          <w:rPr>
            <w:i/>
            <w:iCs/>
            <w:lang w:val="en-GB"/>
          </w:rPr>
          <w:delText xml:space="preserve"> romfextinct species </w:delText>
        </w:r>
      </w:del>
      <w:del w:id="419" w:author="Berti Emilio" w:date="2020-01-28T11:18:00Z">
        <w:r>
          <w:rPr>
            <w:i/>
            <w:iCs/>
            <w:lang w:val="en-GB"/>
          </w:rPr>
          <w:delText xml:space="preserve">15 </w:delText>
        </w:r>
      </w:del>
      <w:del w:id="420" w:author="Microsoft Office User" w:date="2020-01-19T22:13:00Z">
        <w:r>
          <w:rPr>
            <w:i/>
            <w:iCs/>
            <w:lang w:val="en-GB"/>
          </w:rPr>
          <w:delText>extinct families</w:delText>
        </w:r>
      </w:del>
      <w:del w:id="421" w:author="Microsoft Office User" w:date="2020-01-19T22:10:00Z">
        <w:r>
          <w:rPr>
            <w:i/>
            <w:iCs/>
            <w:lang w:val="en-GB"/>
          </w:rPr>
          <w:delText xml:space="preserve">globally </w:delText>
        </w:r>
      </w:del>
      <w:del w:id="422" w:author="Berti Emilio" w:date="2020-01-28T11:18:00Z">
        <w:r>
          <w:rPr>
            <w:i/>
            <w:iCs/>
            <w:lang w:val="en-GB"/>
          </w:rPr>
          <w:delText>of the total 34 families with extinct species</w:delText>
        </w:r>
      </w:del>
      <w:del w:id="423" w:author="Berti Emilio" w:date="2020-01-27T12:39:00Z">
        <w:r>
          <w:rPr>
            <w:i/>
            <w:iCs/>
            <w:lang w:val="en-GB"/>
          </w:rPr>
          <w:delText xml:space="preserve"> : Archaeolemuridae, Chaeropodidae, Diprotodontidae, Macrauchenidae, Megaladapidae, Megatheriidae, Mylodontidae, Nesophontidae, Nothrotheridae, Palaeopropithecidae, Prolagidae, Proterotheriidae, Thylacinidae, Thylacoleonidae, and Toxodontidae</w:delText>
        </w:r>
      </w:del>
      <w:del w:id="424" w:author="Berti Emilio" w:date="2020-01-27T12:40:00Z">
        <w:r>
          <w:rPr>
            <w:i/>
            <w:iCs/>
            <w:lang w:val="en-GB"/>
          </w:rPr>
          <w:delText>)., Table S#</w:delText>
        </w:r>
      </w:del>
      <w:del w:id="425" w:author="Berti Emilio" w:date="2020-01-27T12:40:00Z">
        <w:r>
          <w:rPr>
            <w:i/>
            <w:iCs/>
            <w:lang w:val="en-GB"/>
          </w:rPr>
          <w:commentReference w:id="62"/>
        </w:r>
      </w:del>
      <w:del w:id="426" w:author="Berti Emilio" w:date="2020-01-27T12:40:00Z">
        <w:r>
          <w:rPr>
            <w:i/>
            <w:iCs/>
            <w:lang w:val="en-GB"/>
          </w:rPr>
          <w:delText>(electronic supplementary material</w:delText>
        </w:r>
      </w:del>
      <w:del w:id="427" w:author="Scott William Jarvie" w:date="2020-01-20T22:45:00Z">
        <w:r>
          <w:rPr>
            <w:i/>
            <w:iCs/>
            <w:lang w:val="en-GB"/>
          </w:rPr>
          <w:delText xml:space="preserve"> </w:delText>
        </w:r>
      </w:del>
      <w:r>
        <w:rPr>
          <w:i/>
          <w:iCs/>
          <w:lang w:val="en-GB"/>
        </w:rPr>
        <w:commentReference w:id="63"/>
      </w:r>
      <w:r>
        <w:rPr>
          <w:lang w:val="en-GB"/>
        </w:rPr>
        <w:t>In total, we identified 94 living species that could be used as functional analogues for 127 out of 334 extinct terrestrial mammals (electronic supplementary material, Table S</w:t>
      </w:r>
      <w:commentRangeStart w:id="64"/>
      <w:r>
        <w:rPr>
          <w:lang w:val="en-GB"/>
        </w:rPr>
        <w:t>2</w:t>
      </w:r>
      <w:ins w:id="428" w:author="Berti Emilio" w:date="2020-01-30T10:42:00Z">
        <w:r>
          <w:rPr>
            <w:lang w:val="en-GB"/>
          </w:rPr>
        </w:r>
      </w:ins>
      <w:commentRangeEnd w:id="64"/>
      <w:r>
        <w:commentReference w:id="64"/>
      </w:r>
      <w:r>
        <w:rPr>
          <w:lang w:val="en-GB"/>
        </w:rPr>
        <w:t>).</w:t>
        <w:rPrChange w:id="0" w:author="Berti Emilio" w:date="2020-01-29T14:21:00Z"/>
      </w:r>
    </w:p>
    <w:p>
      <w:pPr>
        <w:pStyle w:val="TextBody"/>
        <w:rPr>
          <w:lang w:val="en-GB"/>
        </w:rPr>
      </w:pPr>
      <w:r>
        <w:rPr>
          <w:lang w:val="en-GB"/>
        </w:rPr>
        <w:t xml:space="preserve">In protected areas &gt;= 5,000 km^2, we found a significantly lower number of species in trophic levels under current conditions than in the present-natural scenario except for small herbivores and small carnivores (Table 1, figure </w:t>
      </w:r>
      <w:r>
        <w:rPr>
          <w:lang w:val="en-GB"/>
        </w:rPr>
        <w:t>2</w:t>
      </w:r>
      <w:r>
        <w:rPr>
          <w:lang w:val="en-GB"/>
        </w:rPr>
        <w:t xml:space="preserve">). The largest decrease in the number of species was for megacarnivores </w:t>
      </w:r>
      <w:r>
        <w:rPr>
          <w:lang w:val="en-GB"/>
        </w:rPr>
        <w:t>(d = 1.24, very large effect size)</w:t>
      </w:r>
      <w:r>
        <w:rPr>
          <w:lang w:val="en-GB"/>
        </w:rPr>
        <w:t xml:space="preserve">, megaherbivores </w:t>
      </w:r>
      <w:r>
        <w:rPr>
          <w:lang w:val="en-GB"/>
        </w:rPr>
        <w:t xml:space="preserve">(1.79, very large </w:t>
      </w:r>
      <w:r>
        <w:rPr>
          <w:i w:val="false"/>
          <w:iCs w:val="false"/>
          <w:lang w:val="en-GB"/>
        </w:rPr>
        <w:t>effect size)</w:t>
      </w:r>
      <w:r>
        <w:rPr>
          <w:lang w:val="en-GB"/>
        </w:rPr>
        <w:t xml:space="preserve"> </w:t>
      </w:r>
      <w:r>
        <w:rPr>
          <w:lang w:val="en-GB"/>
        </w:rPr>
        <w:t xml:space="preserve">, and large herbivores </w:t>
      </w:r>
      <w:r>
        <w:rPr>
          <w:lang w:val="en-GB"/>
        </w:rPr>
        <w:t>(d = 0.82</w:t>
      </w:r>
      <w:r>
        <w:rPr>
          <w:lang w:val="en-GB"/>
        </w:rPr>
        <w:t xml:space="preserve">, </w:t>
      </w:r>
      <w:r>
        <w:rPr>
          <w:lang w:val="en-GB"/>
        </w:rPr>
        <w:t>large effect size)</w:t>
      </w:r>
      <w:r>
        <w:rPr>
          <w:lang w:val="en-GB"/>
        </w:rPr>
        <w:t xml:space="preserve">. </w:t>
      </w:r>
      <w:r>
        <w:rPr>
          <w:lang w:val="en-GB"/>
        </w:rPr>
        <w:t>Large carnivores’ number was also significantly lower in the current than in the present-natural scenario, but with smaller magnitude of the difference (</w:t>
      </w:r>
      <w:r>
        <w:rPr>
          <w:i/>
          <w:iCs/>
          <w:lang w:val="en-GB"/>
        </w:rPr>
        <w:t>d</w:t>
      </w:r>
      <w:r>
        <w:rPr>
          <w:i w:val="false"/>
          <w:iCs w:val="false"/>
          <w:lang w:val="en-GB"/>
        </w:rPr>
        <w:t xml:space="preserve"> = 0.35, small effect size</w:t>
      </w:r>
      <w:r>
        <w:rPr>
          <w:lang w:val="en-GB"/>
        </w:rPr>
        <w:t xml:space="preserve">). </w:t>
      </w:r>
      <w:r>
        <w:rPr>
          <w:lang w:val="en-GB"/>
        </w:rPr>
        <w:t xml:space="preserve">Small carnivores and small herbivores were not significantly affected by extinctions. Under the rewilding scenario, the number of megacarnivores </w:t>
      </w:r>
      <w:r>
        <w:rPr>
          <w:lang w:val="en-GB"/>
        </w:rPr>
        <w:t>(d = 0.60, medium effect size)</w:t>
      </w:r>
      <w:r>
        <w:rPr>
          <w:lang w:val="en-GB"/>
        </w:rPr>
        <w:t xml:space="preserve">, megaherbivores </w:t>
      </w:r>
      <w:r>
        <w:rPr>
          <w:lang w:val="en-GB"/>
        </w:rPr>
        <w:t>(d = 0.61, medium effect size)</w:t>
      </w:r>
      <w:r>
        <w:rPr>
          <w:lang w:val="en-GB"/>
        </w:rPr>
        <w:t xml:space="preserve">, and large herbivores </w:t>
      </w:r>
      <w:r>
        <w:rPr>
          <w:lang w:val="en-GB"/>
        </w:rPr>
        <w:t xml:space="preserve">(d = 0.33, small effect size) </w:t>
      </w:r>
      <w:r>
        <w:rPr>
          <w:lang w:val="en-GB"/>
        </w:rPr>
        <w:t xml:space="preserve">significantly increased from current conditions, </w:t>
      </w:r>
      <w:r>
        <w:rPr>
          <w:lang w:val="en-GB"/>
        </w:rPr>
        <w:t>whereas the number of large carnivores did not significantly increased (P =0.06)</w:t>
      </w:r>
      <w:r>
        <w:rPr>
          <w:lang w:val="en-GB"/>
        </w:rPr>
        <w:t>.</w:t>
      </w:r>
      <w:r>
        <w:rPr>
          <w:lang w:val="en-GB"/>
        </w:rPr>
        <w:commentReference w:id="65"/>
      </w:r>
      <w:ins w:id="429" w:author="Berti Emilio" w:date="2020-01-30T10:41:00Z">
        <w:r>
          <w:rPr>
            <w:lang w:val="en-GB"/>
          </w:rPr>
          <w:commentReference w:id="66"/>
        </w:r>
      </w:ins>
      <w:r>
        <w:rPr>
          <w:lang w:val="en-GB"/>
        </w:rPr>
        <w:t xml:space="preserve"> </w:t>
      </w:r>
      <w:r>
        <w:rPr>
          <w:lang w:val="en-GB"/>
        </w:rPr>
        <w:t>T</w:t>
      </w:r>
      <w:r>
        <w:rPr>
          <w:lang w:val="en-GB"/>
        </w:rPr>
        <w:t xml:space="preserve">he number of species </w:t>
      </w:r>
      <w:r>
        <w:rPr>
          <w:lang w:val="en-GB"/>
        </w:rPr>
        <w:t>in the rewilding scenario was not completely restored to present-natural, but there were statistically significant differences</w:t>
      </w:r>
      <w:r>
        <w:rPr>
          <w:lang w:val="en-GB"/>
        </w:rPr>
        <w:t xml:space="preserve"> </w:t>
      </w:r>
      <w:r>
        <w:rPr>
          <w:lang w:val="en-GB"/>
        </w:rPr>
        <w:t>for</w:t>
      </w:r>
      <w:r>
        <w:rPr>
          <w:lang w:val="en-GB"/>
        </w:rPr>
        <w:t xml:space="preserve"> megacarnivore</w:t>
      </w:r>
      <w:r>
        <w:rPr>
          <w:lang w:val="en-GB"/>
        </w:rPr>
        <w:t>s (d = 0.64, medium effect size), megaherbivores (d = 1.18, large effect size)</w:t>
      </w:r>
      <w:r>
        <w:rPr>
          <w:lang w:val="en-GB"/>
        </w:rPr>
        <w:t>, large carnivore</w:t>
      </w:r>
      <w:r>
        <w:rPr>
          <w:lang w:val="en-GB"/>
        </w:rPr>
        <w:t>s (d = 0.22, small effect size), and large herbivores (d = 0.49, small effect size)</w:t>
      </w:r>
      <w:r>
        <w:rPr>
          <w:lang w:val="en-GB"/>
        </w:rPr>
        <w:t xml:space="preserve">. In the large random areas we observed similar </w:t>
      </w:r>
      <w:r>
        <w:rPr>
          <w:lang w:val="en-GB"/>
        </w:rPr>
        <w:t>patterns, but with higher effect sizes</w:t>
      </w:r>
      <w:r>
        <w:rPr>
          <w:lang w:val="en-GB"/>
        </w:rPr>
        <w:commentReference w:id="67"/>
      </w:r>
      <w:r>
        <w:rPr>
          <w:lang w:val="en-GB"/>
        </w:rPr>
        <w:t>(</w:t>
      </w:r>
      <w:r>
        <w:rPr>
          <w:lang w:val="en-GB"/>
        </w:rPr>
        <w:t xml:space="preserve">Table1, </w:t>
      </w:r>
      <w:r>
        <w:rPr>
          <w:lang w:val="en-GB"/>
        </w:rPr>
        <w:t>figure 2).</w:t>
      </w:r>
    </w:p>
    <w:p>
      <w:pPr>
        <w:pStyle w:val="TextBody"/>
        <w:rPr>
          <w:lang w:val="en-GB"/>
        </w:rPr>
      </w:pPr>
      <w:r>
        <w:rPr>
          <w:lang w:val="en-GB"/>
        </w:rPr>
      </w:r>
    </w:p>
    <w:p>
      <w:pPr>
        <w:pStyle w:val="TextBody"/>
        <w:rPr>
          <w:lang w:val="en-GB"/>
        </w:rPr>
      </w:pPr>
      <w:r>
        <w:rPr>
          <w:lang w:val="en-GB"/>
        </w:rPr>
      </w:r>
    </w:p>
    <w:p>
      <w:pPr>
        <w:pStyle w:val="TextBody"/>
        <w:rPr>
          <w:lang w:val="en-GB"/>
        </w:rPr>
      </w:pPr>
      <w:r>
        <w:rPr>
          <w:lang w:val="en-GB"/>
        </w:rPr>
      </w:r>
    </w:p>
    <w:p>
      <w:pPr>
        <w:pStyle w:val="TextBody"/>
        <w:rPr>
          <w:lang w:val="en-GB"/>
        </w:rPr>
      </w:pPr>
      <w:r>
        <w:rPr>
          <w:lang w:val="en-GB"/>
        </w:rPr>
      </w:r>
    </w:p>
    <w:p>
      <w:pPr>
        <w:pStyle w:val="TextBody"/>
        <w:rPr>
          <w:lang w:val="en-GB"/>
        </w:rPr>
      </w:pPr>
      <w:r>
        <w:rPr>
          <w:lang w:val="en-GB"/>
        </w:rPr>
      </w:r>
    </w:p>
    <w:p>
      <w:pPr>
        <w:pStyle w:val="TextBody"/>
        <w:rPr>
          <w:lang w:val="en-GB"/>
        </w:rPr>
      </w:pPr>
      <w:r>
        <w:rPr>
          <w:lang w:val="en-GB"/>
        </w:rPr>
      </w:r>
    </w:p>
    <w:p>
      <w:pPr>
        <w:pStyle w:val="TextBody"/>
        <w:rPr>
          <w:lang w:val="en-GB"/>
        </w:rPr>
      </w:pPr>
      <w:r>
        <w:rPr>
          <w:lang w:val="en-GB"/>
        </w:rPr>
      </w:r>
    </w:p>
    <w:p>
      <w:pPr>
        <w:pStyle w:val="TextBody"/>
        <w:rPr>
          <w:lang w:val="en-GB"/>
        </w:rPr>
      </w:pPr>
      <w:r>
        <w:rPr>
          <w:lang w:val="en-GB"/>
        </w:rPr>
      </w:r>
    </w:p>
    <w:p>
      <w:pPr>
        <w:pStyle w:val="TextBody"/>
        <w:rPr>
          <w:lang w:val="en-GB"/>
        </w:rPr>
      </w:pPr>
      <w:r>
        <w:rPr>
          <w:lang w:val="en-GB"/>
          <w:rPrChange w:id="0" w:author="Berti Emilio" w:date="2020-01-29T14:21:00Z"/>
        </w:rPr>
        <w:rPrChange w:id="0" w:author="Berti Emilio" w:date="2020-01-29T14:21:00Z"/>
      </w:r>
    </w:p>
    <w:p>
      <w:pPr>
        <w:pStyle w:val="TextBody"/>
        <w:rPr>
          <w:lang w:val="en-GB"/>
        </w:rPr>
      </w:pPr>
      <w:r>
        <w:rPr>
          <w:lang w:val="en-GB"/>
          <w:rPrChange w:id="0" w:author="Berti Emilio" w:date="2020-01-29T14:21:00Z"/>
        </w:rPr>
        <w:t xml:space="preserve">Table 1: </w:t>
      </w:r>
      <w:del w:id="432" w:author="Berti Emilio" w:date="2020-01-28T15:44:00Z">
        <w:r>
          <w:rPr>
            <w:lang w:val="en-GB"/>
          </w:rPr>
          <w:commentReference w:id="68"/>
        </w:r>
      </w:del>
      <w:ins w:id="433" w:author="Berti Emilio" w:date="2020-01-28T15:44:00Z">
        <w:r>
          <w:rPr>
            <w:lang w:val="en-GB"/>
          </w:rPr>
          <w:t xml:space="preserve">Standardized </w:t>
        </w:r>
      </w:ins>
      <w:del w:id="434" w:author="Berti Emilio" w:date="2020-01-28T15:44:00Z">
        <w:r>
          <w:rPr>
            <w:lang w:val="en-GB"/>
          </w:rPr>
          <w:delText>D</w:delText>
        </w:r>
      </w:del>
      <w:ins w:id="435" w:author="Berti Emilio" w:date="2020-01-28T15:44:00Z">
        <w:r>
          <w:rPr>
            <w:lang w:val="en-GB"/>
          </w:rPr>
          <w:t>d</w:t>
        </w:r>
      </w:ins>
      <w:r>
        <w:rPr>
          <w:lang w:val="en-GB"/>
          <w:rPrChange w:id="0" w:author="Berti Emilio" w:date="2020-01-29T14:21:00Z"/>
        </w:rPr>
        <w:t xml:space="preserve">ifferences between </w:t>
      </w:r>
      <w:del w:id="437" w:author="Berti Emilio" w:date="2020-01-28T15:44:00Z">
        <w:r>
          <w:rPr>
            <w:lang w:val="en-GB"/>
          </w:rPr>
          <w:delText>regression</w:delText>
        </w:r>
      </w:del>
      <w:del w:id="438" w:author="Berti Emilio" w:date="2020-01-28T15:45:00Z">
        <w:r>
          <w:rPr>
            <w:lang w:val="en-GB"/>
          </w:rPr>
          <w:delText xml:space="preserve"> </w:delText>
        </w:r>
      </w:del>
      <w:r>
        <w:rPr>
          <w:lang w:val="en-GB"/>
          <w:rPrChange w:id="0" w:author="Berti Emilio" w:date="2020-01-29T14:21:00Z"/>
        </w:rPr>
        <w:t xml:space="preserve">coefficients estimates from generalised linear mixed models for the number of species per trophic level among the present-natural, current, and rewilding scenarios. </w:t>
      </w:r>
      <w:commentRangeStart w:id="69"/>
      <w:r>
        <w:rPr>
          <w:lang w:val="en-GB"/>
          <w:rPrChange w:id="0" w:author="Berti Emilio" w:date="2020-01-29T14:21:00Z"/>
        </w:rPr>
        <w:t>The</w:t>
      </w:r>
      <w:ins w:id="441" w:author="Berti Emilio" w:date="2020-01-28T15:56:00Z">
        <w:r>
          <w:rPr>
            <w:lang w:val="en-GB"/>
          </w:rPr>
          <w:t xml:space="preserve"> standardized</w:t>
        </w:r>
      </w:ins>
      <w:r>
        <w:rPr>
          <w:lang w:val="en-GB"/>
          <w:rPrChange w:id="0" w:author="Berti Emilio" w:date="2020-01-29T14:21:00Z"/>
        </w:rPr>
        <w:t xml:space="preserve"> differences</w:t>
      </w:r>
      <w:ins w:id="443" w:author="Berti Emilio" w:date="2020-01-28T15:49:00Z">
        <w:r>
          <w:rPr>
            <w:lang w:val="en-GB"/>
          </w:rPr>
          <w:t xml:space="preserve"> (</w:t>
        </w:r>
      </w:ins>
      <w:ins w:id="444" w:author="Berti Emilio" w:date="2020-01-28T15:49:00Z">
        <w:r>
          <w:rPr>
            <w:i/>
            <w:iCs/>
            <w:lang w:val="en-GB"/>
          </w:rPr>
          <w:t>d</w:t>
        </w:r>
      </w:ins>
      <w:ins w:id="445" w:author="Berti Emilio" w:date="2020-01-28T15:49:00Z">
        <w:r>
          <w:rPr>
            <w:i w:val="false"/>
            <w:iCs w:val="false"/>
            <w:lang w:val="en-GB"/>
          </w:rPr>
          <w:t>)</w:t>
        </w:r>
      </w:ins>
      <w:ins w:id="446" w:author="Berti Emilio" w:date="2020-01-30T10:43:00Z">
        <w:r>
          <w:rPr>
            <w:lang w:val="en-GB"/>
          </w:rPr>
        </w:r>
      </w:ins>
      <w:commentRangeEnd w:id="69"/>
      <w:r>
        <w:commentReference w:id="69"/>
      </w:r>
      <w:r>
        <w:rPr>
          <w:lang w:val="en-GB"/>
          <w:rPrChange w:id="0" w:author="Berti Emilio" w:date="2020-01-29T14:21:00Z"/>
        </w:rPr>
        <w:t xml:space="preserve"> were obtained using multiple pair-wise contrasts accounting for variation across biogeographic realms and food webs. </w:t>
      </w:r>
      <w:del w:id="448" w:author="Berti Emilio" w:date="2020-01-28T15:37:00Z">
        <w:r>
          <w:rPr>
            <w:lang w:val="en-GB"/>
          </w:rPr>
          <w:delText xml:space="preserve">Superscripts show the </w:delText>
        </w:r>
      </w:del>
      <w:ins w:id="449" w:author="Berti Emilio" w:date="2020-01-28T15:49:00Z">
        <w:r>
          <w:rPr>
            <w:lang w:val="en-GB"/>
          </w:rPr>
          <w:t>Significance of the contrast (</w:t>
        </w:r>
      </w:ins>
      <w:ins w:id="450" w:author="Scott William Jarvie" w:date="2020-01-21T12:58:00Z">
        <w:r>
          <w:rPr>
            <w:i/>
            <w:iCs/>
            <w:lang w:val="en-GB"/>
          </w:rPr>
          <w:t>P</w:t>
        </w:r>
      </w:ins>
      <w:del w:id="451" w:author="Scott William Jarvie" w:date="2020-01-21T12:58:00Z">
        <w:r>
          <w:rPr>
            <w:i/>
            <w:iCs/>
            <w:lang w:val="en-GB"/>
          </w:rPr>
          <w:delText>p</w:delText>
        </w:r>
      </w:del>
      <w:del w:id="452" w:author="Berti Emilio" w:date="2020-01-28T15:49:00Z">
        <w:r>
          <w:rPr>
            <w:i/>
            <w:iCs/>
            <w:lang w:val="en-GB"/>
          </w:rPr>
          <w:delText xml:space="preserve">-value </w:delText>
        </w:r>
      </w:del>
      <w:ins w:id="453" w:author="Berti Emilio" w:date="2020-01-28T15:49:00Z">
        <w:r>
          <w:rPr>
            <w:i w:val="false"/>
            <w:iCs w:val="false"/>
            <w:lang w:val="en-GB"/>
          </w:rPr>
          <w:t>)</w:t>
        </w:r>
      </w:ins>
      <w:del w:id="454" w:author="Berti Emilio" w:date="2020-01-28T15:49:00Z">
        <w:r>
          <w:rPr>
            <w:i w:val="false"/>
            <w:iCs w:val="false"/>
            <w:lang w:val="en-GB"/>
          </w:rPr>
          <w:delText xml:space="preserve">of the contrasts </w:delText>
        </w:r>
      </w:del>
      <w:ins w:id="455" w:author="Berti Emilio" w:date="2020-01-28T15:49:00Z">
        <w:r>
          <w:rPr>
            <w:i w:val="false"/>
            <w:iCs w:val="false"/>
            <w:lang w:val="en-GB"/>
          </w:rPr>
          <w:t xml:space="preserve"> was </w:t>
        </w:r>
      </w:ins>
      <w:r>
        <w:rPr>
          <w:i w:val="false"/>
          <w:iCs w:val="false"/>
          <w:lang w:val="en-GB"/>
          <w:rPrChange w:id="0" w:author="Berti Emilio" w:date="2020-01-29T14:21:00Z"/>
        </w:rPr>
        <w:t>adjusted with Bonferroni correction</w:t>
      </w:r>
      <w:ins w:id="457" w:author="Berti Emilio" w:date="2020-01-28T15:49:00Z">
        <w:r>
          <w:rPr>
            <w:i w:val="false"/>
            <w:iCs w:val="false"/>
            <w:lang w:val="en-GB"/>
          </w:rPr>
          <w:t>. E</w:t>
        </w:r>
      </w:ins>
      <w:ins w:id="458" w:author="Berti Emilio" w:date="2020-01-28T15:50:00Z">
        <w:r>
          <w:rPr>
            <w:i w:val="false"/>
            <w:iCs w:val="false"/>
            <w:lang w:val="en-GB"/>
          </w:rPr>
          <w:t>ffect sizes indicate the magnitude of the change</w:t>
        </w:r>
      </w:ins>
      <w:del w:id="459" w:author="Berti Emilio" w:date="2020-01-28T15:50:00Z">
        <w:r>
          <w:rPr>
            <w:i w:val="false"/>
            <w:iCs w:val="false"/>
            <w:lang w:val="en-GB"/>
          </w:rPr>
          <w:delText xml:space="preserve"> and subscripts show the magnitude of the effect size of the change using Cohen's </w:delText>
        </w:r>
      </w:del>
      <w:del w:id="460" w:author="Berti Emilio" w:date="2020-01-28T15:50:00Z">
        <w:r>
          <w:rPr>
            <w:i/>
            <w:iCs/>
            <w:lang w:val="en-GB"/>
          </w:rPr>
          <w:delText>d</w:delText>
        </w:r>
      </w:del>
      <w:del w:id="461" w:author="Berti Emilio" w:date="2020-01-28T15:50:00Z">
        <w:r>
          <w:rPr>
            <w:i w:val="false"/>
            <w:iCs w:val="false"/>
            <w:lang w:val="en-GB"/>
          </w:rPr>
          <w:delText xml:space="preserve">: </w:delText>
        </w:r>
      </w:del>
      <w:del w:id="462" w:author="Berti Emilio" w:date="2020-01-28T15:50:00Z">
        <w:r>
          <w:rPr>
            <w:i w:val="false"/>
            <w:iCs w:val="false"/>
            <w:lang w:val="en-GB"/>
          </w:rPr>
          <w:commentReference w:id="70"/>
        </w:r>
      </w:del>
      <w:del w:id="463" w:author="Berti Emilio" w:date="2020-01-28T15:50:00Z">
        <w:r>
          <w:rPr>
            <w:i w:val="false"/>
            <w:iCs w:val="false"/>
            <w:lang w:val="en-GB"/>
          </w:rPr>
          <w:delText xml:space="preserve">very small, </w:delText>
        </w:r>
      </w:del>
      <w:del w:id="464" w:author="Berti Emilio" w:date="2020-01-28T15:50:00Z">
        <w:r>
          <w:rPr>
            <w:i/>
            <w:iCs/>
            <w:lang w:val="en-GB"/>
          </w:rPr>
          <w:delText>d</w:delText>
        </w:r>
      </w:del>
      <w:del w:id="465" w:author="Berti Emilio" w:date="2020-01-28T15:50:00Z">
        <w:r>
          <w:rPr>
            <w:i w:val="false"/>
            <w:iCs w:val="false"/>
            <w:lang w:val="en-GB"/>
          </w:rPr>
          <w:delText xml:space="preserve"> &lt; 0.20; small </w:delText>
        </w:r>
      </w:del>
      <w:del w:id="466" w:author="Berti Emilio" w:date="2020-01-28T15:50:00Z">
        <w:r>
          <w:rPr>
            <w:i/>
            <w:iCs/>
            <w:lang w:val="en-GB"/>
          </w:rPr>
          <w:delText>d</w:delText>
        </w:r>
      </w:del>
      <w:del w:id="467" w:author="Berti Emilio" w:date="2020-01-28T15:50:00Z">
        <w:r>
          <w:rPr>
            <w:i w:val="false"/>
            <w:iCs w:val="false"/>
            <w:lang w:val="en-GB"/>
          </w:rPr>
          <w:delText xml:space="preserve"> = 0.20</w:delText>
        </w:r>
      </w:del>
      <w:del w:id="468" w:author="Scott William Jarvie" w:date="2020-01-21T12:54:00Z">
        <w:r>
          <w:rPr>
            <w:i w:val="false"/>
            <w:iCs w:val="false"/>
            <w:lang w:val="en-GB"/>
          </w:rPr>
          <w:delText>-</w:delText>
        </w:r>
      </w:del>
      <w:del w:id="469" w:author="Berti Emilio" w:date="2020-01-28T15:50:00Z">
        <w:r>
          <w:rPr>
            <w:i w:val="false"/>
            <w:iCs w:val="false"/>
            <w:lang w:val="en-GB"/>
          </w:rPr>
          <w:delText xml:space="preserve">–0.49; medium </w:delText>
        </w:r>
      </w:del>
      <w:del w:id="470" w:author="Berti Emilio" w:date="2020-01-28T15:50:00Z">
        <w:r>
          <w:rPr>
            <w:i/>
            <w:iCs/>
            <w:lang w:val="en-GB"/>
          </w:rPr>
          <w:delText>d</w:delText>
        </w:r>
      </w:del>
      <w:del w:id="471" w:author="Berti Emilio" w:date="2020-01-28T15:50:00Z">
        <w:r>
          <w:rPr>
            <w:i w:val="false"/>
            <w:iCs w:val="false"/>
            <w:lang w:val="en-GB"/>
          </w:rPr>
          <w:delText xml:space="preserve"> = 0.50–</w:delText>
        </w:r>
      </w:del>
      <w:del w:id="472" w:author="Scott William Jarvie" w:date="2020-01-21T12:54:00Z">
        <w:r>
          <w:rPr>
            <w:i w:val="false"/>
            <w:iCs w:val="false"/>
            <w:lang w:val="en-GB"/>
          </w:rPr>
          <w:delText>-</w:delText>
        </w:r>
      </w:del>
      <w:del w:id="473" w:author="Berti Emilio" w:date="2020-01-28T15:50:00Z">
        <w:r>
          <w:rPr>
            <w:i w:val="false"/>
            <w:iCs w:val="false"/>
            <w:lang w:val="en-GB"/>
          </w:rPr>
          <w:delText xml:space="preserve">–0.79; large, </w:delText>
        </w:r>
      </w:del>
      <w:del w:id="474" w:author="Berti Emilio" w:date="2020-01-28T15:50:00Z">
        <w:r>
          <w:rPr>
            <w:i/>
            <w:iCs/>
            <w:lang w:val="en-GB"/>
          </w:rPr>
          <w:delText>d</w:delText>
        </w:r>
      </w:del>
      <w:del w:id="475" w:author="Berti Emilio" w:date="2020-01-28T15:50:00Z">
        <w:r>
          <w:rPr>
            <w:i w:val="false"/>
            <w:iCs w:val="false"/>
            <w:lang w:val="en-GB"/>
          </w:rPr>
          <w:delText xml:space="preserve"> = 0.80</w:delText>
        </w:r>
      </w:del>
      <w:del w:id="476" w:author="Scott William Jarvie" w:date="2020-01-21T12:54:00Z">
        <w:r>
          <w:rPr>
            <w:i w:val="false"/>
            <w:iCs w:val="false"/>
            <w:lang w:val="en-GB"/>
          </w:rPr>
          <w:delText>-</w:delText>
        </w:r>
      </w:del>
      <w:del w:id="477" w:author="Berti Emilio" w:date="2020-01-28T15:50:00Z">
        <w:r>
          <w:rPr>
            <w:i w:val="false"/>
            <w:iCs w:val="false"/>
            <w:lang w:val="en-GB"/>
          </w:rPr>
          <w:delText xml:space="preserve">–1.20; very large, </w:delText>
        </w:r>
      </w:del>
      <w:del w:id="478" w:author="Berti Emilio" w:date="2020-01-28T15:50:00Z">
        <w:r>
          <w:rPr>
            <w:i/>
            <w:iCs/>
            <w:lang w:val="en-GB"/>
          </w:rPr>
          <w:delText>d</w:delText>
        </w:r>
      </w:del>
      <w:del w:id="479" w:author="Berti Emilio" w:date="2020-01-28T15:50:00Z">
        <w:r>
          <w:rPr>
            <w:i w:val="false"/>
            <w:iCs w:val="false"/>
            <w:lang w:val="en-GB"/>
          </w:rPr>
          <w:delText xml:space="preserve"> = 1.20</w:delText>
        </w:r>
      </w:del>
      <w:del w:id="480" w:author="Scott William Jarvie" w:date="2020-01-21T12:55:00Z">
        <w:r>
          <w:rPr>
            <w:i w:val="false"/>
            <w:iCs w:val="false"/>
            <w:lang w:val="en-GB"/>
          </w:rPr>
          <w:delText>-</w:delText>
        </w:r>
      </w:del>
      <w:del w:id="481" w:author="Berti Emilio" w:date="2020-01-28T15:50:00Z">
        <w:r>
          <w:rPr>
            <w:i w:val="false"/>
            <w:iCs w:val="false"/>
            <w:lang w:val="en-GB"/>
          </w:rPr>
          <w:delText>2.00; and huge, d &gt;= 2.00</w:delText>
        </w:r>
      </w:del>
      <w:r>
        <w:rPr>
          <w:i w:val="false"/>
          <w:iCs w:val="false"/>
          <w:lang w:val="en-GB"/>
          <w:rPrChange w:id="0" w:author="Berti Emilio" w:date="2020-01-29T14:21:00Z"/>
        </w:rPr>
        <w:t>.</w:t>
      </w:r>
      <w:ins w:id="483" w:author="Berti Emilio" w:date="2020-01-30T10:45:00Z">
        <w:r>
          <w:rPr>
            <w:lang w:val="en-GB"/>
          </w:rPr>
          <w:commentReference w:id="71"/>
        </w:r>
      </w:ins>
    </w:p>
    <w:p>
      <w:pPr>
        <w:pStyle w:val="TextBody"/>
        <w:rPr>
          <w:lang w:val="en-GB"/>
        </w:rPr>
      </w:pPr>
      <w:r>
        <w:rPr>
          <w:lang w:val="en-GB"/>
        </w:rPr>
      </w:r>
    </w:p>
    <w:tbl>
      <w:tblPr>
        <w:tblW w:w="11963" w:type="dxa"/>
        <w:jc w:val="left"/>
        <w:tblInd w:w="-1632" w:type="dxa"/>
        <w:tblBorders>
          <w:bottom w:val="single" w:sz="2" w:space="0" w:color="000000"/>
          <w:insideH w:val="single" w:sz="2" w:space="0" w:color="000000"/>
        </w:tblBorders>
        <w:tblCellMar>
          <w:top w:w="55" w:type="dxa"/>
          <w:left w:w="55" w:type="dxa"/>
          <w:bottom w:w="55" w:type="dxa"/>
          <w:right w:w="55" w:type="dxa"/>
        </w:tblCellMar>
      </w:tblPr>
      <w:tblGrid>
        <w:gridCol w:w="4478"/>
        <w:gridCol w:w="622"/>
        <w:gridCol w:w="743"/>
        <w:gridCol w:w="1132"/>
        <w:gridCol w:w="53"/>
        <w:gridCol w:w="570"/>
        <w:gridCol w:w="682"/>
        <w:gridCol w:w="1133"/>
        <w:gridCol w:w="56"/>
        <w:gridCol w:w="619"/>
        <w:gridCol w:w="740"/>
        <w:gridCol w:w="1135"/>
      </w:tblGrid>
      <w:tr>
        <w:trPr/>
        <w:tc>
          <w:tcPr>
            <w:tcW w:w="4478" w:type="dxa"/>
            <w:tcBorders>
              <w:bottom w:val="single" w:sz="2" w:space="0" w:color="000000"/>
              <w:insideH w:val="single" w:sz="2" w:space="0" w:color="000000"/>
            </w:tcBorders>
            <w:shd w:fill="auto" w:val="clear"/>
          </w:tcPr>
          <w:p>
            <w:pPr>
              <w:pStyle w:val="TableContents"/>
              <w:spacing w:before="0" w:after="200"/>
              <w:jc w:val="center"/>
              <w:rPr>
                <w:b/>
                <w:b/>
                <w:bCs/>
                <w:sz w:val="20"/>
                <w:szCs w:val="20"/>
              </w:rPr>
            </w:pPr>
            <w:r>
              <w:rPr>
                <w:b/>
                <w:bCs/>
                <w:sz w:val="20"/>
                <w:szCs w:val="20"/>
              </w:rPr>
              <w:t>Trophic level</w:t>
            </w:r>
          </w:p>
        </w:tc>
        <w:tc>
          <w:tcPr>
            <w:tcW w:w="2497" w:type="dxa"/>
            <w:gridSpan w:val="3"/>
            <w:tcBorders>
              <w:bottom w:val="single" w:sz="2" w:space="0" w:color="000000"/>
              <w:insideH w:val="single" w:sz="2" w:space="0" w:color="000000"/>
            </w:tcBorders>
            <w:shd w:fill="auto" w:val="clear"/>
          </w:tcPr>
          <w:p>
            <w:pPr>
              <w:pStyle w:val="TableContents"/>
              <w:spacing w:before="0" w:after="200"/>
              <w:jc w:val="center"/>
              <w:rPr>
                <w:b/>
                <w:b/>
                <w:bCs/>
                <w:sz w:val="20"/>
                <w:szCs w:val="20"/>
              </w:rPr>
            </w:pPr>
            <w:r>
              <w:rPr>
                <w:b/>
                <w:bCs/>
                <w:sz w:val="20"/>
                <w:szCs w:val="20"/>
              </w:rPr>
              <w:t xml:space="preserve">Present-natural – current </w:t>
            </w:r>
          </w:p>
        </w:tc>
        <w:tc>
          <w:tcPr>
            <w:tcW w:w="53" w:type="dxa"/>
            <w:tcBorders>
              <w:bottom w:val="single" w:sz="2" w:space="0" w:color="000000"/>
              <w:insideH w:val="single" w:sz="2" w:space="0" w:color="000000"/>
            </w:tcBorders>
            <w:shd w:fill="auto" w:val="clear"/>
          </w:tcPr>
          <w:p>
            <w:pPr>
              <w:pStyle w:val="TableContents"/>
              <w:spacing w:before="0" w:after="200"/>
              <w:jc w:val="center"/>
              <w:rPr>
                <w:b/>
                <w:b/>
                <w:bCs/>
                <w:sz w:val="20"/>
                <w:szCs w:val="20"/>
              </w:rPr>
            </w:pPr>
            <w:r>
              <w:rPr>
                <w:b/>
                <w:bCs/>
                <w:sz w:val="20"/>
                <w:szCs w:val="20"/>
              </w:rPr>
            </w:r>
          </w:p>
        </w:tc>
        <w:tc>
          <w:tcPr>
            <w:tcW w:w="2385" w:type="dxa"/>
            <w:gridSpan w:val="3"/>
            <w:tcBorders>
              <w:bottom w:val="single" w:sz="2" w:space="0" w:color="000000"/>
              <w:insideH w:val="single" w:sz="2" w:space="0" w:color="000000"/>
            </w:tcBorders>
            <w:shd w:fill="auto" w:val="clear"/>
          </w:tcPr>
          <w:p>
            <w:pPr>
              <w:pStyle w:val="TableContents"/>
              <w:spacing w:before="0" w:after="200"/>
              <w:jc w:val="center"/>
              <w:rPr>
                <w:b/>
                <w:b/>
                <w:bCs/>
                <w:sz w:val="20"/>
                <w:szCs w:val="20"/>
              </w:rPr>
            </w:pPr>
            <w:r>
              <w:rPr>
                <w:b/>
                <w:bCs/>
                <w:sz w:val="20"/>
                <w:szCs w:val="20"/>
              </w:rPr>
              <w:t xml:space="preserve">Rewilding – current </w:t>
            </w:r>
          </w:p>
        </w:tc>
        <w:tc>
          <w:tcPr>
            <w:tcW w:w="56" w:type="dxa"/>
            <w:tcBorders>
              <w:bottom w:val="single" w:sz="2" w:space="0" w:color="000000"/>
              <w:insideH w:val="single" w:sz="2" w:space="0" w:color="000000"/>
            </w:tcBorders>
            <w:shd w:fill="auto" w:val="clear"/>
          </w:tcPr>
          <w:p>
            <w:pPr>
              <w:pStyle w:val="TableContents"/>
              <w:spacing w:before="0" w:after="200"/>
              <w:jc w:val="center"/>
              <w:rPr>
                <w:b/>
                <w:b/>
                <w:bCs/>
                <w:sz w:val="20"/>
                <w:szCs w:val="20"/>
              </w:rPr>
            </w:pPr>
            <w:r>
              <w:rPr>
                <w:b/>
                <w:bCs/>
                <w:sz w:val="20"/>
                <w:szCs w:val="20"/>
              </w:rPr>
            </w:r>
          </w:p>
        </w:tc>
        <w:tc>
          <w:tcPr>
            <w:tcW w:w="2494" w:type="dxa"/>
            <w:gridSpan w:val="3"/>
            <w:tcBorders>
              <w:bottom w:val="single" w:sz="2" w:space="0" w:color="000000"/>
              <w:insideH w:val="single" w:sz="2" w:space="0" w:color="000000"/>
            </w:tcBorders>
            <w:shd w:fill="auto" w:val="clear"/>
          </w:tcPr>
          <w:p>
            <w:pPr>
              <w:pStyle w:val="TableContents"/>
              <w:spacing w:before="0" w:after="200"/>
              <w:jc w:val="center"/>
              <w:rPr>
                <w:b/>
                <w:b/>
                <w:bCs/>
                <w:sz w:val="20"/>
                <w:szCs w:val="20"/>
              </w:rPr>
            </w:pPr>
            <w:r>
              <w:rPr>
                <w:b/>
                <w:bCs/>
                <w:sz w:val="20"/>
                <w:szCs w:val="20"/>
              </w:rPr>
              <w:t xml:space="preserve">Present-natural – rewilding </w:t>
            </w:r>
          </w:p>
        </w:tc>
      </w:tr>
      <w:tr>
        <w:trPr>
          <w:trHeight w:val="468" w:hRule="atLeast"/>
        </w:trPr>
        <w:tc>
          <w:tcPr>
            <w:tcW w:w="4478" w:type="dxa"/>
            <w:vMerge w:val="restart"/>
            <w:tcBorders/>
            <w:shd w:fill="auto" w:val="clear"/>
          </w:tcPr>
          <w:p>
            <w:pPr>
              <w:pStyle w:val="Normal"/>
              <w:spacing w:before="0" w:after="200"/>
              <w:rPr/>
            </w:pPr>
            <w:r>
              <w:rPr/>
            </w:r>
          </w:p>
        </w:tc>
        <w:tc>
          <w:tcPr>
            <w:tcW w:w="622" w:type="dxa"/>
            <w:tcBorders/>
            <w:shd w:fill="auto" w:val="clear"/>
          </w:tcPr>
          <w:p>
            <w:pPr>
              <w:pStyle w:val="TableContents"/>
              <w:spacing w:before="0" w:after="200"/>
              <w:jc w:val="center"/>
              <w:rPr>
                <w:b/>
                <w:b/>
                <w:bCs/>
                <w:i/>
                <w:i/>
                <w:iCs/>
                <w:sz w:val="20"/>
                <w:szCs w:val="20"/>
              </w:rPr>
            </w:pPr>
            <w:r>
              <w:rPr>
                <w:b/>
                <w:bCs/>
                <w:i/>
                <w:iCs/>
                <w:sz w:val="20"/>
                <w:szCs w:val="20"/>
              </w:rPr>
              <w:t>d</w:t>
            </w:r>
          </w:p>
        </w:tc>
        <w:tc>
          <w:tcPr>
            <w:tcW w:w="743" w:type="dxa"/>
            <w:tcBorders/>
            <w:shd w:fill="auto" w:val="clear"/>
          </w:tcPr>
          <w:p>
            <w:pPr>
              <w:pStyle w:val="TableContents"/>
              <w:spacing w:before="0" w:after="200"/>
              <w:jc w:val="center"/>
              <w:rPr>
                <w:b/>
                <w:b/>
                <w:bCs/>
                <w:i/>
                <w:i/>
                <w:iCs/>
                <w:sz w:val="20"/>
                <w:szCs w:val="20"/>
              </w:rPr>
            </w:pPr>
            <w:r>
              <w:rPr>
                <w:b/>
                <w:bCs/>
                <w:i/>
                <w:iCs/>
                <w:sz w:val="20"/>
                <w:szCs w:val="20"/>
              </w:rPr>
              <w:t>P</w:t>
            </w:r>
          </w:p>
        </w:tc>
        <w:tc>
          <w:tcPr>
            <w:tcW w:w="1132" w:type="dxa"/>
            <w:tcBorders/>
            <w:shd w:fill="auto" w:val="clear"/>
          </w:tcPr>
          <w:p>
            <w:pPr>
              <w:pStyle w:val="TableContents"/>
              <w:spacing w:before="0" w:after="200"/>
              <w:jc w:val="center"/>
              <w:rPr>
                <w:b/>
                <w:b/>
                <w:bCs/>
                <w:i/>
                <w:i/>
                <w:iCs/>
                <w:sz w:val="20"/>
                <w:szCs w:val="20"/>
              </w:rPr>
            </w:pPr>
            <w:r>
              <w:rPr>
                <w:b/>
                <w:bCs/>
                <w:i/>
                <w:iCs/>
                <w:sz w:val="20"/>
                <w:szCs w:val="20"/>
              </w:rPr>
              <w:t>Effect size</w:t>
            </w:r>
          </w:p>
        </w:tc>
        <w:tc>
          <w:tcPr>
            <w:tcW w:w="53" w:type="dxa"/>
            <w:tcBorders/>
            <w:shd w:fill="auto" w:val="clear"/>
          </w:tcPr>
          <w:p>
            <w:pPr>
              <w:pStyle w:val="TableContents"/>
              <w:spacing w:before="0" w:after="200"/>
              <w:jc w:val="center"/>
              <w:rPr>
                <w:b/>
                <w:b/>
                <w:bCs/>
                <w:i/>
                <w:i/>
                <w:iCs/>
                <w:sz w:val="20"/>
                <w:szCs w:val="20"/>
              </w:rPr>
            </w:pPr>
            <w:r>
              <w:rPr>
                <w:b/>
                <w:bCs/>
                <w:i/>
                <w:iCs/>
                <w:sz w:val="20"/>
                <w:szCs w:val="20"/>
              </w:rPr>
            </w:r>
          </w:p>
        </w:tc>
        <w:tc>
          <w:tcPr>
            <w:tcW w:w="570" w:type="dxa"/>
            <w:tcBorders/>
            <w:shd w:fill="auto" w:val="clear"/>
          </w:tcPr>
          <w:p>
            <w:pPr>
              <w:pStyle w:val="TableContents"/>
              <w:spacing w:before="0" w:after="200"/>
              <w:jc w:val="center"/>
              <w:rPr>
                <w:b/>
                <w:b/>
                <w:bCs/>
                <w:i/>
                <w:i/>
                <w:iCs/>
                <w:sz w:val="20"/>
                <w:szCs w:val="20"/>
              </w:rPr>
            </w:pPr>
            <w:r>
              <w:rPr>
                <w:b/>
                <w:bCs/>
                <w:i/>
                <w:iCs/>
                <w:sz w:val="20"/>
                <w:szCs w:val="20"/>
              </w:rPr>
              <w:t>d</w:t>
            </w:r>
          </w:p>
        </w:tc>
        <w:tc>
          <w:tcPr>
            <w:tcW w:w="682" w:type="dxa"/>
            <w:tcBorders/>
            <w:shd w:fill="auto" w:val="clear"/>
          </w:tcPr>
          <w:p>
            <w:pPr>
              <w:pStyle w:val="TableContents"/>
              <w:spacing w:before="0" w:after="200"/>
              <w:jc w:val="center"/>
              <w:rPr>
                <w:b/>
                <w:b/>
                <w:bCs/>
                <w:i/>
                <w:i/>
                <w:iCs/>
                <w:sz w:val="20"/>
                <w:szCs w:val="20"/>
              </w:rPr>
            </w:pPr>
            <w:r>
              <w:rPr>
                <w:b/>
                <w:bCs/>
                <w:i/>
                <w:iCs/>
                <w:sz w:val="20"/>
                <w:szCs w:val="20"/>
              </w:rPr>
              <w:t>P</w:t>
            </w:r>
          </w:p>
        </w:tc>
        <w:tc>
          <w:tcPr>
            <w:tcW w:w="1133" w:type="dxa"/>
            <w:tcBorders/>
            <w:shd w:fill="auto" w:val="clear"/>
          </w:tcPr>
          <w:p>
            <w:pPr>
              <w:pStyle w:val="TableContents"/>
              <w:spacing w:before="0" w:after="200"/>
              <w:jc w:val="center"/>
              <w:rPr>
                <w:b/>
                <w:b/>
                <w:bCs/>
                <w:i/>
                <w:i/>
                <w:iCs/>
                <w:sz w:val="20"/>
                <w:szCs w:val="20"/>
              </w:rPr>
            </w:pPr>
            <w:r>
              <w:rPr>
                <w:b/>
                <w:bCs/>
                <w:i/>
                <w:iCs/>
                <w:sz w:val="20"/>
                <w:szCs w:val="20"/>
              </w:rPr>
              <w:t>Effect size</w:t>
            </w:r>
          </w:p>
        </w:tc>
        <w:tc>
          <w:tcPr>
            <w:tcW w:w="56" w:type="dxa"/>
            <w:tcBorders/>
            <w:shd w:fill="auto" w:val="clear"/>
          </w:tcPr>
          <w:p>
            <w:pPr>
              <w:pStyle w:val="TableContents"/>
              <w:spacing w:before="0" w:after="200"/>
              <w:jc w:val="center"/>
              <w:rPr>
                <w:b/>
                <w:b/>
                <w:bCs/>
                <w:i/>
                <w:i/>
                <w:iCs/>
                <w:sz w:val="20"/>
                <w:szCs w:val="20"/>
              </w:rPr>
            </w:pPr>
            <w:r>
              <w:rPr>
                <w:b/>
                <w:bCs/>
                <w:i/>
                <w:iCs/>
                <w:sz w:val="20"/>
                <w:szCs w:val="20"/>
              </w:rPr>
            </w:r>
          </w:p>
        </w:tc>
        <w:tc>
          <w:tcPr>
            <w:tcW w:w="619" w:type="dxa"/>
            <w:tcBorders/>
            <w:shd w:fill="auto" w:val="clear"/>
          </w:tcPr>
          <w:p>
            <w:pPr>
              <w:pStyle w:val="TableContents"/>
              <w:spacing w:before="0" w:after="200"/>
              <w:jc w:val="center"/>
              <w:rPr>
                <w:b/>
                <w:b/>
                <w:bCs/>
                <w:i/>
                <w:i/>
                <w:iCs/>
                <w:sz w:val="20"/>
                <w:szCs w:val="20"/>
              </w:rPr>
            </w:pPr>
            <w:r>
              <w:rPr>
                <w:b/>
                <w:bCs/>
                <w:i/>
                <w:iCs/>
                <w:sz w:val="20"/>
                <w:szCs w:val="20"/>
              </w:rPr>
              <w:t>d</w:t>
            </w:r>
          </w:p>
        </w:tc>
        <w:tc>
          <w:tcPr>
            <w:tcW w:w="740" w:type="dxa"/>
            <w:tcBorders/>
            <w:shd w:fill="auto" w:val="clear"/>
          </w:tcPr>
          <w:p>
            <w:pPr>
              <w:pStyle w:val="TableContents"/>
              <w:spacing w:before="0" w:after="200"/>
              <w:jc w:val="center"/>
              <w:rPr>
                <w:b/>
                <w:b/>
                <w:bCs/>
                <w:i/>
                <w:i/>
                <w:iCs/>
                <w:sz w:val="20"/>
                <w:szCs w:val="20"/>
              </w:rPr>
            </w:pPr>
            <w:r>
              <w:rPr>
                <w:b/>
                <w:bCs/>
                <w:i/>
                <w:iCs/>
                <w:sz w:val="20"/>
                <w:szCs w:val="20"/>
              </w:rPr>
              <w:t>P</w:t>
            </w:r>
          </w:p>
        </w:tc>
        <w:tc>
          <w:tcPr>
            <w:tcW w:w="1135" w:type="dxa"/>
            <w:tcBorders/>
            <w:shd w:fill="auto" w:val="clear"/>
          </w:tcPr>
          <w:p>
            <w:pPr>
              <w:pStyle w:val="TableContents"/>
              <w:spacing w:before="0" w:after="200"/>
              <w:jc w:val="center"/>
              <w:rPr>
                <w:b/>
                <w:b/>
                <w:bCs/>
                <w:i/>
                <w:i/>
                <w:iCs/>
                <w:sz w:val="20"/>
                <w:szCs w:val="20"/>
              </w:rPr>
            </w:pPr>
            <w:r>
              <w:rPr>
                <w:b/>
                <w:bCs/>
                <w:i/>
                <w:iCs/>
                <w:sz w:val="20"/>
                <w:szCs w:val="20"/>
              </w:rPr>
              <w:t>Effect size</w:t>
            </w:r>
          </w:p>
        </w:tc>
      </w:tr>
      <w:tr>
        <w:trPr>
          <w:trHeight w:val="468" w:hRule="atLeast"/>
        </w:trPr>
        <w:tc>
          <w:tcPr>
            <w:tcW w:w="4478" w:type="dxa"/>
            <w:vMerge w:val="continue"/>
            <w:tcBorders/>
            <w:shd w:fill="auto" w:val="clear"/>
          </w:tcPr>
          <w:p>
            <w:pPr>
              <w:pStyle w:val="Normal"/>
              <w:widowControl/>
              <w:bidi w:val="0"/>
              <w:spacing w:before="0" w:after="200"/>
              <w:jc w:val="left"/>
              <w:rPr/>
            </w:pPr>
            <w:r>
              <w:rPr/>
            </w:r>
          </w:p>
        </w:tc>
        <w:tc>
          <w:tcPr>
            <w:tcW w:w="7485" w:type="dxa"/>
            <w:gridSpan w:val="11"/>
            <w:tcBorders/>
            <w:shd w:fill="auto" w:val="clear"/>
          </w:tcPr>
          <w:p>
            <w:pPr>
              <w:pStyle w:val="TableContents"/>
              <w:spacing w:before="0" w:after="200"/>
              <w:jc w:val="center"/>
              <w:rPr>
                <w:b/>
                <w:b/>
                <w:bCs/>
                <w:sz w:val="20"/>
                <w:szCs w:val="20"/>
              </w:rPr>
            </w:pPr>
            <w:r>
              <w:rPr>
                <w:b/>
                <w:bCs/>
                <w:sz w:val="20"/>
                <w:szCs w:val="20"/>
              </w:rPr>
              <w:t>Protected areas</w:t>
            </w:r>
          </w:p>
        </w:tc>
      </w:tr>
      <w:tr>
        <w:trPr>
          <w:trHeight w:val="468" w:hRule="atLeast"/>
        </w:trPr>
        <w:tc>
          <w:tcPr>
            <w:tcW w:w="4478" w:type="dxa"/>
            <w:tcBorders/>
            <w:shd w:fill="auto" w:val="clear"/>
          </w:tcPr>
          <w:p>
            <w:pPr>
              <w:pStyle w:val="TableContents"/>
              <w:spacing w:before="0" w:after="200"/>
              <w:rPr>
                <w:lang w:val="en-GB"/>
              </w:rPr>
            </w:pPr>
            <w:r>
              <w:rPr>
                <w:sz w:val="20"/>
                <w:szCs w:val="20"/>
                <w:lang w:val="en-GB"/>
              </w:rPr>
              <w:t>Megacarnivores (</w:t>
            </w:r>
            <w:r>
              <w:rPr>
                <w:rFonts w:ascii="Liberation Mono" w:hAnsi="Liberation Mono"/>
                <w:sz w:val="20"/>
                <w:szCs w:val="20"/>
                <w:lang w:val="en-GB"/>
              </w:rPr>
              <w:t>≥</w:t>
            </w:r>
            <w:r>
              <w:rPr>
                <w:sz w:val="20"/>
                <w:szCs w:val="20"/>
                <w:lang w:val="en-GB"/>
              </w:rPr>
              <w:t>100 kg)</w:t>
            </w:r>
          </w:p>
        </w:tc>
        <w:tc>
          <w:tcPr>
            <w:tcW w:w="622" w:type="dxa"/>
            <w:tcBorders/>
            <w:shd w:fill="auto" w:val="clear"/>
          </w:tcPr>
          <w:p>
            <w:pPr>
              <w:pStyle w:val="TableContents"/>
              <w:spacing w:before="0" w:after="200"/>
              <w:jc w:val="center"/>
              <w:rPr>
                <w:sz w:val="20"/>
                <w:szCs w:val="20"/>
                <w:lang w:val="en-GB"/>
              </w:rPr>
            </w:pPr>
            <w:r>
              <w:rPr>
                <w:sz w:val="20"/>
                <w:szCs w:val="20"/>
                <w:lang w:val="en-GB"/>
              </w:rPr>
              <w:t>1.24</w:t>
            </w:r>
          </w:p>
        </w:tc>
        <w:tc>
          <w:tcPr>
            <w:tcW w:w="743" w:type="dxa"/>
            <w:tcBorders/>
            <w:shd w:fill="auto" w:val="clear"/>
          </w:tcPr>
          <w:p>
            <w:pPr>
              <w:pStyle w:val="TableContents"/>
              <w:spacing w:before="0" w:after="200"/>
              <w:jc w:val="center"/>
              <w:rPr>
                <w:sz w:val="20"/>
                <w:szCs w:val="20"/>
                <w:lang w:val="en-GB"/>
              </w:rPr>
            </w:pPr>
            <w:r>
              <w:rPr>
                <w:sz w:val="20"/>
                <w:szCs w:val="20"/>
                <w:lang w:val="en-GB"/>
              </w:rPr>
              <w:t>&lt;0.01</w:t>
            </w:r>
          </w:p>
        </w:tc>
        <w:tc>
          <w:tcPr>
            <w:tcW w:w="1132" w:type="dxa"/>
            <w:tcBorders/>
            <w:shd w:fill="auto" w:val="clear"/>
          </w:tcPr>
          <w:p>
            <w:pPr>
              <w:pStyle w:val="TableContents"/>
              <w:spacing w:before="0" w:after="200"/>
              <w:jc w:val="center"/>
              <w:rPr>
                <w:sz w:val="20"/>
                <w:szCs w:val="20"/>
                <w:lang w:val="en-GB"/>
              </w:rPr>
            </w:pPr>
            <w:r>
              <w:rPr>
                <w:sz w:val="20"/>
                <w:szCs w:val="20"/>
                <w:lang w:val="en-GB"/>
              </w:rPr>
              <w:t>very large</w:t>
            </w:r>
          </w:p>
        </w:tc>
        <w:tc>
          <w:tcPr>
            <w:tcW w:w="53" w:type="dxa"/>
            <w:tcBorders/>
            <w:shd w:fill="auto" w:val="clear"/>
          </w:tcPr>
          <w:p>
            <w:pPr>
              <w:pStyle w:val="TableContents"/>
              <w:spacing w:before="0" w:after="200"/>
              <w:jc w:val="center"/>
              <w:rPr>
                <w:sz w:val="20"/>
                <w:szCs w:val="20"/>
                <w:lang w:val="en-GB"/>
              </w:rPr>
            </w:pPr>
            <w:r>
              <w:rPr>
                <w:sz w:val="20"/>
                <w:szCs w:val="20"/>
                <w:lang w:val="en-GB"/>
              </w:rPr>
            </w:r>
          </w:p>
        </w:tc>
        <w:tc>
          <w:tcPr>
            <w:tcW w:w="570" w:type="dxa"/>
            <w:tcBorders/>
            <w:shd w:fill="auto" w:val="clear"/>
          </w:tcPr>
          <w:p>
            <w:pPr>
              <w:pStyle w:val="TableContents"/>
              <w:spacing w:before="0" w:after="200"/>
              <w:jc w:val="center"/>
              <w:rPr>
                <w:sz w:val="20"/>
                <w:szCs w:val="20"/>
                <w:lang w:val="en-GB"/>
              </w:rPr>
            </w:pPr>
            <w:r>
              <w:rPr>
                <w:sz w:val="20"/>
                <w:szCs w:val="20"/>
                <w:lang w:val="en-GB"/>
              </w:rPr>
              <w:t>0.60</w:t>
            </w:r>
          </w:p>
        </w:tc>
        <w:tc>
          <w:tcPr>
            <w:tcW w:w="682" w:type="dxa"/>
            <w:tcBorders/>
            <w:shd w:fill="auto" w:val="clear"/>
          </w:tcPr>
          <w:p>
            <w:pPr>
              <w:pStyle w:val="TableContents"/>
              <w:spacing w:before="0" w:after="200"/>
              <w:jc w:val="center"/>
              <w:rPr>
                <w:sz w:val="20"/>
                <w:szCs w:val="20"/>
                <w:lang w:val="en-GB"/>
              </w:rPr>
            </w:pPr>
            <w:r>
              <w:rPr>
                <w:sz w:val="20"/>
                <w:szCs w:val="20"/>
                <w:lang w:val="en-GB"/>
              </w:rPr>
              <w:t>&lt;0.01</w:t>
            </w:r>
          </w:p>
        </w:tc>
        <w:tc>
          <w:tcPr>
            <w:tcW w:w="1133" w:type="dxa"/>
            <w:tcBorders/>
            <w:shd w:fill="auto" w:val="clear"/>
          </w:tcPr>
          <w:p>
            <w:pPr>
              <w:pStyle w:val="TableContents"/>
              <w:spacing w:before="0" w:after="200"/>
              <w:jc w:val="center"/>
              <w:rPr>
                <w:sz w:val="20"/>
                <w:szCs w:val="20"/>
                <w:lang w:val="en-GB"/>
              </w:rPr>
            </w:pPr>
            <w:r>
              <w:rPr>
                <w:sz w:val="20"/>
                <w:szCs w:val="20"/>
                <w:lang w:val="en-GB"/>
              </w:rPr>
              <w:t xml:space="preserve">medium </w:t>
            </w:r>
          </w:p>
        </w:tc>
        <w:tc>
          <w:tcPr>
            <w:tcW w:w="56" w:type="dxa"/>
            <w:tcBorders/>
            <w:shd w:fill="auto" w:val="clear"/>
          </w:tcPr>
          <w:p>
            <w:pPr>
              <w:pStyle w:val="TableContents"/>
              <w:spacing w:before="0" w:after="200"/>
              <w:jc w:val="center"/>
              <w:rPr>
                <w:sz w:val="20"/>
                <w:szCs w:val="20"/>
                <w:lang w:val="en-GB"/>
              </w:rPr>
            </w:pPr>
            <w:r>
              <w:rPr>
                <w:sz w:val="20"/>
                <w:szCs w:val="20"/>
                <w:lang w:val="en-GB"/>
              </w:rPr>
            </w:r>
          </w:p>
        </w:tc>
        <w:tc>
          <w:tcPr>
            <w:tcW w:w="619" w:type="dxa"/>
            <w:tcBorders/>
            <w:shd w:fill="auto" w:val="clear"/>
          </w:tcPr>
          <w:p>
            <w:pPr>
              <w:pStyle w:val="TableContents"/>
              <w:spacing w:before="0" w:after="200"/>
              <w:jc w:val="center"/>
              <w:rPr>
                <w:sz w:val="20"/>
                <w:szCs w:val="20"/>
                <w:lang w:val="en-GB"/>
              </w:rPr>
            </w:pPr>
            <w:r>
              <w:rPr>
                <w:sz w:val="20"/>
                <w:szCs w:val="20"/>
                <w:lang w:val="en-GB"/>
              </w:rPr>
              <w:t>0.64</w:t>
            </w:r>
          </w:p>
        </w:tc>
        <w:tc>
          <w:tcPr>
            <w:tcW w:w="740" w:type="dxa"/>
            <w:tcBorders/>
            <w:shd w:fill="auto" w:val="clear"/>
          </w:tcPr>
          <w:p>
            <w:pPr>
              <w:pStyle w:val="TableContents"/>
              <w:spacing w:before="0" w:after="200"/>
              <w:jc w:val="center"/>
              <w:rPr>
                <w:sz w:val="20"/>
                <w:szCs w:val="20"/>
                <w:lang w:val="en-GB"/>
              </w:rPr>
            </w:pPr>
            <w:r>
              <w:rPr>
                <w:sz w:val="20"/>
                <w:szCs w:val="20"/>
                <w:lang w:val="en-GB"/>
              </w:rPr>
              <w:t>&lt;0.01</w:t>
            </w:r>
          </w:p>
        </w:tc>
        <w:tc>
          <w:tcPr>
            <w:tcW w:w="1135" w:type="dxa"/>
            <w:tcBorders/>
            <w:shd w:fill="auto" w:val="clear"/>
          </w:tcPr>
          <w:p>
            <w:pPr>
              <w:pStyle w:val="TableContents"/>
              <w:spacing w:before="0" w:after="200"/>
              <w:jc w:val="center"/>
              <w:rPr>
                <w:sz w:val="20"/>
                <w:szCs w:val="20"/>
                <w:lang w:val="en-GB"/>
              </w:rPr>
            </w:pPr>
            <w:r>
              <w:rPr>
                <w:sz w:val="20"/>
                <w:szCs w:val="20"/>
                <w:lang w:val="en-GB"/>
              </w:rPr>
              <w:t xml:space="preserve">medium </w:t>
            </w:r>
          </w:p>
        </w:tc>
      </w:tr>
      <w:tr>
        <w:trPr>
          <w:trHeight w:val="468" w:hRule="atLeast"/>
        </w:trPr>
        <w:tc>
          <w:tcPr>
            <w:tcW w:w="4478" w:type="dxa"/>
            <w:tcBorders/>
            <w:shd w:fill="auto" w:val="clear"/>
          </w:tcPr>
          <w:p>
            <w:pPr>
              <w:pStyle w:val="TableContents"/>
              <w:spacing w:before="0" w:after="200"/>
              <w:rPr>
                <w:lang w:val="en-GB"/>
              </w:rPr>
            </w:pPr>
            <w:r>
              <w:rPr>
                <w:sz w:val="20"/>
                <w:szCs w:val="20"/>
                <w:lang w:val="en-GB"/>
              </w:rPr>
              <w:t>Megaherbivores (</w:t>
            </w:r>
            <w:r>
              <w:rPr>
                <w:rFonts w:ascii="Liberation Mono" w:hAnsi="Liberation Mono"/>
                <w:bCs/>
                <w:sz w:val="20"/>
                <w:szCs w:val="20"/>
                <w:lang w:val="en-GB"/>
              </w:rPr>
              <w:t>≥</w:t>
            </w:r>
            <w:r>
              <w:rPr>
                <w:sz w:val="20"/>
                <w:szCs w:val="20"/>
                <w:lang w:val="en-GB"/>
              </w:rPr>
              <w:t>1,000 kg)</w:t>
            </w:r>
          </w:p>
        </w:tc>
        <w:tc>
          <w:tcPr>
            <w:tcW w:w="622" w:type="dxa"/>
            <w:tcBorders/>
            <w:shd w:fill="auto" w:val="clear"/>
          </w:tcPr>
          <w:p>
            <w:pPr>
              <w:pStyle w:val="TableContents"/>
              <w:spacing w:before="0" w:after="200"/>
              <w:jc w:val="center"/>
              <w:rPr>
                <w:sz w:val="20"/>
                <w:szCs w:val="20"/>
                <w:lang w:val="en-GB"/>
              </w:rPr>
            </w:pPr>
            <w:r>
              <w:rPr>
                <w:sz w:val="20"/>
                <w:szCs w:val="20"/>
                <w:lang w:val="en-GB"/>
              </w:rPr>
              <w:t>1.79</w:t>
            </w:r>
          </w:p>
        </w:tc>
        <w:tc>
          <w:tcPr>
            <w:tcW w:w="743" w:type="dxa"/>
            <w:tcBorders/>
            <w:shd w:fill="auto" w:val="clear"/>
          </w:tcPr>
          <w:p>
            <w:pPr>
              <w:pStyle w:val="TableContents"/>
              <w:spacing w:before="0" w:after="200"/>
              <w:jc w:val="center"/>
              <w:rPr>
                <w:sz w:val="20"/>
                <w:szCs w:val="20"/>
                <w:lang w:val="en-GB"/>
              </w:rPr>
            </w:pPr>
            <w:r>
              <w:rPr>
                <w:sz w:val="20"/>
                <w:szCs w:val="20"/>
                <w:lang w:val="en-GB"/>
              </w:rPr>
              <w:t>&lt;0.01</w:t>
            </w:r>
          </w:p>
        </w:tc>
        <w:tc>
          <w:tcPr>
            <w:tcW w:w="1132" w:type="dxa"/>
            <w:tcBorders/>
            <w:shd w:fill="auto" w:val="clear"/>
          </w:tcPr>
          <w:p>
            <w:pPr>
              <w:pStyle w:val="TableContents"/>
              <w:spacing w:before="0" w:after="200"/>
              <w:jc w:val="center"/>
              <w:rPr>
                <w:sz w:val="20"/>
                <w:szCs w:val="20"/>
                <w:lang w:val="en-GB"/>
              </w:rPr>
            </w:pPr>
            <w:r>
              <w:rPr>
                <w:sz w:val="20"/>
                <w:szCs w:val="20"/>
                <w:lang w:val="en-GB"/>
              </w:rPr>
              <w:t xml:space="preserve">very large </w:t>
            </w:r>
          </w:p>
        </w:tc>
        <w:tc>
          <w:tcPr>
            <w:tcW w:w="53" w:type="dxa"/>
            <w:tcBorders/>
            <w:shd w:fill="auto" w:val="clear"/>
          </w:tcPr>
          <w:p>
            <w:pPr>
              <w:pStyle w:val="TableContents"/>
              <w:spacing w:before="0" w:after="200"/>
              <w:jc w:val="center"/>
              <w:rPr>
                <w:sz w:val="20"/>
                <w:szCs w:val="20"/>
                <w:lang w:val="en-GB"/>
              </w:rPr>
            </w:pPr>
            <w:r>
              <w:rPr>
                <w:sz w:val="20"/>
                <w:szCs w:val="20"/>
                <w:lang w:val="en-GB"/>
              </w:rPr>
            </w:r>
          </w:p>
        </w:tc>
        <w:tc>
          <w:tcPr>
            <w:tcW w:w="570" w:type="dxa"/>
            <w:tcBorders/>
            <w:shd w:fill="auto" w:val="clear"/>
          </w:tcPr>
          <w:p>
            <w:pPr>
              <w:pStyle w:val="TableContents"/>
              <w:spacing w:before="0" w:after="200"/>
              <w:jc w:val="center"/>
              <w:rPr>
                <w:sz w:val="20"/>
                <w:szCs w:val="20"/>
                <w:lang w:val="en-GB"/>
              </w:rPr>
            </w:pPr>
            <w:r>
              <w:rPr>
                <w:sz w:val="20"/>
                <w:szCs w:val="20"/>
                <w:lang w:val="en-GB"/>
              </w:rPr>
              <w:t>0.61</w:t>
            </w:r>
          </w:p>
        </w:tc>
        <w:tc>
          <w:tcPr>
            <w:tcW w:w="682" w:type="dxa"/>
            <w:tcBorders/>
            <w:shd w:fill="auto" w:val="clear"/>
          </w:tcPr>
          <w:p>
            <w:pPr>
              <w:pStyle w:val="TableContents"/>
              <w:spacing w:before="0" w:after="200"/>
              <w:jc w:val="center"/>
              <w:rPr>
                <w:sz w:val="20"/>
                <w:szCs w:val="20"/>
                <w:lang w:val="en-GB"/>
              </w:rPr>
            </w:pPr>
            <w:r>
              <w:rPr>
                <w:sz w:val="20"/>
                <w:szCs w:val="20"/>
                <w:lang w:val="en-GB"/>
              </w:rPr>
              <w:t>&lt;0.01</w:t>
            </w:r>
          </w:p>
        </w:tc>
        <w:tc>
          <w:tcPr>
            <w:tcW w:w="1133" w:type="dxa"/>
            <w:tcBorders/>
            <w:shd w:fill="auto" w:val="clear"/>
          </w:tcPr>
          <w:p>
            <w:pPr>
              <w:pStyle w:val="TableContents"/>
              <w:spacing w:before="0" w:after="200"/>
              <w:jc w:val="center"/>
              <w:rPr>
                <w:sz w:val="20"/>
                <w:szCs w:val="20"/>
                <w:lang w:val="en-GB"/>
              </w:rPr>
            </w:pPr>
            <w:r>
              <w:rPr>
                <w:sz w:val="20"/>
                <w:szCs w:val="20"/>
                <w:lang w:val="en-GB"/>
              </w:rPr>
              <w:t>medium</w:t>
            </w:r>
          </w:p>
        </w:tc>
        <w:tc>
          <w:tcPr>
            <w:tcW w:w="56" w:type="dxa"/>
            <w:tcBorders/>
            <w:shd w:fill="auto" w:val="clear"/>
          </w:tcPr>
          <w:p>
            <w:pPr>
              <w:pStyle w:val="TableContents"/>
              <w:spacing w:before="0" w:after="200"/>
              <w:jc w:val="center"/>
              <w:rPr>
                <w:sz w:val="20"/>
                <w:szCs w:val="20"/>
                <w:lang w:val="en-GB"/>
              </w:rPr>
            </w:pPr>
            <w:r>
              <w:rPr>
                <w:sz w:val="20"/>
                <w:szCs w:val="20"/>
                <w:lang w:val="en-GB"/>
              </w:rPr>
            </w:r>
          </w:p>
        </w:tc>
        <w:tc>
          <w:tcPr>
            <w:tcW w:w="619" w:type="dxa"/>
            <w:tcBorders/>
            <w:shd w:fill="auto" w:val="clear"/>
          </w:tcPr>
          <w:p>
            <w:pPr>
              <w:pStyle w:val="TableContents"/>
              <w:spacing w:before="0" w:after="200"/>
              <w:jc w:val="center"/>
              <w:rPr>
                <w:sz w:val="20"/>
                <w:szCs w:val="20"/>
                <w:lang w:val="en-GB"/>
              </w:rPr>
            </w:pPr>
            <w:r>
              <w:rPr>
                <w:sz w:val="20"/>
                <w:szCs w:val="20"/>
                <w:lang w:val="en-GB"/>
              </w:rPr>
              <w:t>1.18</w:t>
            </w:r>
          </w:p>
        </w:tc>
        <w:tc>
          <w:tcPr>
            <w:tcW w:w="740" w:type="dxa"/>
            <w:tcBorders/>
            <w:shd w:fill="auto" w:val="clear"/>
          </w:tcPr>
          <w:p>
            <w:pPr>
              <w:pStyle w:val="TableContents"/>
              <w:spacing w:before="0" w:after="200"/>
              <w:jc w:val="center"/>
              <w:rPr>
                <w:sz w:val="20"/>
                <w:szCs w:val="20"/>
                <w:lang w:val="en-GB"/>
              </w:rPr>
            </w:pPr>
            <w:r>
              <w:rPr>
                <w:sz w:val="20"/>
                <w:szCs w:val="20"/>
                <w:lang w:val="en-GB"/>
              </w:rPr>
              <w:t>&lt;0.01</w:t>
            </w:r>
          </w:p>
        </w:tc>
        <w:tc>
          <w:tcPr>
            <w:tcW w:w="1135" w:type="dxa"/>
            <w:tcBorders/>
            <w:shd w:fill="auto" w:val="clear"/>
          </w:tcPr>
          <w:p>
            <w:pPr>
              <w:pStyle w:val="TableContents"/>
              <w:spacing w:before="0" w:after="200"/>
              <w:jc w:val="center"/>
              <w:rPr>
                <w:sz w:val="20"/>
                <w:szCs w:val="20"/>
                <w:lang w:val="en-GB"/>
              </w:rPr>
            </w:pPr>
            <w:r>
              <w:rPr>
                <w:sz w:val="20"/>
                <w:szCs w:val="20"/>
                <w:lang w:val="en-GB"/>
              </w:rPr>
              <w:t>large</w:t>
            </w:r>
          </w:p>
        </w:tc>
      </w:tr>
      <w:tr>
        <w:trPr>
          <w:trHeight w:val="468" w:hRule="atLeast"/>
        </w:trPr>
        <w:tc>
          <w:tcPr>
            <w:tcW w:w="4478" w:type="dxa"/>
            <w:tcBorders/>
            <w:shd w:fill="auto" w:val="clear"/>
          </w:tcPr>
          <w:p>
            <w:pPr>
              <w:pStyle w:val="TableContents"/>
              <w:spacing w:before="0" w:after="200"/>
              <w:rPr>
                <w:lang w:val="en-GB"/>
              </w:rPr>
            </w:pPr>
            <w:r>
              <w:rPr>
                <w:sz w:val="20"/>
                <w:szCs w:val="20"/>
                <w:lang w:val="en-GB"/>
              </w:rPr>
              <w:t>Large carnivores (21.5</w:t>
            </w:r>
            <w:r>
              <w:rPr>
                <w:lang w:val="en-GB"/>
              </w:rPr>
              <w:t>–</w:t>
            </w:r>
            <w:r>
              <w:rPr>
                <w:sz w:val="20"/>
                <w:szCs w:val="20"/>
                <w:lang w:val="en-GB"/>
              </w:rPr>
              <w:t>99 kg)</w:t>
            </w:r>
          </w:p>
        </w:tc>
        <w:tc>
          <w:tcPr>
            <w:tcW w:w="622" w:type="dxa"/>
            <w:tcBorders/>
            <w:shd w:fill="auto" w:val="clear"/>
          </w:tcPr>
          <w:p>
            <w:pPr>
              <w:pStyle w:val="TableContents"/>
              <w:spacing w:before="0" w:after="200"/>
              <w:jc w:val="center"/>
              <w:rPr>
                <w:sz w:val="20"/>
                <w:szCs w:val="20"/>
                <w:lang w:val="en-GB"/>
              </w:rPr>
            </w:pPr>
            <w:r>
              <w:rPr>
                <w:sz w:val="20"/>
                <w:szCs w:val="20"/>
                <w:lang w:val="en-GB"/>
              </w:rPr>
              <w:t>0.35</w:t>
            </w:r>
          </w:p>
        </w:tc>
        <w:tc>
          <w:tcPr>
            <w:tcW w:w="743" w:type="dxa"/>
            <w:tcBorders/>
            <w:shd w:fill="auto" w:val="clear"/>
          </w:tcPr>
          <w:p>
            <w:pPr>
              <w:pStyle w:val="TableContents"/>
              <w:spacing w:before="0" w:after="200"/>
              <w:jc w:val="center"/>
              <w:rPr>
                <w:sz w:val="20"/>
                <w:szCs w:val="20"/>
                <w:lang w:val="en-GB"/>
              </w:rPr>
            </w:pPr>
            <w:r>
              <w:rPr>
                <w:sz w:val="20"/>
                <w:szCs w:val="20"/>
                <w:lang w:val="en-GB"/>
              </w:rPr>
              <w:t>&lt;0.01</w:t>
            </w:r>
          </w:p>
        </w:tc>
        <w:tc>
          <w:tcPr>
            <w:tcW w:w="1132" w:type="dxa"/>
            <w:tcBorders/>
            <w:shd w:fill="auto" w:val="clear"/>
          </w:tcPr>
          <w:p>
            <w:pPr>
              <w:pStyle w:val="TableContents"/>
              <w:spacing w:before="0" w:after="200"/>
              <w:jc w:val="center"/>
              <w:rPr>
                <w:sz w:val="20"/>
                <w:szCs w:val="20"/>
                <w:lang w:val="en-GB"/>
              </w:rPr>
            </w:pPr>
            <w:r>
              <w:rPr>
                <w:sz w:val="20"/>
                <w:szCs w:val="20"/>
                <w:lang w:val="en-GB"/>
              </w:rPr>
              <w:t>small</w:t>
            </w:r>
          </w:p>
        </w:tc>
        <w:tc>
          <w:tcPr>
            <w:tcW w:w="53" w:type="dxa"/>
            <w:tcBorders/>
            <w:shd w:fill="auto" w:val="clear"/>
          </w:tcPr>
          <w:p>
            <w:pPr>
              <w:pStyle w:val="TableContents"/>
              <w:spacing w:before="0" w:after="200"/>
              <w:jc w:val="center"/>
              <w:rPr>
                <w:sz w:val="20"/>
                <w:szCs w:val="20"/>
                <w:lang w:val="en-GB"/>
              </w:rPr>
            </w:pPr>
            <w:r>
              <w:rPr>
                <w:sz w:val="20"/>
                <w:szCs w:val="20"/>
                <w:lang w:val="en-GB"/>
              </w:rPr>
            </w:r>
          </w:p>
        </w:tc>
        <w:tc>
          <w:tcPr>
            <w:tcW w:w="570" w:type="dxa"/>
            <w:tcBorders/>
            <w:shd w:fill="auto" w:val="clear"/>
          </w:tcPr>
          <w:p>
            <w:pPr>
              <w:pStyle w:val="TableContents"/>
              <w:spacing w:before="0" w:after="200"/>
              <w:jc w:val="center"/>
              <w:rPr>
                <w:sz w:val="20"/>
                <w:szCs w:val="20"/>
                <w:lang w:val="en-GB"/>
              </w:rPr>
            </w:pPr>
            <w:r>
              <w:rPr>
                <w:sz w:val="20"/>
                <w:szCs w:val="20"/>
                <w:lang w:val="en-GB"/>
              </w:rPr>
              <w:t>0.13</w:t>
            </w:r>
          </w:p>
        </w:tc>
        <w:tc>
          <w:tcPr>
            <w:tcW w:w="682" w:type="dxa"/>
            <w:tcBorders/>
            <w:shd w:fill="auto" w:val="clear"/>
          </w:tcPr>
          <w:p>
            <w:pPr>
              <w:pStyle w:val="TableContents"/>
              <w:spacing w:before="0" w:after="200"/>
              <w:jc w:val="center"/>
              <w:rPr>
                <w:sz w:val="20"/>
                <w:szCs w:val="20"/>
                <w:lang w:val="en-GB"/>
              </w:rPr>
            </w:pPr>
            <w:r>
              <w:rPr>
                <w:sz w:val="20"/>
                <w:szCs w:val="20"/>
                <w:lang w:val="en-GB"/>
              </w:rPr>
              <w:t>0.06</w:t>
            </w:r>
          </w:p>
        </w:tc>
        <w:tc>
          <w:tcPr>
            <w:tcW w:w="1133" w:type="dxa"/>
            <w:tcBorders/>
            <w:shd w:fill="auto" w:val="clear"/>
          </w:tcPr>
          <w:p>
            <w:pPr>
              <w:pStyle w:val="TableContents"/>
              <w:spacing w:before="0" w:after="200"/>
              <w:jc w:val="center"/>
              <w:rPr>
                <w:sz w:val="20"/>
                <w:szCs w:val="20"/>
                <w:lang w:val="en-GB"/>
              </w:rPr>
            </w:pPr>
            <w:r>
              <w:rPr>
                <w:sz w:val="20"/>
                <w:szCs w:val="20"/>
                <w:lang w:val="en-GB"/>
              </w:rPr>
              <w:t>very small</w:t>
            </w:r>
          </w:p>
        </w:tc>
        <w:tc>
          <w:tcPr>
            <w:tcW w:w="56" w:type="dxa"/>
            <w:tcBorders/>
            <w:shd w:fill="auto" w:val="clear"/>
          </w:tcPr>
          <w:p>
            <w:pPr>
              <w:pStyle w:val="TableContents"/>
              <w:spacing w:before="0" w:after="200"/>
              <w:jc w:val="center"/>
              <w:rPr>
                <w:sz w:val="20"/>
                <w:szCs w:val="20"/>
                <w:lang w:val="en-GB"/>
              </w:rPr>
            </w:pPr>
            <w:r>
              <w:rPr>
                <w:sz w:val="20"/>
                <w:szCs w:val="20"/>
                <w:lang w:val="en-GB"/>
              </w:rPr>
            </w:r>
          </w:p>
        </w:tc>
        <w:tc>
          <w:tcPr>
            <w:tcW w:w="619" w:type="dxa"/>
            <w:tcBorders/>
            <w:shd w:fill="auto" w:val="clear"/>
          </w:tcPr>
          <w:p>
            <w:pPr>
              <w:pStyle w:val="TableContents"/>
              <w:spacing w:before="0" w:after="200"/>
              <w:jc w:val="center"/>
              <w:rPr>
                <w:sz w:val="20"/>
                <w:szCs w:val="20"/>
                <w:lang w:val="en-GB"/>
              </w:rPr>
            </w:pPr>
            <w:r>
              <w:rPr>
                <w:sz w:val="20"/>
                <w:szCs w:val="20"/>
                <w:lang w:val="en-GB"/>
              </w:rPr>
              <w:t>0.22</w:t>
            </w:r>
          </w:p>
        </w:tc>
        <w:tc>
          <w:tcPr>
            <w:tcW w:w="740" w:type="dxa"/>
            <w:tcBorders/>
            <w:shd w:fill="auto" w:val="clear"/>
          </w:tcPr>
          <w:p>
            <w:pPr>
              <w:pStyle w:val="TableContents"/>
              <w:spacing w:before="0" w:after="200"/>
              <w:jc w:val="center"/>
              <w:rPr>
                <w:sz w:val="20"/>
                <w:szCs w:val="20"/>
                <w:lang w:val="en-GB"/>
              </w:rPr>
            </w:pPr>
            <w:r>
              <w:rPr>
                <w:sz w:val="20"/>
                <w:szCs w:val="20"/>
                <w:lang w:val="en-GB"/>
              </w:rPr>
              <w:t>&lt;0.01</w:t>
            </w:r>
          </w:p>
        </w:tc>
        <w:tc>
          <w:tcPr>
            <w:tcW w:w="1135" w:type="dxa"/>
            <w:tcBorders/>
            <w:shd w:fill="auto" w:val="clear"/>
          </w:tcPr>
          <w:p>
            <w:pPr>
              <w:pStyle w:val="TableContents"/>
              <w:spacing w:before="0" w:after="200"/>
              <w:jc w:val="center"/>
              <w:rPr>
                <w:sz w:val="20"/>
                <w:szCs w:val="20"/>
                <w:lang w:val="en-GB"/>
              </w:rPr>
            </w:pPr>
            <w:r>
              <w:rPr>
                <w:sz w:val="20"/>
                <w:szCs w:val="20"/>
                <w:lang w:val="en-GB"/>
              </w:rPr>
              <w:t>small</w:t>
            </w:r>
          </w:p>
        </w:tc>
      </w:tr>
      <w:tr>
        <w:trPr>
          <w:trHeight w:val="468" w:hRule="atLeast"/>
        </w:trPr>
        <w:tc>
          <w:tcPr>
            <w:tcW w:w="4478" w:type="dxa"/>
            <w:tcBorders/>
            <w:shd w:fill="auto" w:val="clear"/>
          </w:tcPr>
          <w:p>
            <w:pPr>
              <w:pStyle w:val="TableContents"/>
              <w:spacing w:before="0" w:after="200"/>
              <w:rPr>
                <w:lang w:val="en-GB"/>
              </w:rPr>
            </w:pPr>
            <w:r>
              <w:rPr>
                <w:sz w:val="20"/>
                <w:szCs w:val="20"/>
                <w:lang w:val="en-GB"/>
              </w:rPr>
              <w:t>Large herbivores (45</w:t>
            </w:r>
            <w:r>
              <w:rPr>
                <w:lang w:val="en-GB"/>
              </w:rPr>
              <w:t>–</w:t>
            </w:r>
            <w:r>
              <w:rPr>
                <w:sz w:val="20"/>
                <w:szCs w:val="20"/>
                <w:lang w:val="en-GB"/>
              </w:rPr>
              <w:t>999 kg)</w:t>
            </w:r>
          </w:p>
        </w:tc>
        <w:tc>
          <w:tcPr>
            <w:tcW w:w="622" w:type="dxa"/>
            <w:tcBorders/>
            <w:shd w:fill="auto" w:val="clear"/>
          </w:tcPr>
          <w:p>
            <w:pPr>
              <w:pStyle w:val="TableContents"/>
              <w:spacing w:before="0" w:after="200"/>
              <w:jc w:val="center"/>
              <w:rPr>
                <w:sz w:val="20"/>
                <w:szCs w:val="20"/>
                <w:lang w:val="en-GB"/>
              </w:rPr>
            </w:pPr>
            <w:r>
              <w:rPr>
                <w:sz w:val="20"/>
                <w:szCs w:val="20"/>
                <w:lang w:val="en-GB"/>
              </w:rPr>
              <w:t>0.82</w:t>
            </w:r>
          </w:p>
        </w:tc>
        <w:tc>
          <w:tcPr>
            <w:tcW w:w="743" w:type="dxa"/>
            <w:tcBorders/>
            <w:shd w:fill="auto" w:val="clear"/>
          </w:tcPr>
          <w:p>
            <w:pPr>
              <w:pStyle w:val="TableContents"/>
              <w:spacing w:before="0" w:after="200"/>
              <w:jc w:val="center"/>
              <w:rPr>
                <w:sz w:val="20"/>
                <w:szCs w:val="20"/>
                <w:lang w:val="en-GB"/>
              </w:rPr>
            </w:pPr>
            <w:r>
              <w:rPr>
                <w:sz w:val="20"/>
                <w:szCs w:val="20"/>
                <w:lang w:val="en-GB"/>
              </w:rPr>
              <w:t>&lt;0.01</w:t>
            </w:r>
          </w:p>
        </w:tc>
        <w:tc>
          <w:tcPr>
            <w:tcW w:w="1132" w:type="dxa"/>
            <w:tcBorders/>
            <w:shd w:fill="auto" w:val="clear"/>
          </w:tcPr>
          <w:p>
            <w:pPr>
              <w:pStyle w:val="TableContents"/>
              <w:spacing w:before="0" w:after="200"/>
              <w:jc w:val="center"/>
              <w:rPr>
                <w:sz w:val="20"/>
                <w:szCs w:val="20"/>
                <w:lang w:val="en-GB"/>
              </w:rPr>
            </w:pPr>
            <w:r>
              <w:rPr>
                <w:sz w:val="20"/>
                <w:szCs w:val="20"/>
                <w:lang w:val="en-GB"/>
              </w:rPr>
              <w:t>large</w:t>
            </w:r>
          </w:p>
        </w:tc>
        <w:tc>
          <w:tcPr>
            <w:tcW w:w="53" w:type="dxa"/>
            <w:tcBorders/>
            <w:shd w:fill="auto" w:val="clear"/>
          </w:tcPr>
          <w:p>
            <w:pPr>
              <w:pStyle w:val="TableContents"/>
              <w:spacing w:before="0" w:after="200"/>
              <w:jc w:val="center"/>
              <w:rPr>
                <w:sz w:val="20"/>
                <w:szCs w:val="20"/>
                <w:lang w:val="en-GB"/>
              </w:rPr>
            </w:pPr>
            <w:r>
              <w:rPr>
                <w:sz w:val="20"/>
                <w:szCs w:val="20"/>
                <w:lang w:val="en-GB"/>
              </w:rPr>
            </w:r>
          </w:p>
        </w:tc>
        <w:tc>
          <w:tcPr>
            <w:tcW w:w="570" w:type="dxa"/>
            <w:tcBorders/>
            <w:shd w:fill="auto" w:val="clear"/>
          </w:tcPr>
          <w:p>
            <w:pPr>
              <w:pStyle w:val="TableContents"/>
              <w:spacing w:before="0" w:after="200"/>
              <w:jc w:val="center"/>
              <w:rPr>
                <w:sz w:val="20"/>
                <w:szCs w:val="20"/>
                <w:lang w:val="en-GB"/>
              </w:rPr>
            </w:pPr>
            <w:r>
              <w:rPr>
                <w:sz w:val="20"/>
                <w:szCs w:val="20"/>
                <w:lang w:val="en-GB"/>
              </w:rPr>
              <w:t>0.33</w:t>
            </w:r>
          </w:p>
        </w:tc>
        <w:tc>
          <w:tcPr>
            <w:tcW w:w="682" w:type="dxa"/>
            <w:tcBorders/>
            <w:shd w:fill="auto" w:val="clear"/>
          </w:tcPr>
          <w:p>
            <w:pPr>
              <w:pStyle w:val="TableContents"/>
              <w:spacing w:before="0" w:after="200"/>
              <w:jc w:val="center"/>
              <w:rPr>
                <w:sz w:val="20"/>
                <w:szCs w:val="20"/>
                <w:lang w:val="en-GB"/>
              </w:rPr>
            </w:pPr>
            <w:r>
              <w:rPr>
                <w:sz w:val="20"/>
                <w:szCs w:val="20"/>
                <w:lang w:val="en-GB"/>
              </w:rPr>
              <w:t>&lt;0.01</w:t>
            </w:r>
          </w:p>
        </w:tc>
        <w:tc>
          <w:tcPr>
            <w:tcW w:w="1133" w:type="dxa"/>
            <w:tcBorders/>
            <w:shd w:fill="auto" w:val="clear"/>
          </w:tcPr>
          <w:p>
            <w:pPr>
              <w:pStyle w:val="TableContents"/>
              <w:spacing w:before="0" w:after="200"/>
              <w:jc w:val="center"/>
              <w:rPr>
                <w:sz w:val="20"/>
                <w:szCs w:val="20"/>
                <w:lang w:val="en-GB"/>
              </w:rPr>
            </w:pPr>
            <w:r>
              <w:rPr>
                <w:sz w:val="20"/>
                <w:szCs w:val="20"/>
                <w:lang w:val="en-GB"/>
              </w:rPr>
              <w:t>small</w:t>
            </w:r>
          </w:p>
        </w:tc>
        <w:tc>
          <w:tcPr>
            <w:tcW w:w="56" w:type="dxa"/>
            <w:tcBorders/>
            <w:shd w:fill="auto" w:val="clear"/>
          </w:tcPr>
          <w:p>
            <w:pPr>
              <w:pStyle w:val="TableContents"/>
              <w:spacing w:before="0" w:after="200"/>
              <w:jc w:val="center"/>
              <w:rPr>
                <w:sz w:val="20"/>
                <w:szCs w:val="20"/>
                <w:lang w:val="en-GB"/>
              </w:rPr>
            </w:pPr>
            <w:r>
              <w:rPr>
                <w:sz w:val="20"/>
                <w:szCs w:val="20"/>
                <w:lang w:val="en-GB"/>
              </w:rPr>
            </w:r>
          </w:p>
        </w:tc>
        <w:tc>
          <w:tcPr>
            <w:tcW w:w="619" w:type="dxa"/>
            <w:tcBorders/>
            <w:shd w:fill="auto" w:val="clear"/>
          </w:tcPr>
          <w:p>
            <w:pPr>
              <w:pStyle w:val="TableContents"/>
              <w:spacing w:before="0" w:after="200"/>
              <w:jc w:val="center"/>
              <w:rPr>
                <w:sz w:val="20"/>
                <w:szCs w:val="20"/>
                <w:lang w:val="en-GB"/>
              </w:rPr>
            </w:pPr>
            <w:r>
              <w:rPr>
                <w:sz w:val="20"/>
                <w:szCs w:val="20"/>
                <w:lang w:val="en-GB"/>
              </w:rPr>
              <w:t>0.49</w:t>
            </w:r>
          </w:p>
        </w:tc>
        <w:tc>
          <w:tcPr>
            <w:tcW w:w="740" w:type="dxa"/>
            <w:tcBorders/>
            <w:shd w:fill="auto" w:val="clear"/>
          </w:tcPr>
          <w:p>
            <w:pPr>
              <w:pStyle w:val="TableContents"/>
              <w:spacing w:before="0" w:after="200"/>
              <w:jc w:val="center"/>
              <w:rPr>
                <w:sz w:val="20"/>
                <w:szCs w:val="20"/>
                <w:lang w:val="en-GB"/>
              </w:rPr>
            </w:pPr>
            <w:r>
              <w:rPr>
                <w:sz w:val="20"/>
                <w:szCs w:val="20"/>
                <w:lang w:val="en-GB"/>
              </w:rPr>
              <w:t>&lt;0.01</w:t>
            </w:r>
          </w:p>
        </w:tc>
        <w:tc>
          <w:tcPr>
            <w:tcW w:w="1135" w:type="dxa"/>
            <w:tcBorders/>
            <w:shd w:fill="auto" w:val="clear"/>
          </w:tcPr>
          <w:p>
            <w:pPr>
              <w:pStyle w:val="TableContents"/>
              <w:spacing w:before="0" w:after="200"/>
              <w:jc w:val="center"/>
              <w:rPr>
                <w:sz w:val="20"/>
                <w:szCs w:val="20"/>
                <w:lang w:val="en-GB"/>
              </w:rPr>
            </w:pPr>
            <w:r>
              <w:rPr>
                <w:sz w:val="20"/>
                <w:szCs w:val="20"/>
                <w:lang w:val="en-GB"/>
              </w:rPr>
              <w:t>small</w:t>
            </w:r>
          </w:p>
        </w:tc>
      </w:tr>
      <w:tr>
        <w:trPr>
          <w:trHeight w:val="468" w:hRule="atLeast"/>
        </w:trPr>
        <w:tc>
          <w:tcPr>
            <w:tcW w:w="4478" w:type="dxa"/>
            <w:tcBorders/>
            <w:shd w:fill="auto" w:val="clear"/>
          </w:tcPr>
          <w:p>
            <w:pPr>
              <w:pStyle w:val="TableContents"/>
              <w:spacing w:before="0" w:after="200"/>
              <w:rPr>
                <w:sz w:val="20"/>
                <w:szCs w:val="20"/>
                <w:lang w:val="en-GB"/>
              </w:rPr>
            </w:pPr>
            <w:r>
              <w:rPr>
                <w:sz w:val="20"/>
                <w:szCs w:val="20"/>
                <w:lang w:val="en-GB"/>
              </w:rPr>
              <w:t>Small carnivores (&lt; 21.5 kg)</w:t>
            </w:r>
          </w:p>
        </w:tc>
        <w:tc>
          <w:tcPr>
            <w:tcW w:w="622" w:type="dxa"/>
            <w:tcBorders/>
            <w:shd w:fill="auto" w:val="clear"/>
          </w:tcPr>
          <w:p>
            <w:pPr>
              <w:pStyle w:val="TableContents"/>
              <w:spacing w:before="0" w:after="200"/>
              <w:jc w:val="center"/>
              <w:rPr>
                <w:sz w:val="20"/>
                <w:szCs w:val="20"/>
                <w:lang w:val="en-GB"/>
              </w:rPr>
            </w:pPr>
            <w:r>
              <w:rPr>
                <w:sz w:val="20"/>
                <w:szCs w:val="20"/>
                <w:lang w:val="en-GB"/>
              </w:rPr>
              <w:t>0.06</w:t>
            </w:r>
          </w:p>
        </w:tc>
        <w:tc>
          <w:tcPr>
            <w:tcW w:w="743" w:type="dxa"/>
            <w:tcBorders/>
            <w:shd w:fill="auto" w:val="clear"/>
          </w:tcPr>
          <w:p>
            <w:pPr>
              <w:pStyle w:val="TableContents"/>
              <w:spacing w:before="0" w:after="200"/>
              <w:jc w:val="center"/>
              <w:rPr>
                <w:sz w:val="20"/>
                <w:szCs w:val="20"/>
                <w:lang w:val="en-GB"/>
              </w:rPr>
            </w:pPr>
            <w:r>
              <w:rPr>
                <w:sz w:val="20"/>
                <w:szCs w:val="20"/>
                <w:lang w:val="en-GB"/>
              </w:rPr>
              <w:t>0.01</w:t>
            </w:r>
          </w:p>
        </w:tc>
        <w:tc>
          <w:tcPr>
            <w:tcW w:w="1132" w:type="dxa"/>
            <w:tcBorders/>
            <w:shd w:fill="auto" w:val="clear"/>
          </w:tcPr>
          <w:p>
            <w:pPr>
              <w:pStyle w:val="TableContents"/>
              <w:spacing w:before="0" w:after="200"/>
              <w:jc w:val="center"/>
              <w:rPr>
                <w:sz w:val="20"/>
                <w:szCs w:val="20"/>
                <w:lang w:val="en-GB"/>
              </w:rPr>
            </w:pPr>
            <w:r>
              <w:rPr>
                <w:sz w:val="20"/>
                <w:szCs w:val="20"/>
                <w:lang w:val="en-GB"/>
              </w:rPr>
              <w:t>very small</w:t>
            </w:r>
          </w:p>
        </w:tc>
        <w:tc>
          <w:tcPr>
            <w:tcW w:w="53" w:type="dxa"/>
            <w:tcBorders/>
            <w:shd w:fill="auto" w:val="clear"/>
          </w:tcPr>
          <w:p>
            <w:pPr>
              <w:pStyle w:val="TableContents"/>
              <w:spacing w:before="0" w:after="200"/>
              <w:jc w:val="center"/>
              <w:rPr>
                <w:sz w:val="20"/>
                <w:szCs w:val="20"/>
                <w:lang w:val="en-GB"/>
              </w:rPr>
            </w:pPr>
            <w:r>
              <w:rPr>
                <w:sz w:val="20"/>
                <w:szCs w:val="20"/>
                <w:lang w:val="en-GB"/>
              </w:rPr>
            </w:r>
          </w:p>
        </w:tc>
        <w:tc>
          <w:tcPr>
            <w:tcW w:w="570" w:type="dxa"/>
            <w:tcBorders/>
            <w:shd w:fill="auto" w:val="clear"/>
          </w:tcPr>
          <w:p>
            <w:pPr>
              <w:pStyle w:val="TableContents"/>
              <w:spacing w:before="0" w:after="200"/>
              <w:jc w:val="center"/>
              <w:rPr>
                <w:sz w:val="20"/>
                <w:szCs w:val="20"/>
                <w:lang w:val="en-GB"/>
              </w:rPr>
            </w:pPr>
            <w:r>
              <w:rPr>
                <w:sz w:val="20"/>
                <w:szCs w:val="20"/>
                <w:lang w:val="en-GB"/>
              </w:rPr>
              <w:t>0.04</w:t>
            </w:r>
          </w:p>
        </w:tc>
        <w:tc>
          <w:tcPr>
            <w:tcW w:w="682" w:type="dxa"/>
            <w:tcBorders/>
            <w:shd w:fill="auto" w:val="clear"/>
          </w:tcPr>
          <w:p>
            <w:pPr>
              <w:pStyle w:val="TableContents"/>
              <w:spacing w:before="0" w:after="200"/>
              <w:jc w:val="center"/>
              <w:rPr>
                <w:sz w:val="20"/>
                <w:szCs w:val="20"/>
                <w:lang w:val="en-GB"/>
              </w:rPr>
            </w:pPr>
            <w:r>
              <w:rPr>
                <w:sz w:val="20"/>
                <w:szCs w:val="20"/>
                <w:lang w:val="en-GB"/>
              </w:rPr>
              <w:t>0.19</w:t>
            </w:r>
          </w:p>
        </w:tc>
        <w:tc>
          <w:tcPr>
            <w:tcW w:w="1133" w:type="dxa"/>
            <w:tcBorders/>
            <w:shd w:fill="auto" w:val="clear"/>
          </w:tcPr>
          <w:p>
            <w:pPr>
              <w:pStyle w:val="TableContents"/>
              <w:spacing w:before="0" w:after="200"/>
              <w:jc w:val="center"/>
              <w:rPr>
                <w:sz w:val="20"/>
                <w:szCs w:val="20"/>
                <w:lang w:val="en-GB"/>
              </w:rPr>
            </w:pPr>
            <w:r>
              <w:rPr>
                <w:sz w:val="20"/>
                <w:szCs w:val="20"/>
                <w:lang w:val="en-GB"/>
              </w:rPr>
              <w:t>very small</w:t>
            </w:r>
          </w:p>
        </w:tc>
        <w:tc>
          <w:tcPr>
            <w:tcW w:w="56" w:type="dxa"/>
            <w:tcBorders/>
            <w:shd w:fill="auto" w:val="clear"/>
          </w:tcPr>
          <w:p>
            <w:pPr>
              <w:pStyle w:val="TableContents"/>
              <w:spacing w:before="0" w:after="200"/>
              <w:jc w:val="center"/>
              <w:rPr>
                <w:sz w:val="20"/>
                <w:szCs w:val="20"/>
                <w:lang w:val="en-GB"/>
              </w:rPr>
            </w:pPr>
            <w:r>
              <w:rPr>
                <w:sz w:val="20"/>
                <w:szCs w:val="20"/>
                <w:lang w:val="en-GB"/>
              </w:rPr>
            </w:r>
          </w:p>
        </w:tc>
        <w:tc>
          <w:tcPr>
            <w:tcW w:w="619" w:type="dxa"/>
            <w:tcBorders/>
            <w:shd w:fill="auto" w:val="clear"/>
          </w:tcPr>
          <w:p>
            <w:pPr>
              <w:pStyle w:val="TableContents"/>
              <w:spacing w:before="0" w:after="200"/>
              <w:jc w:val="center"/>
              <w:rPr>
                <w:sz w:val="20"/>
                <w:szCs w:val="20"/>
                <w:lang w:val="en-GB"/>
              </w:rPr>
            </w:pPr>
            <w:r>
              <w:rPr>
                <w:sz w:val="20"/>
                <w:szCs w:val="20"/>
                <w:lang w:val="en-GB"/>
              </w:rPr>
              <w:t>0.02</w:t>
            </w:r>
          </w:p>
        </w:tc>
        <w:tc>
          <w:tcPr>
            <w:tcW w:w="740" w:type="dxa"/>
            <w:tcBorders/>
            <w:shd w:fill="auto" w:val="clear"/>
          </w:tcPr>
          <w:p>
            <w:pPr>
              <w:pStyle w:val="TableContents"/>
              <w:spacing w:before="0" w:after="200"/>
              <w:jc w:val="center"/>
              <w:rPr>
                <w:sz w:val="20"/>
                <w:szCs w:val="20"/>
                <w:lang w:val="en-GB"/>
              </w:rPr>
            </w:pPr>
            <w:r>
              <w:rPr>
                <w:sz w:val="20"/>
                <w:szCs w:val="20"/>
                <w:lang w:val="en-GB"/>
              </w:rPr>
              <w:t>0.79</w:t>
            </w:r>
          </w:p>
        </w:tc>
        <w:tc>
          <w:tcPr>
            <w:tcW w:w="1135" w:type="dxa"/>
            <w:tcBorders/>
            <w:shd w:fill="auto" w:val="clear"/>
          </w:tcPr>
          <w:p>
            <w:pPr>
              <w:pStyle w:val="TableContents"/>
              <w:spacing w:before="0" w:after="200"/>
              <w:jc w:val="center"/>
              <w:rPr>
                <w:sz w:val="20"/>
                <w:szCs w:val="20"/>
                <w:lang w:val="en-GB"/>
              </w:rPr>
            </w:pPr>
            <w:r>
              <w:rPr>
                <w:sz w:val="20"/>
                <w:szCs w:val="20"/>
                <w:lang w:val="en-GB"/>
              </w:rPr>
              <w:t>very small</w:t>
            </w:r>
          </w:p>
        </w:tc>
      </w:tr>
      <w:tr>
        <w:trPr>
          <w:trHeight w:val="468" w:hRule="atLeast"/>
        </w:trPr>
        <w:tc>
          <w:tcPr>
            <w:tcW w:w="4478" w:type="dxa"/>
            <w:tcBorders/>
            <w:shd w:fill="auto" w:val="clear"/>
          </w:tcPr>
          <w:p>
            <w:pPr>
              <w:pStyle w:val="TableContents"/>
              <w:spacing w:before="0" w:after="200"/>
              <w:rPr>
                <w:sz w:val="20"/>
                <w:szCs w:val="20"/>
                <w:lang w:val="en-GB"/>
              </w:rPr>
            </w:pPr>
            <w:r>
              <w:rPr>
                <w:sz w:val="20"/>
                <w:szCs w:val="20"/>
                <w:lang w:val="en-GB"/>
              </w:rPr>
              <w:t>Small herbivores (&lt; 45 kg)</w:t>
            </w:r>
          </w:p>
        </w:tc>
        <w:tc>
          <w:tcPr>
            <w:tcW w:w="622" w:type="dxa"/>
            <w:tcBorders/>
            <w:shd w:fill="auto" w:val="clear"/>
          </w:tcPr>
          <w:p>
            <w:pPr>
              <w:pStyle w:val="TableContents"/>
              <w:spacing w:before="0" w:after="200"/>
              <w:jc w:val="center"/>
              <w:rPr>
                <w:sz w:val="20"/>
                <w:szCs w:val="20"/>
                <w:lang w:val="en-GB"/>
              </w:rPr>
            </w:pPr>
            <w:r>
              <w:rPr>
                <w:sz w:val="20"/>
                <w:szCs w:val="20"/>
                <w:lang w:val="en-GB"/>
              </w:rPr>
              <w:t>0.03</w:t>
            </w:r>
          </w:p>
        </w:tc>
        <w:tc>
          <w:tcPr>
            <w:tcW w:w="743" w:type="dxa"/>
            <w:tcBorders/>
            <w:shd w:fill="auto" w:val="clear"/>
          </w:tcPr>
          <w:p>
            <w:pPr>
              <w:pStyle w:val="TableContents"/>
              <w:spacing w:before="0" w:after="200"/>
              <w:jc w:val="center"/>
              <w:rPr>
                <w:sz w:val="20"/>
                <w:szCs w:val="20"/>
                <w:lang w:val="en-GB"/>
              </w:rPr>
            </w:pPr>
            <w:r>
              <w:rPr>
                <w:sz w:val="20"/>
                <w:szCs w:val="20"/>
                <w:lang w:val="en-GB"/>
              </w:rPr>
              <w:t>0.40</w:t>
            </w:r>
          </w:p>
        </w:tc>
        <w:tc>
          <w:tcPr>
            <w:tcW w:w="1132" w:type="dxa"/>
            <w:tcBorders/>
            <w:shd w:fill="auto" w:val="clear"/>
          </w:tcPr>
          <w:p>
            <w:pPr>
              <w:pStyle w:val="TableContents"/>
              <w:spacing w:before="0" w:after="200"/>
              <w:jc w:val="center"/>
              <w:rPr>
                <w:sz w:val="20"/>
                <w:szCs w:val="20"/>
                <w:lang w:val="en-GB"/>
              </w:rPr>
            </w:pPr>
            <w:r>
              <w:rPr>
                <w:sz w:val="20"/>
                <w:szCs w:val="20"/>
                <w:lang w:val="en-GB"/>
              </w:rPr>
              <w:t>very small</w:t>
            </w:r>
          </w:p>
        </w:tc>
        <w:tc>
          <w:tcPr>
            <w:tcW w:w="53" w:type="dxa"/>
            <w:tcBorders/>
            <w:shd w:fill="auto" w:val="clear"/>
          </w:tcPr>
          <w:p>
            <w:pPr>
              <w:pStyle w:val="TableContents"/>
              <w:spacing w:before="0" w:after="200"/>
              <w:jc w:val="center"/>
              <w:rPr>
                <w:sz w:val="20"/>
                <w:szCs w:val="20"/>
                <w:lang w:val="en-GB"/>
              </w:rPr>
            </w:pPr>
            <w:r>
              <w:rPr>
                <w:sz w:val="20"/>
                <w:szCs w:val="20"/>
                <w:lang w:val="en-GB"/>
              </w:rPr>
            </w:r>
          </w:p>
        </w:tc>
        <w:tc>
          <w:tcPr>
            <w:tcW w:w="570" w:type="dxa"/>
            <w:tcBorders/>
            <w:shd w:fill="auto" w:val="clear"/>
          </w:tcPr>
          <w:p>
            <w:pPr>
              <w:pStyle w:val="TableContents"/>
              <w:spacing w:before="0" w:after="200"/>
              <w:jc w:val="center"/>
              <w:rPr>
                <w:sz w:val="20"/>
                <w:szCs w:val="20"/>
                <w:lang w:val="en-GB"/>
              </w:rPr>
            </w:pPr>
            <w:r>
              <w:rPr>
                <w:sz w:val="20"/>
                <w:szCs w:val="20"/>
                <w:lang w:val="en-GB"/>
              </w:rPr>
              <w:t>0.01</w:t>
            </w:r>
          </w:p>
        </w:tc>
        <w:tc>
          <w:tcPr>
            <w:tcW w:w="682" w:type="dxa"/>
            <w:tcBorders/>
            <w:shd w:fill="auto" w:val="clear"/>
          </w:tcPr>
          <w:p>
            <w:pPr>
              <w:pStyle w:val="TableContents"/>
              <w:spacing w:before="0" w:after="200"/>
              <w:jc w:val="center"/>
              <w:rPr>
                <w:sz w:val="20"/>
                <w:szCs w:val="20"/>
                <w:lang w:val="en-GB"/>
              </w:rPr>
            </w:pPr>
            <w:r>
              <w:rPr>
                <w:sz w:val="20"/>
                <w:szCs w:val="20"/>
                <w:lang w:val="en-GB"/>
              </w:rPr>
              <w:t>1.00</w:t>
            </w:r>
          </w:p>
        </w:tc>
        <w:tc>
          <w:tcPr>
            <w:tcW w:w="1133" w:type="dxa"/>
            <w:tcBorders/>
            <w:shd w:fill="auto" w:val="clear"/>
          </w:tcPr>
          <w:p>
            <w:pPr>
              <w:pStyle w:val="TableContents"/>
              <w:spacing w:before="0" w:after="200"/>
              <w:jc w:val="center"/>
              <w:rPr>
                <w:sz w:val="20"/>
                <w:szCs w:val="20"/>
                <w:lang w:val="en-GB"/>
              </w:rPr>
            </w:pPr>
            <w:r>
              <w:rPr>
                <w:sz w:val="20"/>
                <w:szCs w:val="20"/>
                <w:lang w:val="en-GB"/>
              </w:rPr>
              <w:t>very small</w:t>
            </w:r>
          </w:p>
        </w:tc>
        <w:tc>
          <w:tcPr>
            <w:tcW w:w="56" w:type="dxa"/>
            <w:tcBorders/>
            <w:shd w:fill="auto" w:val="clear"/>
          </w:tcPr>
          <w:p>
            <w:pPr>
              <w:pStyle w:val="TableContents"/>
              <w:spacing w:before="0" w:after="200"/>
              <w:jc w:val="center"/>
              <w:rPr>
                <w:sz w:val="20"/>
                <w:szCs w:val="20"/>
                <w:lang w:val="en-GB"/>
              </w:rPr>
            </w:pPr>
            <w:r>
              <w:rPr>
                <w:sz w:val="20"/>
                <w:szCs w:val="20"/>
                <w:lang w:val="en-GB"/>
              </w:rPr>
            </w:r>
          </w:p>
        </w:tc>
        <w:tc>
          <w:tcPr>
            <w:tcW w:w="619" w:type="dxa"/>
            <w:tcBorders/>
            <w:shd w:fill="auto" w:val="clear"/>
          </w:tcPr>
          <w:p>
            <w:pPr>
              <w:pStyle w:val="TableContents"/>
              <w:spacing w:before="0" w:after="200"/>
              <w:jc w:val="center"/>
              <w:rPr>
                <w:sz w:val="20"/>
                <w:szCs w:val="20"/>
                <w:lang w:val="en-GB"/>
              </w:rPr>
            </w:pPr>
            <w:r>
              <w:rPr>
                <w:sz w:val="20"/>
                <w:szCs w:val="20"/>
                <w:lang w:val="en-GB"/>
              </w:rPr>
              <w:t>0.02</w:t>
            </w:r>
          </w:p>
        </w:tc>
        <w:tc>
          <w:tcPr>
            <w:tcW w:w="740" w:type="dxa"/>
            <w:tcBorders/>
            <w:shd w:fill="auto" w:val="clear"/>
          </w:tcPr>
          <w:p>
            <w:pPr>
              <w:pStyle w:val="TableContents"/>
              <w:spacing w:before="0" w:after="200"/>
              <w:jc w:val="center"/>
              <w:rPr>
                <w:sz w:val="20"/>
                <w:szCs w:val="20"/>
                <w:lang w:val="en-GB"/>
              </w:rPr>
            </w:pPr>
            <w:r>
              <w:rPr>
                <w:sz w:val="20"/>
                <w:szCs w:val="20"/>
                <w:lang w:val="en-GB"/>
              </w:rPr>
              <w:t>&lt;0.01</w:t>
            </w:r>
          </w:p>
        </w:tc>
        <w:tc>
          <w:tcPr>
            <w:tcW w:w="1135" w:type="dxa"/>
            <w:tcBorders/>
            <w:shd w:fill="auto" w:val="clear"/>
          </w:tcPr>
          <w:p>
            <w:pPr>
              <w:pStyle w:val="TableContents"/>
              <w:spacing w:before="0" w:after="200"/>
              <w:jc w:val="center"/>
              <w:rPr>
                <w:sz w:val="20"/>
                <w:szCs w:val="20"/>
                <w:lang w:val="en-GB"/>
              </w:rPr>
            </w:pPr>
            <w:r>
              <w:rPr>
                <w:sz w:val="20"/>
                <w:szCs w:val="20"/>
                <w:lang w:val="en-GB"/>
              </w:rPr>
              <w:t>very small</w:t>
            </w:r>
          </w:p>
        </w:tc>
      </w:tr>
      <w:tr>
        <w:trPr>
          <w:trHeight w:val="468" w:hRule="atLeast"/>
        </w:trPr>
        <w:tc>
          <w:tcPr>
            <w:tcW w:w="4478" w:type="dxa"/>
            <w:tcBorders/>
            <w:shd w:fill="auto" w:val="clear"/>
          </w:tcPr>
          <w:p>
            <w:pPr>
              <w:pStyle w:val="TableContents"/>
              <w:spacing w:before="0" w:after="200"/>
              <w:jc w:val="center"/>
              <w:rPr>
                <w:b/>
                <w:b/>
                <w:bCs/>
                <w:sz w:val="20"/>
                <w:szCs w:val="20"/>
              </w:rPr>
            </w:pPr>
            <w:r>
              <w:rPr>
                <w:b/>
                <w:bCs/>
                <w:sz w:val="20"/>
                <w:szCs w:val="20"/>
              </w:rPr>
            </w:r>
          </w:p>
        </w:tc>
        <w:tc>
          <w:tcPr>
            <w:tcW w:w="7485" w:type="dxa"/>
            <w:gridSpan w:val="11"/>
            <w:tcBorders/>
            <w:shd w:fill="auto" w:val="clear"/>
          </w:tcPr>
          <w:p>
            <w:pPr>
              <w:pStyle w:val="TableContents"/>
              <w:spacing w:before="0" w:after="200"/>
              <w:jc w:val="center"/>
              <w:rPr>
                <w:b/>
                <w:b/>
                <w:bCs/>
                <w:sz w:val="20"/>
                <w:szCs w:val="20"/>
              </w:rPr>
            </w:pPr>
            <w:r>
              <w:rPr>
                <w:b/>
                <w:bCs/>
                <w:sz w:val="20"/>
                <w:szCs w:val="20"/>
              </w:rPr>
              <w:t>Random areas</w:t>
            </w:r>
          </w:p>
        </w:tc>
      </w:tr>
      <w:tr>
        <w:trPr>
          <w:trHeight w:val="468" w:hRule="atLeast"/>
        </w:trPr>
        <w:tc>
          <w:tcPr>
            <w:tcW w:w="4478" w:type="dxa"/>
            <w:tcBorders/>
            <w:shd w:fill="auto" w:val="clear"/>
          </w:tcPr>
          <w:p>
            <w:pPr>
              <w:pStyle w:val="TableContents"/>
              <w:spacing w:before="0" w:after="200"/>
              <w:rPr>
                <w:lang w:val="en-GB"/>
              </w:rPr>
            </w:pPr>
            <w:r>
              <w:rPr>
                <w:sz w:val="20"/>
                <w:szCs w:val="20"/>
                <w:lang w:val="en-GB"/>
              </w:rPr>
              <w:t>Megacarnivores (</w:t>
            </w:r>
            <w:r>
              <w:rPr>
                <w:rFonts w:ascii="Liberation Mono" w:hAnsi="Liberation Mono"/>
                <w:sz w:val="20"/>
                <w:szCs w:val="20"/>
                <w:lang w:val="en-GB"/>
              </w:rPr>
              <w:t>≥</w:t>
            </w:r>
            <w:r>
              <w:rPr>
                <w:sz w:val="20"/>
                <w:szCs w:val="20"/>
                <w:lang w:val="en-GB"/>
              </w:rPr>
              <w:t>100 kg)</w:t>
            </w:r>
          </w:p>
        </w:tc>
        <w:tc>
          <w:tcPr>
            <w:tcW w:w="622" w:type="dxa"/>
            <w:tcBorders/>
            <w:shd w:fill="auto" w:val="clear"/>
          </w:tcPr>
          <w:p>
            <w:pPr>
              <w:pStyle w:val="TableContents"/>
              <w:spacing w:before="0" w:after="200"/>
              <w:jc w:val="center"/>
              <w:rPr>
                <w:sz w:val="20"/>
                <w:szCs w:val="20"/>
                <w:lang w:val="en-GB"/>
              </w:rPr>
            </w:pPr>
            <w:r>
              <w:rPr>
                <w:sz w:val="20"/>
                <w:szCs w:val="20"/>
                <w:lang w:val="en-GB"/>
              </w:rPr>
              <w:t>1.89</w:t>
            </w:r>
          </w:p>
        </w:tc>
        <w:tc>
          <w:tcPr>
            <w:tcW w:w="743" w:type="dxa"/>
            <w:tcBorders/>
            <w:shd w:fill="auto" w:val="clear"/>
          </w:tcPr>
          <w:p>
            <w:pPr>
              <w:pStyle w:val="TableContents"/>
              <w:spacing w:before="0" w:after="200"/>
              <w:jc w:val="center"/>
              <w:rPr>
                <w:sz w:val="20"/>
                <w:szCs w:val="20"/>
                <w:lang w:val="en-GB"/>
              </w:rPr>
            </w:pPr>
            <w:r>
              <w:rPr>
                <w:sz w:val="20"/>
                <w:szCs w:val="20"/>
                <w:lang w:val="en-GB"/>
              </w:rPr>
              <w:t>&lt;0.01</w:t>
            </w:r>
          </w:p>
        </w:tc>
        <w:tc>
          <w:tcPr>
            <w:tcW w:w="1132" w:type="dxa"/>
            <w:tcBorders/>
            <w:shd w:fill="auto" w:val="clear"/>
          </w:tcPr>
          <w:p>
            <w:pPr>
              <w:pStyle w:val="TableContents"/>
              <w:spacing w:before="0" w:after="200"/>
              <w:jc w:val="center"/>
              <w:rPr>
                <w:sz w:val="20"/>
                <w:szCs w:val="20"/>
                <w:lang w:val="en-GB"/>
              </w:rPr>
            </w:pPr>
            <w:r>
              <w:rPr>
                <w:sz w:val="20"/>
                <w:szCs w:val="20"/>
                <w:lang w:val="en-GB"/>
              </w:rPr>
              <w:t xml:space="preserve">very large </w:t>
            </w:r>
          </w:p>
        </w:tc>
        <w:tc>
          <w:tcPr>
            <w:tcW w:w="53" w:type="dxa"/>
            <w:tcBorders/>
            <w:shd w:fill="auto" w:val="clear"/>
          </w:tcPr>
          <w:p>
            <w:pPr>
              <w:pStyle w:val="TableContents"/>
              <w:spacing w:before="0" w:after="200"/>
              <w:jc w:val="center"/>
              <w:rPr>
                <w:sz w:val="20"/>
                <w:szCs w:val="20"/>
                <w:lang w:val="en-GB"/>
              </w:rPr>
            </w:pPr>
            <w:r>
              <w:rPr>
                <w:sz w:val="20"/>
                <w:szCs w:val="20"/>
                <w:lang w:val="en-GB"/>
              </w:rPr>
            </w:r>
          </w:p>
        </w:tc>
        <w:tc>
          <w:tcPr>
            <w:tcW w:w="570" w:type="dxa"/>
            <w:tcBorders/>
            <w:shd w:fill="auto" w:val="clear"/>
          </w:tcPr>
          <w:p>
            <w:pPr>
              <w:pStyle w:val="TableContents"/>
              <w:spacing w:before="0" w:after="200"/>
              <w:jc w:val="center"/>
              <w:rPr>
                <w:sz w:val="20"/>
                <w:szCs w:val="20"/>
                <w:lang w:val="en-GB"/>
              </w:rPr>
            </w:pPr>
            <w:r>
              <w:rPr>
                <w:sz w:val="20"/>
                <w:szCs w:val="20"/>
                <w:lang w:val="en-GB"/>
              </w:rPr>
              <w:t>1.21</w:t>
            </w:r>
          </w:p>
        </w:tc>
        <w:tc>
          <w:tcPr>
            <w:tcW w:w="682" w:type="dxa"/>
            <w:tcBorders/>
            <w:shd w:fill="auto" w:val="clear"/>
          </w:tcPr>
          <w:p>
            <w:pPr>
              <w:pStyle w:val="TableContents"/>
              <w:spacing w:before="0" w:after="200"/>
              <w:jc w:val="center"/>
              <w:rPr>
                <w:sz w:val="20"/>
                <w:szCs w:val="20"/>
                <w:lang w:val="en-GB"/>
              </w:rPr>
            </w:pPr>
            <w:r>
              <w:rPr>
                <w:sz w:val="20"/>
                <w:szCs w:val="20"/>
                <w:lang w:val="en-GB"/>
              </w:rPr>
              <w:t>&lt;0.01</w:t>
            </w:r>
          </w:p>
        </w:tc>
        <w:tc>
          <w:tcPr>
            <w:tcW w:w="1133" w:type="dxa"/>
            <w:tcBorders/>
            <w:shd w:fill="auto" w:val="clear"/>
          </w:tcPr>
          <w:p>
            <w:pPr>
              <w:pStyle w:val="TableContents"/>
              <w:spacing w:before="0" w:after="200"/>
              <w:jc w:val="center"/>
              <w:rPr>
                <w:sz w:val="20"/>
                <w:szCs w:val="20"/>
                <w:lang w:val="en-GB"/>
              </w:rPr>
            </w:pPr>
            <w:r>
              <w:rPr>
                <w:sz w:val="20"/>
                <w:szCs w:val="20"/>
                <w:lang w:val="en-GB"/>
              </w:rPr>
              <w:t xml:space="preserve">very large </w:t>
            </w:r>
          </w:p>
        </w:tc>
        <w:tc>
          <w:tcPr>
            <w:tcW w:w="56" w:type="dxa"/>
            <w:tcBorders/>
            <w:shd w:fill="auto" w:val="clear"/>
          </w:tcPr>
          <w:p>
            <w:pPr>
              <w:pStyle w:val="TableContents"/>
              <w:spacing w:before="0" w:after="200"/>
              <w:jc w:val="center"/>
              <w:rPr>
                <w:sz w:val="20"/>
                <w:szCs w:val="20"/>
                <w:lang w:val="en-GB"/>
              </w:rPr>
            </w:pPr>
            <w:r>
              <w:rPr>
                <w:sz w:val="20"/>
                <w:szCs w:val="20"/>
                <w:lang w:val="en-GB"/>
              </w:rPr>
            </w:r>
          </w:p>
        </w:tc>
        <w:tc>
          <w:tcPr>
            <w:tcW w:w="619" w:type="dxa"/>
            <w:tcBorders/>
            <w:shd w:fill="auto" w:val="clear"/>
          </w:tcPr>
          <w:p>
            <w:pPr>
              <w:pStyle w:val="TableContents"/>
              <w:spacing w:before="0" w:after="200"/>
              <w:jc w:val="center"/>
              <w:rPr>
                <w:sz w:val="20"/>
                <w:szCs w:val="20"/>
                <w:lang w:val="en-GB"/>
              </w:rPr>
            </w:pPr>
            <w:r>
              <w:rPr>
                <w:sz w:val="20"/>
                <w:szCs w:val="20"/>
                <w:lang w:val="en-GB"/>
              </w:rPr>
              <w:t>0.67</w:t>
            </w:r>
          </w:p>
        </w:tc>
        <w:tc>
          <w:tcPr>
            <w:tcW w:w="740" w:type="dxa"/>
            <w:tcBorders/>
            <w:shd w:fill="auto" w:val="clear"/>
          </w:tcPr>
          <w:p>
            <w:pPr>
              <w:pStyle w:val="TableContents"/>
              <w:spacing w:before="0" w:after="200"/>
              <w:jc w:val="center"/>
              <w:rPr>
                <w:sz w:val="20"/>
                <w:szCs w:val="20"/>
                <w:lang w:val="en-GB"/>
              </w:rPr>
            </w:pPr>
            <w:r>
              <w:rPr>
                <w:sz w:val="20"/>
                <w:szCs w:val="20"/>
                <w:lang w:val="en-GB"/>
              </w:rPr>
              <w:t>&lt;0.01</w:t>
            </w:r>
          </w:p>
        </w:tc>
        <w:tc>
          <w:tcPr>
            <w:tcW w:w="1135" w:type="dxa"/>
            <w:tcBorders/>
            <w:shd w:fill="auto" w:val="clear"/>
          </w:tcPr>
          <w:p>
            <w:pPr>
              <w:pStyle w:val="TableContents"/>
              <w:spacing w:before="0" w:after="200"/>
              <w:jc w:val="center"/>
              <w:rPr>
                <w:sz w:val="20"/>
                <w:szCs w:val="20"/>
                <w:lang w:val="en-GB"/>
              </w:rPr>
            </w:pPr>
            <w:r>
              <w:rPr>
                <w:sz w:val="20"/>
                <w:szCs w:val="20"/>
                <w:lang w:val="en-GB"/>
              </w:rPr>
              <w:t>medium</w:t>
            </w:r>
          </w:p>
        </w:tc>
      </w:tr>
      <w:tr>
        <w:trPr>
          <w:trHeight w:val="468" w:hRule="atLeast"/>
        </w:trPr>
        <w:tc>
          <w:tcPr>
            <w:tcW w:w="4478" w:type="dxa"/>
            <w:tcBorders/>
            <w:shd w:fill="auto" w:val="clear"/>
          </w:tcPr>
          <w:p>
            <w:pPr>
              <w:pStyle w:val="TableContents"/>
              <w:spacing w:before="0" w:after="200"/>
              <w:rPr>
                <w:lang w:val="en-GB"/>
              </w:rPr>
            </w:pPr>
            <w:r>
              <w:rPr>
                <w:sz w:val="20"/>
                <w:szCs w:val="20"/>
                <w:lang w:val="en-GB"/>
              </w:rPr>
              <w:t>Megaherbivores (</w:t>
            </w:r>
            <w:r>
              <w:rPr>
                <w:rFonts w:ascii="Liberation Mono" w:hAnsi="Liberation Mono"/>
                <w:bCs/>
                <w:sz w:val="20"/>
                <w:szCs w:val="20"/>
                <w:lang w:val="en-GB"/>
              </w:rPr>
              <w:t>≥</w:t>
            </w:r>
            <w:r>
              <w:rPr>
                <w:sz w:val="20"/>
                <w:szCs w:val="20"/>
                <w:lang w:val="en-GB"/>
              </w:rPr>
              <w:t>1,000 kg)</w:t>
            </w:r>
          </w:p>
        </w:tc>
        <w:tc>
          <w:tcPr>
            <w:tcW w:w="622" w:type="dxa"/>
            <w:tcBorders/>
            <w:shd w:fill="auto" w:val="clear"/>
          </w:tcPr>
          <w:p>
            <w:pPr>
              <w:pStyle w:val="TableContents"/>
              <w:spacing w:before="0" w:after="200"/>
              <w:jc w:val="center"/>
              <w:rPr>
                <w:sz w:val="20"/>
                <w:szCs w:val="20"/>
                <w:lang w:val="en-GB"/>
              </w:rPr>
            </w:pPr>
            <w:r>
              <w:rPr>
                <w:sz w:val="20"/>
                <w:szCs w:val="20"/>
                <w:lang w:val="en-GB"/>
              </w:rPr>
              <w:t>2.49</w:t>
            </w:r>
          </w:p>
        </w:tc>
        <w:tc>
          <w:tcPr>
            <w:tcW w:w="743" w:type="dxa"/>
            <w:tcBorders/>
            <w:shd w:fill="auto" w:val="clear"/>
          </w:tcPr>
          <w:p>
            <w:pPr>
              <w:pStyle w:val="TableContents"/>
              <w:spacing w:before="0" w:after="200"/>
              <w:jc w:val="center"/>
              <w:rPr>
                <w:sz w:val="20"/>
                <w:szCs w:val="20"/>
                <w:lang w:val="en-GB"/>
              </w:rPr>
            </w:pPr>
            <w:r>
              <w:rPr>
                <w:sz w:val="20"/>
                <w:szCs w:val="20"/>
                <w:lang w:val="en-GB"/>
              </w:rPr>
              <w:t>&lt;0.01</w:t>
            </w:r>
          </w:p>
        </w:tc>
        <w:tc>
          <w:tcPr>
            <w:tcW w:w="1132" w:type="dxa"/>
            <w:tcBorders/>
            <w:shd w:fill="auto" w:val="clear"/>
          </w:tcPr>
          <w:p>
            <w:pPr>
              <w:pStyle w:val="TableContents"/>
              <w:spacing w:before="0" w:after="200"/>
              <w:jc w:val="center"/>
              <w:rPr>
                <w:sz w:val="20"/>
                <w:szCs w:val="20"/>
                <w:lang w:val="en-GB"/>
              </w:rPr>
            </w:pPr>
            <w:r>
              <w:rPr>
                <w:sz w:val="20"/>
                <w:szCs w:val="20"/>
                <w:lang w:val="en-GB"/>
              </w:rPr>
              <w:t>huge</w:t>
            </w:r>
          </w:p>
        </w:tc>
        <w:tc>
          <w:tcPr>
            <w:tcW w:w="53" w:type="dxa"/>
            <w:tcBorders/>
            <w:shd w:fill="auto" w:val="clear"/>
          </w:tcPr>
          <w:p>
            <w:pPr>
              <w:pStyle w:val="TableContents"/>
              <w:spacing w:before="0" w:after="200"/>
              <w:jc w:val="center"/>
              <w:rPr>
                <w:sz w:val="20"/>
                <w:szCs w:val="20"/>
                <w:lang w:val="en-GB"/>
              </w:rPr>
            </w:pPr>
            <w:r>
              <w:rPr>
                <w:sz w:val="20"/>
                <w:szCs w:val="20"/>
                <w:lang w:val="en-GB"/>
              </w:rPr>
            </w:r>
          </w:p>
        </w:tc>
        <w:tc>
          <w:tcPr>
            <w:tcW w:w="570" w:type="dxa"/>
            <w:tcBorders/>
            <w:shd w:fill="auto" w:val="clear"/>
          </w:tcPr>
          <w:p>
            <w:pPr>
              <w:pStyle w:val="TableContents"/>
              <w:spacing w:before="0" w:after="200"/>
              <w:jc w:val="center"/>
              <w:rPr>
                <w:sz w:val="20"/>
                <w:szCs w:val="20"/>
                <w:lang w:val="en-GB"/>
              </w:rPr>
            </w:pPr>
            <w:r>
              <w:rPr>
                <w:sz w:val="20"/>
                <w:szCs w:val="20"/>
                <w:lang w:val="en-GB"/>
              </w:rPr>
              <w:t>1.31</w:t>
            </w:r>
          </w:p>
        </w:tc>
        <w:tc>
          <w:tcPr>
            <w:tcW w:w="682" w:type="dxa"/>
            <w:tcBorders/>
            <w:shd w:fill="auto" w:val="clear"/>
          </w:tcPr>
          <w:p>
            <w:pPr>
              <w:pStyle w:val="TableContents"/>
              <w:spacing w:before="0" w:after="200"/>
              <w:jc w:val="center"/>
              <w:rPr>
                <w:sz w:val="20"/>
                <w:szCs w:val="20"/>
                <w:lang w:val="en-GB"/>
              </w:rPr>
            </w:pPr>
            <w:r>
              <w:rPr>
                <w:sz w:val="20"/>
                <w:szCs w:val="20"/>
                <w:lang w:val="en-GB"/>
              </w:rPr>
              <w:t>&lt;0.01</w:t>
            </w:r>
          </w:p>
        </w:tc>
        <w:tc>
          <w:tcPr>
            <w:tcW w:w="1133" w:type="dxa"/>
            <w:tcBorders/>
            <w:shd w:fill="auto" w:val="clear"/>
          </w:tcPr>
          <w:p>
            <w:pPr>
              <w:pStyle w:val="TableContents"/>
              <w:spacing w:before="0" w:after="200"/>
              <w:jc w:val="center"/>
              <w:rPr>
                <w:sz w:val="20"/>
                <w:szCs w:val="20"/>
                <w:lang w:val="en-GB"/>
              </w:rPr>
            </w:pPr>
            <w:r>
              <w:rPr>
                <w:sz w:val="20"/>
                <w:szCs w:val="20"/>
                <w:lang w:val="en-GB"/>
              </w:rPr>
              <w:t>very large</w:t>
            </w:r>
          </w:p>
        </w:tc>
        <w:tc>
          <w:tcPr>
            <w:tcW w:w="56" w:type="dxa"/>
            <w:tcBorders/>
            <w:shd w:fill="auto" w:val="clear"/>
          </w:tcPr>
          <w:p>
            <w:pPr>
              <w:pStyle w:val="TableContents"/>
              <w:spacing w:before="0" w:after="200"/>
              <w:jc w:val="center"/>
              <w:rPr>
                <w:sz w:val="20"/>
                <w:szCs w:val="20"/>
                <w:lang w:val="en-GB"/>
              </w:rPr>
            </w:pPr>
            <w:r>
              <w:rPr>
                <w:sz w:val="20"/>
                <w:szCs w:val="20"/>
                <w:lang w:val="en-GB"/>
              </w:rPr>
            </w:r>
          </w:p>
        </w:tc>
        <w:tc>
          <w:tcPr>
            <w:tcW w:w="619" w:type="dxa"/>
            <w:tcBorders/>
            <w:shd w:fill="auto" w:val="clear"/>
          </w:tcPr>
          <w:p>
            <w:pPr>
              <w:pStyle w:val="TableContents"/>
              <w:spacing w:before="0" w:after="200"/>
              <w:jc w:val="center"/>
              <w:rPr>
                <w:sz w:val="20"/>
                <w:szCs w:val="20"/>
                <w:lang w:val="en-GB"/>
              </w:rPr>
            </w:pPr>
            <w:r>
              <w:rPr>
                <w:sz w:val="20"/>
                <w:szCs w:val="20"/>
                <w:lang w:val="en-GB"/>
              </w:rPr>
              <w:t>1.19</w:t>
            </w:r>
          </w:p>
        </w:tc>
        <w:tc>
          <w:tcPr>
            <w:tcW w:w="740" w:type="dxa"/>
            <w:tcBorders/>
            <w:shd w:fill="auto" w:val="clear"/>
          </w:tcPr>
          <w:p>
            <w:pPr>
              <w:pStyle w:val="TableContents"/>
              <w:spacing w:before="0" w:after="200"/>
              <w:jc w:val="center"/>
              <w:rPr>
                <w:sz w:val="20"/>
                <w:szCs w:val="20"/>
                <w:lang w:val="en-GB"/>
              </w:rPr>
            </w:pPr>
            <w:r>
              <w:rPr>
                <w:sz w:val="20"/>
                <w:szCs w:val="20"/>
                <w:lang w:val="en-GB"/>
              </w:rPr>
              <w:t>&lt;0.01</w:t>
            </w:r>
          </w:p>
        </w:tc>
        <w:tc>
          <w:tcPr>
            <w:tcW w:w="1135" w:type="dxa"/>
            <w:tcBorders/>
            <w:shd w:fill="auto" w:val="clear"/>
          </w:tcPr>
          <w:p>
            <w:pPr>
              <w:pStyle w:val="TableContents"/>
              <w:spacing w:before="0" w:after="200"/>
              <w:jc w:val="center"/>
              <w:rPr>
                <w:sz w:val="20"/>
                <w:szCs w:val="20"/>
                <w:lang w:val="en-GB"/>
              </w:rPr>
            </w:pPr>
            <w:r>
              <w:rPr>
                <w:sz w:val="20"/>
                <w:szCs w:val="20"/>
                <w:lang w:val="en-GB"/>
              </w:rPr>
              <w:t>large</w:t>
            </w:r>
          </w:p>
        </w:tc>
      </w:tr>
      <w:tr>
        <w:trPr>
          <w:trHeight w:val="468" w:hRule="atLeast"/>
        </w:trPr>
        <w:tc>
          <w:tcPr>
            <w:tcW w:w="4478" w:type="dxa"/>
            <w:tcBorders/>
            <w:shd w:fill="auto" w:val="clear"/>
          </w:tcPr>
          <w:p>
            <w:pPr>
              <w:pStyle w:val="TableContents"/>
              <w:spacing w:before="0" w:after="200"/>
              <w:rPr>
                <w:lang w:val="en-GB"/>
              </w:rPr>
            </w:pPr>
            <w:r>
              <w:rPr>
                <w:sz w:val="20"/>
                <w:szCs w:val="20"/>
                <w:lang w:val="en-GB"/>
              </w:rPr>
              <w:t>Large carnivores (21.5</w:t>
            </w:r>
            <w:r>
              <w:rPr>
                <w:lang w:val="en-GB"/>
              </w:rPr>
              <w:t>–</w:t>
            </w:r>
            <w:r>
              <w:rPr>
                <w:sz w:val="20"/>
                <w:szCs w:val="20"/>
                <w:lang w:val="en-GB"/>
              </w:rPr>
              <w:t>99 kg)</w:t>
            </w:r>
          </w:p>
        </w:tc>
        <w:tc>
          <w:tcPr>
            <w:tcW w:w="622" w:type="dxa"/>
            <w:tcBorders/>
            <w:shd w:fill="auto" w:val="clear"/>
          </w:tcPr>
          <w:p>
            <w:pPr>
              <w:pStyle w:val="TableContents"/>
              <w:spacing w:before="0" w:after="200"/>
              <w:jc w:val="center"/>
              <w:rPr>
                <w:sz w:val="20"/>
                <w:szCs w:val="20"/>
                <w:lang w:val="en-GB"/>
              </w:rPr>
            </w:pPr>
            <w:r>
              <w:rPr>
                <w:sz w:val="20"/>
                <w:szCs w:val="20"/>
                <w:lang w:val="en-GB"/>
              </w:rPr>
              <w:t>0.68</w:t>
            </w:r>
          </w:p>
        </w:tc>
        <w:tc>
          <w:tcPr>
            <w:tcW w:w="743" w:type="dxa"/>
            <w:tcBorders/>
            <w:shd w:fill="auto" w:val="clear"/>
          </w:tcPr>
          <w:p>
            <w:pPr>
              <w:pStyle w:val="TableContents"/>
              <w:spacing w:before="0" w:after="200"/>
              <w:jc w:val="center"/>
              <w:rPr>
                <w:sz w:val="20"/>
                <w:szCs w:val="20"/>
                <w:lang w:val="en-GB"/>
              </w:rPr>
            </w:pPr>
            <w:r>
              <w:rPr>
                <w:sz w:val="20"/>
                <w:szCs w:val="20"/>
                <w:lang w:val="en-GB"/>
              </w:rPr>
              <w:t>&lt;0.01</w:t>
            </w:r>
          </w:p>
        </w:tc>
        <w:tc>
          <w:tcPr>
            <w:tcW w:w="1132" w:type="dxa"/>
            <w:tcBorders/>
            <w:shd w:fill="auto" w:val="clear"/>
          </w:tcPr>
          <w:p>
            <w:pPr>
              <w:pStyle w:val="TableContents"/>
              <w:spacing w:before="0" w:after="200"/>
              <w:jc w:val="center"/>
              <w:rPr>
                <w:sz w:val="20"/>
                <w:szCs w:val="20"/>
                <w:lang w:val="en-GB"/>
              </w:rPr>
            </w:pPr>
            <w:r>
              <w:rPr>
                <w:sz w:val="20"/>
                <w:szCs w:val="20"/>
                <w:lang w:val="en-GB"/>
              </w:rPr>
              <w:t>medium</w:t>
            </w:r>
          </w:p>
        </w:tc>
        <w:tc>
          <w:tcPr>
            <w:tcW w:w="53" w:type="dxa"/>
            <w:tcBorders/>
            <w:shd w:fill="auto" w:val="clear"/>
          </w:tcPr>
          <w:p>
            <w:pPr>
              <w:pStyle w:val="TableContents"/>
              <w:spacing w:before="0" w:after="200"/>
              <w:jc w:val="center"/>
              <w:rPr>
                <w:sz w:val="20"/>
                <w:szCs w:val="20"/>
                <w:lang w:val="en-GB"/>
              </w:rPr>
            </w:pPr>
            <w:r>
              <w:rPr>
                <w:sz w:val="20"/>
                <w:szCs w:val="20"/>
                <w:lang w:val="en-GB"/>
              </w:rPr>
            </w:r>
          </w:p>
        </w:tc>
        <w:tc>
          <w:tcPr>
            <w:tcW w:w="570" w:type="dxa"/>
            <w:tcBorders/>
            <w:shd w:fill="auto" w:val="clear"/>
          </w:tcPr>
          <w:p>
            <w:pPr>
              <w:pStyle w:val="TableContents"/>
              <w:spacing w:before="0" w:after="200"/>
              <w:jc w:val="center"/>
              <w:rPr>
                <w:sz w:val="20"/>
                <w:szCs w:val="20"/>
                <w:lang w:val="en-GB"/>
              </w:rPr>
            </w:pPr>
            <w:r>
              <w:rPr>
                <w:sz w:val="20"/>
                <w:szCs w:val="20"/>
                <w:lang w:val="en-GB"/>
              </w:rPr>
              <w:t>0.48</w:t>
            </w:r>
          </w:p>
        </w:tc>
        <w:tc>
          <w:tcPr>
            <w:tcW w:w="682" w:type="dxa"/>
            <w:tcBorders/>
            <w:shd w:fill="auto" w:val="clear"/>
          </w:tcPr>
          <w:p>
            <w:pPr>
              <w:pStyle w:val="TableContents"/>
              <w:spacing w:before="0" w:after="200"/>
              <w:jc w:val="center"/>
              <w:rPr>
                <w:sz w:val="20"/>
                <w:szCs w:val="20"/>
                <w:lang w:val="en-GB"/>
              </w:rPr>
            </w:pPr>
            <w:r>
              <w:rPr>
                <w:sz w:val="20"/>
                <w:szCs w:val="20"/>
                <w:lang w:val="en-GB"/>
              </w:rPr>
              <w:t>&lt;0.01</w:t>
            </w:r>
          </w:p>
        </w:tc>
        <w:tc>
          <w:tcPr>
            <w:tcW w:w="1133" w:type="dxa"/>
            <w:tcBorders/>
            <w:shd w:fill="auto" w:val="clear"/>
          </w:tcPr>
          <w:p>
            <w:pPr>
              <w:pStyle w:val="TableContents"/>
              <w:spacing w:before="0" w:after="200"/>
              <w:jc w:val="center"/>
              <w:rPr>
                <w:sz w:val="20"/>
                <w:szCs w:val="20"/>
                <w:lang w:val="en-GB"/>
              </w:rPr>
            </w:pPr>
            <w:r>
              <w:rPr>
                <w:sz w:val="20"/>
                <w:szCs w:val="20"/>
                <w:lang w:val="en-GB"/>
              </w:rPr>
              <w:t>small</w:t>
            </w:r>
          </w:p>
        </w:tc>
        <w:tc>
          <w:tcPr>
            <w:tcW w:w="56" w:type="dxa"/>
            <w:tcBorders/>
            <w:shd w:fill="auto" w:val="clear"/>
          </w:tcPr>
          <w:p>
            <w:pPr>
              <w:pStyle w:val="TableContents"/>
              <w:spacing w:before="0" w:after="200"/>
              <w:jc w:val="center"/>
              <w:rPr>
                <w:sz w:val="20"/>
                <w:szCs w:val="20"/>
                <w:lang w:val="en-GB"/>
              </w:rPr>
            </w:pPr>
            <w:r>
              <w:rPr>
                <w:sz w:val="20"/>
                <w:szCs w:val="20"/>
                <w:lang w:val="en-GB"/>
              </w:rPr>
            </w:r>
          </w:p>
        </w:tc>
        <w:tc>
          <w:tcPr>
            <w:tcW w:w="619" w:type="dxa"/>
            <w:tcBorders/>
            <w:shd w:fill="auto" w:val="clear"/>
          </w:tcPr>
          <w:p>
            <w:pPr>
              <w:pStyle w:val="TableContents"/>
              <w:spacing w:before="0" w:after="200"/>
              <w:jc w:val="center"/>
              <w:rPr>
                <w:sz w:val="20"/>
                <w:szCs w:val="20"/>
                <w:lang w:val="en-GB"/>
              </w:rPr>
            </w:pPr>
            <w:r>
              <w:rPr>
                <w:sz w:val="20"/>
                <w:szCs w:val="20"/>
                <w:lang w:val="en-GB"/>
              </w:rPr>
              <w:t>0.20</w:t>
            </w:r>
          </w:p>
        </w:tc>
        <w:tc>
          <w:tcPr>
            <w:tcW w:w="740" w:type="dxa"/>
            <w:tcBorders/>
            <w:shd w:fill="auto" w:val="clear"/>
          </w:tcPr>
          <w:p>
            <w:pPr>
              <w:pStyle w:val="TableContents"/>
              <w:spacing w:before="0" w:after="200"/>
              <w:jc w:val="center"/>
              <w:rPr>
                <w:sz w:val="20"/>
                <w:szCs w:val="20"/>
                <w:lang w:val="en-GB"/>
              </w:rPr>
            </w:pPr>
            <w:r>
              <w:rPr>
                <w:sz w:val="20"/>
                <w:szCs w:val="20"/>
                <w:lang w:val="en-GB"/>
              </w:rPr>
              <w:t>&lt;0.01</w:t>
            </w:r>
          </w:p>
        </w:tc>
        <w:tc>
          <w:tcPr>
            <w:tcW w:w="1135" w:type="dxa"/>
            <w:tcBorders/>
            <w:shd w:fill="auto" w:val="clear"/>
          </w:tcPr>
          <w:p>
            <w:pPr>
              <w:pStyle w:val="TableContents"/>
              <w:spacing w:before="0" w:after="200"/>
              <w:jc w:val="center"/>
              <w:rPr>
                <w:sz w:val="20"/>
                <w:szCs w:val="20"/>
                <w:lang w:val="en-GB"/>
              </w:rPr>
            </w:pPr>
            <w:r>
              <w:rPr>
                <w:sz w:val="20"/>
                <w:szCs w:val="20"/>
                <w:lang w:val="en-GB"/>
              </w:rPr>
              <w:t>small</w:t>
            </w:r>
          </w:p>
        </w:tc>
      </w:tr>
      <w:tr>
        <w:trPr>
          <w:trHeight w:val="468" w:hRule="atLeast"/>
        </w:trPr>
        <w:tc>
          <w:tcPr>
            <w:tcW w:w="4478" w:type="dxa"/>
            <w:tcBorders/>
            <w:shd w:fill="auto" w:val="clear"/>
          </w:tcPr>
          <w:p>
            <w:pPr>
              <w:pStyle w:val="TableContents"/>
              <w:spacing w:before="0" w:after="200"/>
              <w:rPr>
                <w:lang w:val="en-GB"/>
              </w:rPr>
            </w:pPr>
            <w:r>
              <w:rPr>
                <w:sz w:val="20"/>
                <w:szCs w:val="20"/>
                <w:lang w:val="en-GB"/>
              </w:rPr>
              <w:t>Large herbivores (45</w:t>
            </w:r>
            <w:r>
              <w:rPr>
                <w:lang w:val="en-GB"/>
              </w:rPr>
              <w:t>–</w:t>
            </w:r>
            <w:r>
              <w:rPr>
                <w:sz w:val="20"/>
                <w:szCs w:val="20"/>
                <w:lang w:val="en-GB"/>
              </w:rPr>
              <w:t>999 kg)</w:t>
            </w:r>
          </w:p>
        </w:tc>
        <w:tc>
          <w:tcPr>
            <w:tcW w:w="622" w:type="dxa"/>
            <w:tcBorders/>
            <w:shd w:fill="auto" w:val="clear"/>
          </w:tcPr>
          <w:p>
            <w:pPr>
              <w:pStyle w:val="TableContents"/>
              <w:spacing w:before="0" w:after="200"/>
              <w:jc w:val="center"/>
              <w:rPr>
                <w:sz w:val="20"/>
                <w:szCs w:val="20"/>
                <w:lang w:val="en-GB"/>
              </w:rPr>
            </w:pPr>
            <w:r>
              <w:rPr>
                <w:sz w:val="20"/>
                <w:szCs w:val="20"/>
                <w:lang w:val="en-GB"/>
              </w:rPr>
              <w:t>1.10</w:t>
            </w:r>
          </w:p>
        </w:tc>
        <w:tc>
          <w:tcPr>
            <w:tcW w:w="743" w:type="dxa"/>
            <w:tcBorders/>
            <w:shd w:fill="auto" w:val="clear"/>
          </w:tcPr>
          <w:p>
            <w:pPr>
              <w:pStyle w:val="TableContents"/>
              <w:spacing w:before="0" w:after="200"/>
              <w:jc w:val="center"/>
              <w:rPr>
                <w:sz w:val="20"/>
                <w:szCs w:val="20"/>
                <w:lang w:val="en-GB"/>
              </w:rPr>
            </w:pPr>
            <w:r>
              <w:rPr>
                <w:sz w:val="20"/>
                <w:szCs w:val="20"/>
                <w:lang w:val="en-GB"/>
              </w:rPr>
              <w:t>&lt;0.01</w:t>
            </w:r>
          </w:p>
        </w:tc>
        <w:tc>
          <w:tcPr>
            <w:tcW w:w="1132" w:type="dxa"/>
            <w:tcBorders/>
            <w:shd w:fill="auto" w:val="clear"/>
          </w:tcPr>
          <w:p>
            <w:pPr>
              <w:pStyle w:val="TableContents"/>
              <w:spacing w:before="0" w:after="200"/>
              <w:jc w:val="center"/>
              <w:rPr>
                <w:sz w:val="20"/>
                <w:szCs w:val="20"/>
                <w:lang w:val="en-GB"/>
              </w:rPr>
            </w:pPr>
            <w:r>
              <w:rPr>
                <w:sz w:val="20"/>
                <w:szCs w:val="20"/>
                <w:lang w:val="en-GB"/>
              </w:rPr>
              <w:t>large</w:t>
            </w:r>
          </w:p>
        </w:tc>
        <w:tc>
          <w:tcPr>
            <w:tcW w:w="53" w:type="dxa"/>
            <w:tcBorders/>
            <w:shd w:fill="auto" w:val="clear"/>
          </w:tcPr>
          <w:p>
            <w:pPr>
              <w:pStyle w:val="TableContents"/>
              <w:spacing w:before="0" w:after="200"/>
              <w:jc w:val="center"/>
              <w:rPr>
                <w:sz w:val="20"/>
                <w:szCs w:val="20"/>
                <w:lang w:val="en-GB"/>
              </w:rPr>
            </w:pPr>
            <w:r>
              <w:rPr>
                <w:sz w:val="20"/>
                <w:szCs w:val="20"/>
                <w:lang w:val="en-GB"/>
              </w:rPr>
            </w:r>
          </w:p>
        </w:tc>
        <w:tc>
          <w:tcPr>
            <w:tcW w:w="570" w:type="dxa"/>
            <w:tcBorders/>
            <w:shd w:fill="auto" w:val="clear"/>
          </w:tcPr>
          <w:p>
            <w:pPr>
              <w:pStyle w:val="TableContents"/>
              <w:spacing w:before="0" w:after="200"/>
              <w:jc w:val="center"/>
              <w:rPr>
                <w:sz w:val="20"/>
                <w:szCs w:val="20"/>
                <w:lang w:val="en-GB"/>
              </w:rPr>
            </w:pPr>
            <w:r>
              <w:rPr>
                <w:sz w:val="20"/>
                <w:szCs w:val="20"/>
                <w:lang w:val="en-GB"/>
              </w:rPr>
              <w:t>0.59</w:t>
            </w:r>
          </w:p>
        </w:tc>
        <w:tc>
          <w:tcPr>
            <w:tcW w:w="682" w:type="dxa"/>
            <w:tcBorders/>
            <w:shd w:fill="auto" w:val="clear"/>
          </w:tcPr>
          <w:p>
            <w:pPr>
              <w:pStyle w:val="TableContents"/>
              <w:spacing w:before="0" w:after="200"/>
              <w:jc w:val="center"/>
              <w:rPr>
                <w:sz w:val="20"/>
                <w:szCs w:val="20"/>
                <w:lang w:val="en-GB"/>
              </w:rPr>
            </w:pPr>
            <w:r>
              <w:rPr>
                <w:sz w:val="20"/>
                <w:szCs w:val="20"/>
                <w:lang w:val="en-GB"/>
              </w:rPr>
              <w:t>&lt;0.01</w:t>
            </w:r>
          </w:p>
        </w:tc>
        <w:tc>
          <w:tcPr>
            <w:tcW w:w="1133" w:type="dxa"/>
            <w:tcBorders/>
            <w:shd w:fill="auto" w:val="clear"/>
          </w:tcPr>
          <w:p>
            <w:pPr>
              <w:pStyle w:val="TableContents"/>
              <w:spacing w:before="0" w:after="200"/>
              <w:jc w:val="center"/>
              <w:rPr>
                <w:sz w:val="20"/>
                <w:szCs w:val="20"/>
                <w:lang w:val="en-GB"/>
              </w:rPr>
            </w:pPr>
            <w:r>
              <w:rPr>
                <w:sz w:val="20"/>
                <w:szCs w:val="20"/>
                <w:lang w:val="en-GB"/>
              </w:rPr>
              <w:t>medium</w:t>
            </w:r>
          </w:p>
        </w:tc>
        <w:tc>
          <w:tcPr>
            <w:tcW w:w="56" w:type="dxa"/>
            <w:tcBorders/>
            <w:shd w:fill="auto" w:val="clear"/>
          </w:tcPr>
          <w:p>
            <w:pPr>
              <w:pStyle w:val="TableContents"/>
              <w:spacing w:before="0" w:after="200"/>
              <w:jc w:val="center"/>
              <w:rPr>
                <w:sz w:val="20"/>
                <w:szCs w:val="20"/>
                <w:lang w:val="en-GB"/>
              </w:rPr>
            </w:pPr>
            <w:r>
              <w:rPr>
                <w:sz w:val="20"/>
                <w:szCs w:val="20"/>
                <w:lang w:val="en-GB"/>
              </w:rPr>
            </w:r>
          </w:p>
        </w:tc>
        <w:tc>
          <w:tcPr>
            <w:tcW w:w="619" w:type="dxa"/>
            <w:tcBorders/>
            <w:shd w:fill="auto" w:val="clear"/>
          </w:tcPr>
          <w:p>
            <w:pPr>
              <w:pStyle w:val="TableContents"/>
              <w:spacing w:before="0" w:after="200"/>
              <w:jc w:val="center"/>
              <w:rPr>
                <w:sz w:val="20"/>
                <w:szCs w:val="20"/>
                <w:lang w:val="en-GB"/>
              </w:rPr>
            </w:pPr>
            <w:r>
              <w:rPr>
                <w:sz w:val="20"/>
                <w:szCs w:val="20"/>
                <w:lang w:val="en-GB"/>
              </w:rPr>
              <w:t>0.50</w:t>
            </w:r>
          </w:p>
        </w:tc>
        <w:tc>
          <w:tcPr>
            <w:tcW w:w="740" w:type="dxa"/>
            <w:tcBorders/>
            <w:shd w:fill="auto" w:val="clear"/>
          </w:tcPr>
          <w:p>
            <w:pPr>
              <w:pStyle w:val="TableContents"/>
              <w:spacing w:before="0" w:after="200"/>
              <w:jc w:val="center"/>
              <w:rPr>
                <w:sz w:val="20"/>
                <w:szCs w:val="20"/>
                <w:lang w:val="en-GB"/>
              </w:rPr>
            </w:pPr>
            <w:r>
              <w:rPr>
                <w:sz w:val="20"/>
                <w:szCs w:val="20"/>
                <w:lang w:val="en-GB"/>
              </w:rPr>
              <w:t>&lt;0.01</w:t>
            </w:r>
          </w:p>
        </w:tc>
        <w:tc>
          <w:tcPr>
            <w:tcW w:w="1135" w:type="dxa"/>
            <w:tcBorders/>
            <w:shd w:fill="auto" w:val="clear"/>
          </w:tcPr>
          <w:p>
            <w:pPr>
              <w:pStyle w:val="TableContents"/>
              <w:spacing w:before="0" w:after="200"/>
              <w:jc w:val="center"/>
              <w:rPr>
                <w:sz w:val="20"/>
                <w:szCs w:val="20"/>
                <w:lang w:val="en-GB"/>
              </w:rPr>
            </w:pPr>
            <w:r>
              <w:rPr>
                <w:sz w:val="20"/>
                <w:szCs w:val="20"/>
                <w:lang w:val="en-GB"/>
              </w:rPr>
              <w:t>medium</w:t>
            </w:r>
          </w:p>
        </w:tc>
      </w:tr>
      <w:tr>
        <w:trPr>
          <w:trHeight w:val="468" w:hRule="atLeast"/>
        </w:trPr>
        <w:tc>
          <w:tcPr>
            <w:tcW w:w="4478" w:type="dxa"/>
            <w:tcBorders/>
            <w:shd w:fill="auto" w:val="clear"/>
          </w:tcPr>
          <w:p>
            <w:pPr>
              <w:pStyle w:val="TableContents"/>
              <w:spacing w:before="0" w:after="200"/>
              <w:rPr>
                <w:sz w:val="20"/>
                <w:szCs w:val="20"/>
                <w:lang w:val="en-GB"/>
              </w:rPr>
            </w:pPr>
            <w:r>
              <w:rPr>
                <w:sz w:val="20"/>
                <w:szCs w:val="20"/>
                <w:lang w:val="en-GB"/>
              </w:rPr>
              <w:t>Small carnivores (&lt; 21.5 kg)</w:t>
            </w:r>
          </w:p>
        </w:tc>
        <w:tc>
          <w:tcPr>
            <w:tcW w:w="622" w:type="dxa"/>
            <w:tcBorders/>
            <w:shd w:fill="auto" w:val="clear"/>
          </w:tcPr>
          <w:p>
            <w:pPr>
              <w:pStyle w:val="TableContents"/>
              <w:spacing w:before="0" w:after="200"/>
              <w:jc w:val="center"/>
              <w:rPr>
                <w:sz w:val="20"/>
                <w:szCs w:val="20"/>
                <w:lang w:val="en-GB"/>
              </w:rPr>
            </w:pPr>
            <w:r>
              <w:rPr>
                <w:sz w:val="20"/>
                <w:szCs w:val="20"/>
                <w:lang w:val="en-GB"/>
              </w:rPr>
              <w:t>0.09</w:t>
            </w:r>
          </w:p>
        </w:tc>
        <w:tc>
          <w:tcPr>
            <w:tcW w:w="743" w:type="dxa"/>
            <w:tcBorders/>
            <w:shd w:fill="auto" w:val="clear"/>
          </w:tcPr>
          <w:p>
            <w:pPr>
              <w:pStyle w:val="TableContents"/>
              <w:spacing w:before="0" w:after="200"/>
              <w:jc w:val="center"/>
              <w:rPr>
                <w:sz w:val="20"/>
                <w:szCs w:val="20"/>
                <w:lang w:val="en-GB"/>
              </w:rPr>
            </w:pPr>
            <w:r>
              <w:rPr>
                <w:sz w:val="20"/>
                <w:szCs w:val="20"/>
                <w:lang w:val="en-GB"/>
              </w:rPr>
              <w:t>&lt;0.01</w:t>
            </w:r>
          </w:p>
        </w:tc>
        <w:tc>
          <w:tcPr>
            <w:tcW w:w="1132" w:type="dxa"/>
            <w:tcBorders/>
            <w:shd w:fill="auto" w:val="clear"/>
          </w:tcPr>
          <w:p>
            <w:pPr>
              <w:pStyle w:val="TableContents"/>
              <w:spacing w:before="0" w:after="200"/>
              <w:jc w:val="center"/>
              <w:rPr>
                <w:sz w:val="20"/>
                <w:szCs w:val="20"/>
                <w:lang w:val="en-GB"/>
              </w:rPr>
            </w:pPr>
            <w:r>
              <w:rPr>
                <w:sz w:val="20"/>
                <w:szCs w:val="20"/>
                <w:lang w:val="en-GB"/>
              </w:rPr>
              <w:t>very small</w:t>
            </w:r>
          </w:p>
        </w:tc>
        <w:tc>
          <w:tcPr>
            <w:tcW w:w="53" w:type="dxa"/>
            <w:tcBorders/>
            <w:shd w:fill="auto" w:val="clear"/>
          </w:tcPr>
          <w:p>
            <w:pPr>
              <w:pStyle w:val="TableContents"/>
              <w:spacing w:before="0" w:after="200"/>
              <w:jc w:val="center"/>
              <w:rPr>
                <w:sz w:val="20"/>
                <w:szCs w:val="20"/>
                <w:lang w:val="en-GB"/>
              </w:rPr>
            </w:pPr>
            <w:r>
              <w:rPr>
                <w:sz w:val="20"/>
                <w:szCs w:val="20"/>
                <w:lang w:val="en-GB"/>
              </w:rPr>
            </w:r>
          </w:p>
        </w:tc>
        <w:tc>
          <w:tcPr>
            <w:tcW w:w="570" w:type="dxa"/>
            <w:tcBorders/>
            <w:shd w:fill="auto" w:val="clear"/>
          </w:tcPr>
          <w:p>
            <w:pPr>
              <w:pStyle w:val="TableContents"/>
              <w:spacing w:before="0" w:after="200"/>
              <w:jc w:val="center"/>
              <w:rPr>
                <w:sz w:val="20"/>
                <w:szCs w:val="20"/>
                <w:lang w:val="en-GB"/>
              </w:rPr>
            </w:pPr>
            <w:r>
              <w:rPr>
                <w:sz w:val="20"/>
                <w:szCs w:val="20"/>
                <w:lang w:val="en-GB"/>
              </w:rPr>
              <w:t>0.07</w:t>
            </w:r>
          </w:p>
        </w:tc>
        <w:tc>
          <w:tcPr>
            <w:tcW w:w="682" w:type="dxa"/>
            <w:tcBorders/>
            <w:shd w:fill="auto" w:val="clear"/>
          </w:tcPr>
          <w:p>
            <w:pPr>
              <w:pStyle w:val="TableContents"/>
              <w:spacing w:before="0" w:after="200"/>
              <w:jc w:val="center"/>
              <w:rPr>
                <w:sz w:val="20"/>
                <w:szCs w:val="20"/>
                <w:lang w:val="en-GB"/>
              </w:rPr>
            </w:pPr>
            <w:r>
              <w:rPr>
                <w:sz w:val="20"/>
                <w:szCs w:val="20"/>
                <w:lang w:val="en-GB"/>
              </w:rPr>
              <w:t>0.01</w:t>
            </w:r>
          </w:p>
        </w:tc>
        <w:tc>
          <w:tcPr>
            <w:tcW w:w="1133" w:type="dxa"/>
            <w:tcBorders/>
            <w:shd w:fill="auto" w:val="clear"/>
          </w:tcPr>
          <w:p>
            <w:pPr>
              <w:pStyle w:val="TableContents"/>
              <w:spacing w:before="0" w:after="200"/>
              <w:jc w:val="center"/>
              <w:rPr>
                <w:sz w:val="20"/>
                <w:szCs w:val="20"/>
                <w:lang w:val="en-GB"/>
              </w:rPr>
            </w:pPr>
            <w:r>
              <w:rPr>
                <w:sz w:val="20"/>
                <w:szCs w:val="20"/>
                <w:lang w:val="en-GB"/>
              </w:rPr>
              <w:t>very small</w:t>
            </w:r>
          </w:p>
        </w:tc>
        <w:tc>
          <w:tcPr>
            <w:tcW w:w="56" w:type="dxa"/>
            <w:tcBorders/>
            <w:shd w:fill="auto" w:val="clear"/>
          </w:tcPr>
          <w:p>
            <w:pPr>
              <w:pStyle w:val="TableContents"/>
              <w:spacing w:before="0" w:after="200"/>
              <w:jc w:val="center"/>
              <w:rPr>
                <w:sz w:val="20"/>
                <w:szCs w:val="20"/>
                <w:lang w:val="en-GB"/>
              </w:rPr>
            </w:pPr>
            <w:r>
              <w:rPr>
                <w:sz w:val="20"/>
                <w:szCs w:val="20"/>
                <w:lang w:val="en-GB"/>
              </w:rPr>
            </w:r>
          </w:p>
        </w:tc>
        <w:tc>
          <w:tcPr>
            <w:tcW w:w="619" w:type="dxa"/>
            <w:tcBorders/>
            <w:shd w:fill="auto" w:val="clear"/>
          </w:tcPr>
          <w:p>
            <w:pPr>
              <w:pStyle w:val="TableContents"/>
              <w:spacing w:before="0" w:after="200"/>
              <w:jc w:val="center"/>
              <w:rPr>
                <w:sz w:val="20"/>
                <w:szCs w:val="20"/>
                <w:lang w:val="en-GB"/>
              </w:rPr>
            </w:pPr>
            <w:r>
              <w:rPr>
                <w:sz w:val="20"/>
                <w:szCs w:val="20"/>
                <w:lang w:val="en-GB"/>
              </w:rPr>
              <w:t>0.02</w:t>
            </w:r>
          </w:p>
        </w:tc>
        <w:tc>
          <w:tcPr>
            <w:tcW w:w="740" w:type="dxa"/>
            <w:tcBorders/>
            <w:shd w:fill="auto" w:val="clear"/>
          </w:tcPr>
          <w:p>
            <w:pPr>
              <w:pStyle w:val="TableContents"/>
              <w:spacing w:before="0" w:after="200"/>
              <w:jc w:val="center"/>
              <w:rPr>
                <w:sz w:val="20"/>
                <w:szCs w:val="20"/>
                <w:lang w:val="en-GB"/>
              </w:rPr>
            </w:pPr>
            <w:r>
              <w:rPr>
                <w:sz w:val="20"/>
                <w:szCs w:val="20"/>
                <w:lang w:val="en-GB"/>
              </w:rPr>
              <w:t>0.92</w:t>
            </w:r>
          </w:p>
        </w:tc>
        <w:tc>
          <w:tcPr>
            <w:tcW w:w="1135" w:type="dxa"/>
            <w:tcBorders/>
            <w:shd w:fill="auto" w:val="clear"/>
          </w:tcPr>
          <w:p>
            <w:pPr>
              <w:pStyle w:val="TableContents"/>
              <w:spacing w:before="0" w:after="200"/>
              <w:jc w:val="center"/>
              <w:rPr>
                <w:sz w:val="20"/>
                <w:szCs w:val="20"/>
                <w:lang w:val="en-GB"/>
              </w:rPr>
            </w:pPr>
            <w:r>
              <w:rPr>
                <w:sz w:val="20"/>
                <w:szCs w:val="20"/>
                <w:lang w:val="en-GB"/>
              </w:rPr>
              <w:t>very small</w:t>
            </w:r>
          </w:p>
        </w:tc>
      </w:tr>
      <w:tr>
        <w:trPr>
          <w:trHeight w:val="468" w:hRule="atLeast"/>
        </w:trPr>
        <w:tc>
          <w:tcPr>
            <w:tcW w:w="4478" w:type="dxa"/>
            <w:tcBorders/>
            <w:shd w:fill="auto" w:val="clear"/>
          </w:tcPr>
          <w:p>
            <w:pPr>
              <w:pStyle w:val="TableContents"/>
              <w:spacing w:before="0" w:after="200"/>
              <w:rPr>
                <w:sz w:val="20"/>
                <w:szCs w:val="20"/>
                <w:lang w:val="en-GB"/>
              </w:rPr>
            </w:pPr>
            <w:r>
              <w:rPr>
                <w:sz w:val="20"/>
                <w:szCs w:val="20"/>
                <w:lang w:val="en-GB"/>
              </w:rPr>
              <w:t>Small herbivores (&lt; 45 kg)</w:t>
            </w:r>
          </w:p>
        </w:tc>
        <w:tc>
          <w:tcPr>
            <w:tcW w:w="622" w:type="dxa"/>
            <w:tcBorders/>
            <w:shd w:fill="auto" w:val="clear"/>
          </w:tcPr>
          <w:p>
            <w:pPr>
              <w:pStyle w:val="TableContents"/>
              <w:spacing w:before="0" w:after="200"/>
              <w:jc w:val="center"/>
              <w:rPr>
                <w:sz w:val="20"/>
                <w:szCs w:val="20"/>
                <w:lang w:val="en-GB"/>
              </w:rPr>
            </w:pPr>
            <w:r>
              <w:rPr>
                <w:sz w:val="20"/>
                <w:szCs w:val="20"/>
                <w:lang w:val="en-GB"/>
              </w:rPr>
              <w:t>0.04</w:t>
            </w:r>
          </w:p>
        </w:tc>
        <w:tc>
          <w:tcPr>
            <w:tcW w:w="743" w:type="dxa"/>
            <w:tcBorders/>
            <w:shd w:fill="auto" w:val="clear"/>
          </w:tcPr>
          <w:p>
            <w:pPr>
              <w:pStyle w:val="TableContents"/>
              <w:spacing w:before="0" w:after="200"/>
              <w:jc w:val="center"/>
              <w:rPr>
                <w:sz w:val="20"/>
                <w:szCs w:val="20"/>
                <w:lang w:val="en-GB"/>
              </w:rPr>
            </w:pPr>
            <w:r>
              <w:rPr>
                <w:sz w:val="20"/>
                <w:szCs w:val="20"/>
                <w:lang w:val="en-GB"/>
              </w:rPr>
              <w:t>0.06</w:t>
            </w:r>
          </w:p>
        </w:tc>
        <w:tc>
          <w:tcPr>
            <w:tcW w:w="1132" w:type="dxa"/>
            <w:tcBorders/>
            <w:shd w:fill="auto" w:val="clear"/>
          </w:tcPr>
          <w:p>
            <w:pPr>
              <w:pStyle w:val="TableContents"/>
              <w:spacing w:before="0" w:after="200"/>
              <w:jc w:val="center"/>
              <w:rPr>
                <w:sz w:val="20"/>
                <w:szCs w:val="20"/>
                <w:lang w:val="en-GB"/>
              </w:rPr>
            </w:pPr>
            <w:r>
              <w:rPr>
                <w:sz w:val="20"/>
                <w:szCs w:val="20"/>
                <w:lang w:val="en-GB"/>
              </w:rPr>
              <w:t>very small</w:t>
            </w:r>
          </w:p>
        </w:tc>
        <w:tc>
          <w:tcPr>
            <w:tcW w:w="53" w:type="dxa"/>
            <w:tcBorders/>
            <w:shd w:fill="auto" w:val="clear"/>
          </w:tcPr>
          <w:p>
            <w:pPr>
              <w:pStyle w:val="TableContents"/>
              <w:spacing w:before="0" w:after="200"/>
              <w:jc w:val="center"/>
              <w:rPr>
                <w:sz w:val="20"/>
                <w:szCs w:val="20"/>
                <w:lang w:val="en-GB"/>
              </w:rPr>
            </w:pPr>
            <w:r>
              <w:rPr>
                <w:sz w:val="20"/>
                <w:szCs w:val="20"/>
                <w:lang w:val="en-GB"/>
              </w:rPr>
            </w:r>
          </w:p>
        </w:tc>
        <w:tc>
          <w:tcPr>
            <w:tcW w:w="570" w:type="dxa"/>
            <w:tcBorders/>
            <w:shd w:fill="auto" w:val="clear"/>
          </w:tcPr>
          <w:p>
            <w:pPr>
              <w:pStyle w:val="TableContents"/>
              <w:spacing w:before="0" w:after="200"/>
              <w:jc w:val="center"/>
              <w:rPr>
                <w:sz w:val="20"/>
                <w:szCs w:val="20"/>
                <w:lang w:val="en-GB"/>
              </w:rPr>
            </w:pPr>
            <w:r>
              <w:rPr>
                <w:sz w:val="20"/>
                <w:szCs w:val="20"/>
                <w:lang w:val="en-GB"/>
              </w:rPr>
              <w:t>0.02</w:t>
            </w:r>
          </w:p>
        </w:tc>
        <w:tc>
          <w:tcPr>
            <w:tcW w:w="682" w:type="dxa"/>
            <w:tcBorders/>
            <w:shd w:fill="auto" w:val="clear"/>
          </w:tcPr>
          <w:p>
            <w:pPr>
              <w:pStyle w:val="TableContents"/>
              <w:spacing w:before="0" w:after="200"/>
              <w:jc w:val="center"/>
              <w:rPr>
                <w:sz w:val="20"/>
                <w:szCs w:val="20"/>
                <w:lang w:val="en-GB"/>
              </w:rPr>
            </w:pPr>
            <w:r>
              <w:rPr>
                <w:sz w:val="20"/>
                <w:szCs w:val="20"/>
                <w:lang w:val="en-GB"/>
              </w:rPr>
              <w:t>0.57</w:t>
            </w:r>
          </w:p>
        </w:tc>
        <w:tc>
          <w:tcPr>
            <w:tcW w:w="1133" w:type="dxa"/>
            <w:tcBorders/>
            <w:shd w:fill="auto" w:val="clear"/>
          </w:tcPr>
          <w:p>
            <w:pPr>
              <w:pStyle w:val="TableContents"/>
              <w:spacing w:before="0" w:after="200"/>
              <w:jc w:val="center"/>
              <w:rPr>
                <w:sz w:val="20"/>
                <w:szCs w:val="20"/>
                <w:lang w:val="en-GB"/>
              </w:rPr>
            </w:pPr>
            <w:r>
              <w:rPr>
                <w:sz w:val="20"/>
                <w:szCs w:val="20"/>
                <w:lang w:val="en-GB"/>
              </w:rPr>
              <w:t>very small</w:t>
            </w:r>
          </w:p>
        </w:tc>
        <w:tc>
          <w:tcPr>
            <w:tcW w:w="56" w:type="dxa"/>
            <w:tcBorders/>
            <w:shd w:fill="auto" w:val="clear"/>
          </w:tcPr>
          <w:p>
            <w:pPr>
              <w:pStyle w:val="TableContents"/>
              <w:spacing w:before="0" w:after="200"/>
              <w:jc w:val="center"/>
              <w:rPr>
                <w:sz w:val="20"/>
                <w:szCs w:val="20"/>
                <w:lang w:val="en-GB"/>
              </w:rPr>
            </w:pPr>
            <w:r>
              <w:rPr>
                <w:sz w:val="20"/>
                <w:szCs w:val="20"/>
                <w:lang w:val="en-GB"/>
              </w:rPr>
            </w:r>
          </w:p>
        </w:tc>
        <w:tc>
          <w:tcPr>
            <w:tcW w:w="619" w:type="dxa"/>
            <w:tcBorders/>
            <w:shd w:fill="auto" w:val="clear"/>
          </w:tcPr>
          <w:p>
            <w:pPr>
              <w:pStyle w:val="TableContents"/>
              <w:spacing w:before="0" w:after="200"/>
              <w:jc w:val="center"/>
              <w:rPr>
                <w:sz w:val="20"/>
                <w:szCs w:val="20"/>
                <w:lang w:val="en-GB"/>
              </w:rPr>
            </w:pPr>
            <w:r>
              <w:rPr>
                <w:sz w:val="20"/>
                <w:szCs w:val="20"/>
                <w:lang w:val="en-GB"/>
              </w:rPr>
              <w:t>0.02</w:t>
            </w:r>
          </w:p>
        </w:tc>
        <w:tc>
          <w:tcPr>
            <w:tcW w:w="740" w:type="dxa"/>
            <w:tcBorders/>
            <w:shd w:fill="auto" w:val="clear"/>
          </w:tcPr>
          <w:p>
            <w:pPr>
              <w:pStyle w:val="TableContents"/>
              <w:spacing w:before="0" w:after="200"/>
              <w:jc w:val="center"/>
              <w:rPr>
                <w:sz w:val="20"/>
                <w:szCs w:val="20"/>
                <w:lang w:val="en-GB"/>
              </w:rPr>
            </w:pPr>
            <w:r>
              <w:rPr>
                <w:sz w:val="20"/>
                <w:szCs w:val="20"/>
                <w:lang w:val="en-GB"/>
              </w:rPr>
              <w:t>0.91</w:t>
            </w:r>
          </w:p>
        </w:tc>
        <w:tc>
          <w:tcPr>
            <w:tcW w:w="1135" w:type="dxa"/>
            <w:tcBorders/>
            <w:shd w:fill="auto" w:val="clear"/>
          </w:tcPr>
          <w:p>
            <w:pPr>
              <w:pStyle w:val="TableContents"/>
              <w:spacing w:before="0" w:after="200"/>
              <w:jc w:val="center"/>
              <w:rPr>
                <w:sz w:val="20"/>
                <w:szCs w:val="20"/>
                <w:lang w:val="en-GB"/>
              </w:rPr>
            </w:pPr>
            <w:r>
              <w:rPr>
                <w:sz w:val="20"/>
                <w:szCs w:val="20"/>
                <w:lang w:val="en-GB"/>
              </w:rPr>
              <w:t>very small</w:t>
            </w:r>
          </w:p>
        </w:tc>
      </w:tr>
    </w:tbl>
    <w:p>
      <w:pPr>
        <w:pStyle w:val="Normal"/>
        <w:rPr/>
      </w:pPr>
      <w:r>
        <w:rPr/>
      </w:r>
    </w:p>
    <w:p>
      <w:pPr>
        <w:pStyle w:val="FigurewithCaption"/>
        <w:rPr>
          <w:lang w:val="en-GB"/>
        </w:rPr>
      </w:pPr>
      <w:r>
        <w:rPr>
          <w:lang w:val="en-GB"/>
          <w:rPrChange w:id="0" w:author="Berti Emilio" w:date="2020-01-29T14:21:00Z"/>
        </w:rPr>
        <w:rPrChange w:id="0" w:author="Berti Emilio" w:date="2020-01-29T14:21:00Z"/>
      </w:r>
    </w:p>
    <w:p>
      <w:pPr>
        <w:pStyle w:val="FigurewithCaption"/>
        <w:rPr>
          <w:lang w:val="en-GB"/>
        </w:rPr>
      </w:pPr>
      <w:r>
        <w:rPr>
          <w:lang w:val="en-GB"/>
          <w:rPrChange w:id="0" w:author="Berti Emilio" w:date="2020-01-29T14:21:00Z"/>
        </w:rPr>
        <w:drawing>
          <wp:inline distT="0" distB="0" distL="0" distR="0">
            <wp:extent cx="5334000" cy="4344670"/>
            <wp:effectExtent l="0" t="0" r="0" b="0"/>
            <wp:docPr id="7" name="Image1" descr="Model estimates of the number of species per trophic level for protected areas &gt;= 5,000 km^2 (left) and for the counter-factual areas &gt;= 5,000 km^2 (right) under the three scenario examined: PN, present-natural (green); CU, current (blue); RW, rewilding (red). Circles represent estimates and lines the 95% confidence interval. Human-driven extinctions and extirpations decreased the number of species decreased in all trophic levels except small carnivores and small herbivores. Under the rewilding scenario, the number of species in each trophic level increased, but not to present-natural levels. add figurines; background grids; once this is finalized I will add size to facet h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Model estimates of the number of species per trophic level for protected areas &gt;= 5,000 km^2 (left) and for the counter-factual areas &gt;= 5,000 km^2 (right) under the three scenario examined: PN, present-natural (green); CU, current (blue); RW, rewilding (red). Circles represent estimates and lines the 95% confidence interval. Human-driven extinctions and extirpations decreased the number of species decreased in all trophic levels except small carnivores and small herbivores. Under the rewilding scenario, the number of species in each trophic level increased, but not to present-natural levels. add figurines; background grids; once this is finalized I will add size to facet headers."/>
                    <pic:cNvPicPr>
                      <a:picLocks noChangeAspect="1" noChangeArrowheads="1"/>
                    </pic:cNvPicPr>
                  </pic:nvPicPr>
                  <pic:blipFill>
                    <a:blip r:embed="rId3"/>
                    <a:stretch>
                      <a:fillRect/>
                    </a:stretch>
                  </pic:blipFill>
                  <pic:spPr bwMode="auto">
                    <a:xfrm>
                      <a:off x="0" y="0"/>
                      <a:ext cx="5334000" cy="4344670"/>
                    </a:xfrm>
                    <a:prstGeom prst="rect">
                      <a:avLst/>
                    </a:prstGeom>
                  </pic:spPr>
                </pic:pic>
              </a:graphicData>
            </a:graphic>
          </wp:inline>
        </w:drawing>
      </w:r>
      <w:del w:id="486" w:author="Berti Emilio" w:date="2020-01-28T16:00:00Z">
        <w:r>
          <w:rPr>
            <w:lang w:val="en-GB"/>
          </w:rPr>
          <w:commentReference w:id="72"/>
        </w:r>
      </w:del>
    </w:p>
    <w:p>
      <w:pPr>
        <w:pStyle w:val="ImageCaption"/>
        <w:rPr>
          <w:lang w:val="en-GB"/>
        </w:rPr>
      </w:pPr>
      <w:commentRangeStart w:id="73"/>
      <w:r>
        <w:rPr>
          <w:i w:val="false"/>
          <w:iCs/>
          <w:lang w:val="en-GB"/>
        </w:rPr>
        <w:t>Figure</w:t>
      </w:r>
      <w:del w:id="487" w:author="Berti Emilio" w:date="2020-02-03T13:19:00Z">
        <w:r>
          <w:rPr>
            <w:i w:val="false"/>
            <w:iCs/>
            <w:lang w:val="en-GB"/>
          </w:rPr>
          <w:commentReference w:id="74"/>
        </w:r>
      </w:del>
      <w:commentRangeEnd w:id="73"/>
      <w:r>
        <w:commentReference w:id="73"/>
      </w:r>
      <w:r>
        <w:rPr>
          <w:i w:val="false"/>
          <w:iCs/>
          <w:lang w:val="en-GB"/>
        </w:rPr>
        <w:t xml:space="preserve"> 2: </w:t>
      </w:r>
      <w:r>
        <w:rPr>
          <w:i w:val="false"/>
          <w:iCs/>
          <w:lang w:val="en-GB"/>
        </w:rPr>
        <w:t>Model estimates</w:t>
      </w:r>
      <w:r>
        <w:rPr>
          <w:i w:val="false"/>
          <w:iCs/>
          <w:lang w:val="en-GB"/>
        </w:rPr>
        <w:t xml:space="preserve"> </w:t>
      </w:r>
      <w:r>
        <w:rPr>
          <w:i w:val="false"/>
          <w:iCs/>
          <w:lang w:val="en-GB"/>
        </w:rPr>
        <w:t>of</w:t>
      </w:r>
      <w:r>
        <w:rPr>
          <w:i w:val="false"/>
          <w:iCs/>
          <w:lang w:val="en-GB"/>
        </w:rPr>
        <w:t xml:space="preserve"> the number of species per trophic level </w:t>
      </w:r>
      <w:r>
        <w:rPr>
          <w:i w:val="false"/>
          <w:iCs/>
          <w:lang w:val="en-GB"/>
        </w:rPr>
        <w:t xml:space="preserve">from generalised linear mixed models </w:t>
      </w:r>
      <w:r>
        <w:rPr>
          <w:i w:val="false"/>
          <w:iCs/>
          <w:lang w:val="en-GB"/>
        </w:rPr>
        <w:t>(GLMMs)</w:t>
      </w:r>
      <w:r>
        <w:rPr>
          <w:i w:val="false"/>
          <w:iCs/>
          <w:lang w:val="en-GB"/>
        </w:rPr>
        <w:t xml:space="preserve"> </w:t>
      </w:r>
      <w:r>
        <w:rPr>
          <w:i w:val="false"/>
          <w:iCs/>
          <w:lang w:val="en-GB"/>
        </w:rPr>
        <w:t xml:space="preserve">for three scenarios: </w:t>
      </w:r>
      <w:commentRangeStart w:id="75"/>
      <w:r>
        <w:rPr>
          <w:i w:val="false"/>
          <w:iCs/>
          <w:lang w:val="en-GB"/>
        </w:rPr>
        <w:t>PN,</w:t>
      </w:r>
      <w:r>
        <w:rPr>
          <w:i w:val="false"/>
          <w:iCs/>
          <w:lang w:val="en-GB"/>
        </w:rPr>
        <w:t xml:space="preserve"> present-natural </w:t>
      </w:r>
      <w:r>
        <w:rPr>
          <w:i w:val="false"/>
          <w:iCs/>
          <w:lang w:val="en-GB"/>
        </w:rPr>
        <w:t>(blue)</w:t>
      </w:r>
      <w:r>
        <w:rPr>
          <w:i w:val="false"/>
          <w:iCs/>
          <w:lang w:val="en-GB"/>
        </w:rPr>
        <w:t xml:space="preserve">; </w:t>
      </w:r>
      <w:r>
        <w:rPr>
          <w:i w:val="false"/>
          <w:iCs/>
          <w:lang w:val="en-GB"/>
        </w:rPr>
        <w:t>CU,</w:t>
      </w:r>
      <w:r>
        <w:rPr>
          <w:i w:val="false"/>
          <w:iCs/>
          <w:lang w:val="en-GB"/>
        </w:rPr>
        <w:t xml:space="preserve"> current </w:t>
      </w:r>
      <w:r>
        <w:rPr>
          <w:i w:val="false"/>
          <w:iCs/>
          <w:lang w:val="en-GB"/>
        </w:rPr>
        <w:t>(red)</w:t>
      </w:r>
      <w:r>
        <w:rPr>
          <w:i w:val="false"/>
          <w:iCs/>
          <w:lang w:val="en-GB"/>
        </w:rPr>
        <w:t xml:space="preserve">; </w:t>
      </w:r>
      <w:r>
        <w:rPr>
          <w:i w:val="false"/>
          <w:iCs/>
          <w:lang w:val="en-GB"/>
        </w:rPr>
        <w:t xml:space="preserve">and RW, </w:t>
      </w:r>
      <w:r>
        <w:rPr>
          <w:i w:val="false"/>
          <w:iCs/>
          <w:lang w:val="en-GB"/>
        </w:rPr>
        <w:t xml:space="preserve">rewilding </w:t>
      </w:r>
      <w:r>
        <w:rPr>
          <w:i w:val="false"/>
          <w:iCs/>
          <w:lang w:val="en-GB"/>
        </w:rPr>
        <w:t>(green)</w:t>
      </w:r>
      <w:r>
        <w:rPr>
          <w:i w:val="false"/>
          <w:iCs/>
          <w:lang w:val="en-GB"/>
        </w:rPr>
        <w:t>.</w:t>
      </w:r>
      <w:r>
        <w:rPr>
          <w:lang w:val="en-GB"/>
        </w:rPr>
      </w:r>
      <w:commentRangeEnd w:id="75"/>
      <w:r>
        <w:commentReference w:id="75"/>
      </w:r>
      <w:r>
        <w:rPr>
          <w:i w:val="false"/>
          <w:iCs/>
          <w:lang w:val="en-GB"/>
        </w:rPr>
        <w:t xml:space="preserve"> </w:t>
      </w:r>
      <w:r>
        <w:rPr>
          <w:i w:val="false"/>
          <w:iCs/>
          <w:lang w:val="en-GB"/>
        </w:rPr>
        <w:t>Circle</w:t>
      </w:r>
      <w:r>
        <w:rPr>
          <w:i w:val="false"/>
          <w:iCs/>
          <w:lang w:val="en-GB"/>
        </w:rPr>
        <w:t>s</w:t>
      </w:r>
      <w:r>
        <w:rPr>
          <w:i w:val="false"/>
          <w:iCs/>
          <w:lang w:val="en-GB"/>
        </w:rPr>
        <w:t xml:space="preserve"> show the </w:t>
      </w:r>
      <w:r>
        <w:rPr>
          <w:i w:val="false"/>
          <w:iCs/>
          <w:lang w:val="en-GB"/>
        </w:rPr>
        <w:t xml:space="preserve">model </w:t>
      </w:r>
      <w:r>
        <w:rPr>
          <w:i w:val="false"/>
          <w:iCs/>
          <w:lang w:val="en-GB"/>
        </w:rPr>
        <w:t>estimates and lines the 95% confidence intervals for protected areas (closed circle and solid lines) and for random areas (open circle and dashed lines). The GLMMs accounted for variation across biogeographic realms and food webs</w:t>
      </w:r>
      <w:r>
        <w:rPr>
          <w:b/>
          <w:i w:val="false"/>
          <w:iCs/>
          <w:lang w:val="en-GB"/>
        </w:rPr>
        <w:t>.</w:t>
        <w:rPrChange w:id="0" w:author="Berti Emilio" w:date="2020-01-29T14:21:00Z"/>
      </w:r>
    </w:p>
    <w:p>
      <w:pPr>
        <w:pStyle w:val="TextBody"/>
        <w:rPr>
          <w:lang w:val="en-GB"/>
        </w:rPr>
      </w:pPr>
      <w:ins w:id="488" w:author="Scott William Jarvie" w:date="2020-01-22T11:52:00Z">
        <w:r>
          <w:rPr>
            <w:lang w:val="en-GB"/>
          </w:rPr>
          <w:t>Among t</w:t>
        </w:r>
      </w:ins>
      <w:ins w:id="489" w:author="Scott William Jarvie" w:date="2020-01-22T11:53:00Z">
        <w:r>
          <w:rPr>
            <w:lang w:val="en-GB"/>
          </w:rPr>
          <w:t>r</w:t>
        </w:r>
      </w:ins>
      <w:ins w:id="490" w:author="Scott William Jarvie" w:date="2020-01-22T11:52:00Z">
        <w:r>
          <w:rPr>
            <w:lang w:val="en-GB"/>
          </w:rPr>
          <w:t xml:space="preserve">ophic </w:t>
        </w:r>
      </w:ins>
      <w:ins w:id="491" w:author="Scott William Jarvie" w:date="2020-01-22T11:53:00Z">
        <w:r>
          <w:rPr>
            <w:lang w:val="en-GB"/>
          </w:rPr>
          <w:t>levels, t</w:t>
        </w:r>
      </w:ins>
      <w:del w:id="492" w:author="Scott William Jarvie" w:date="2020-01-22T11:53:00Z">
        <w:r>
          <w:rPr>
            <w:lang w:val="en-GB"/>
          </w:rPr>
          <w:delText>T</w:delText>
        </w:r>
      </w:del>
      <w:r>
        <w:rPr>
          <w:lang w:val="en-GB"/>
          <w:rPrChange w:id="0" w:author="Berti Emilio" w:date="2020-01-29T14:21:00Z"/>
        </w:rPr>
        <w:t xml:space="preserve">he </w:t>
      </w:r>
      <w:del w:id="494" w:author="Scott William Jarvie" w:date="2020-01-22T11:54:00Z">
        <w:r>
          <w:rPr>
            <w:lang w:val="en-GB"/>
          </w:rPr>
          <w:delText>number</w:delText>
        </w:r>
      </w:del>
      <w:ins w:id="495" w:author="Scott William Jarvie" w:date="2020-01-22T11:54:00Z">
        <w:r>
          <w:rPr>
            <w:lang w:val="en-GB"/>
          </w:rPr>
          <w:t>numbers</w:t>
        </w:r>
      </w:ins>
      <w:r>
        <w:rPr>
          <w:lang w:val="en-GB"/>
          <w:rPrChange w:id="0" w:author="Berti Emilio" w:date="2020-01-29T14:21:00Z"/>
        </w:rPr>
        <w:t xml:space="preserve"> of</w:t>
      </w:r>
      <w:ins w:id="497" w:author="Scott William Jarvie" w:date="2020-01-22T11:54:00Z">
        <w:r>
          <w:rPr>
            <w:lang w:val="en-GB"/>
          </w:rPr>
          <w:t xml:space="preserve"> predator-prey</w:t>
        </w:r>
      </w:ins>
      <w:r>
        <w:rPr>
          <w:lang w:val="en-GB"/>
          <w:rPrChange w:id="0" w:author="Berti Emilio" w:date="2020-01-29T14:21:00Z"/>
        </w:rPr>
        <w:t xml:space="preserve"> interactions </w:t>
      </w:r>
      <w:r>
        <w:rPr>
          <w:lang w:val="en-GB"/>
          <w:rPrChange w:id="0" w:author="Berti Emilio" w:date="2020-01-29T14:21:00Z"/>
        </w:rPr>
        <w:commentReference w:id="76"/>
      </w:r>
      <w:ins w:id="500" w:author="Berti Emilio" w:date="2020-01-27T12:56:00Z">
        <w:r>
          <w:rPr>
            <w:lang w:val="en-GB"/>
          </w:rPr>
          <w:commentReference w:id="77"/>
        </w:r>
      </w:ins>
      <w:del w:id="501" w:author="Scott William Jarvie" w:date="2020-01-22T11:53:00Z">
        <w:r>
          <w:rPr>
            <w:lang w:val="en-GB"/>
          </w:rPr>
          <w:delText xml:space="preserve">among trophic levels </w:delText>
        </w:r>
      </w:del>
      <w:r>
        <w:rPr>
          <w:lang w:val="en-GB"/>
          <w:rPrChange w:id="0" w:author="Berti Emilio" w:date="2020-01-29T14:21:00Z"/>
        </w:rPr>
        <w:t xml:space="preserve">decreased between present-natural and current conditions in protected areas </w:t>
      </w:r>
      <w:r>
        <w:rPr>
          <w:lang w:val="en-GB"/>
        </w:rPr>
        <w:t xml:space="preserve">(figure 3). All predator-prey interactions of megacarnivores decreased significantly from the present-natural to the current scenario, with very large effect sizes </w:t>
      </w:r>
      <w:r>
        <w:rPr>
          <w:lang w:val="en-GB"/>
        </w:rPr>
        <w:commentReference w:id="78"/>
      </w:r>
      <w:r>
        <w:rPr>
          <w:lang w:val="en-GB"/>
        </w:rPr>
        <w:commentReference w:id="79"/>
      </w:r>
      <w:r>
        <w:rPr>
          <w:lang w:val="en-GB"/>
        </w:rPr>
        <w:t xml:space="preserve">(Table 2). The predator-prey interactions of large carnivores also decreased significantly between present-natural and current conditions, with a large effect size between large carnivores and large herbivores and </w:t>
      </w:r>
      <w:r>
        <w:rPr>
          <w:lang w:val="en-GB"/>
        </w:rPr>
        <w:t xml:space="preserve">small </w:t>
      </w:r>
      <w:r>
        <w:rPr>
          <w:lang w:val="en-GB"/>
        </w:rPr>
        <w:t>effect size</w:t>
      </w:r>
      <w:r>
        <w:rPr>
          <w:lang w:val="en-GB"/>
        </w:rPr>
        <w:t>s</w:t>
      </w:r>
      <w:r>
        <w:rPr>
          <w:lang w:val="en-GB"/>
        </w:rPr>
        <w:t xml:space="preserve"> betw</w:t>
      </w:r>
      <w:r>
        <w:rPr>
          <w:lang w:val="en-GB"/>
        </w:rPr>
        <w:t>e</w:t>
      </w:r>
      <w:r>
        <w:rPr>
          <w:lang w:val="en-GB"/>
        </w:rPr>
        <w:t xml:space="preserve">en large carnivores and small mammals. </w:t>
      </w:r>
      <w:r>
        <w:rPr>
          <w:lang w:val="en-GB"/>
        </w:rPr>
        <w:t xml:space="preserve">The number of interaction of small carnivores did not change (P = 0.37). </w:t>
      </w:r>
      <w:r>
        <w:rPr>
          <w:lang w:val="en-GB"/>
        </w:rPr>
        <w:t xml:space="preserve">Under the rewilding scenario, the number of interactions </w:t>
      </w:r>
      <w:r>
        <w:rPr>
          <w:lang w:val="en-GB"/>
        </w:rPr>
        <w:t>of megacarnivores significantly increased with medium to large effect sizes. Interactions between small mammals and large carnivores significantly increased, but only small carnivores-large carnivores interactions had an ecologically meaningful difference (small effect size). The number of interactions between large carnivores and large herbivores did not increased significantly (P = 0.17).</w:t>
      </w:r>
      <w:del w:id="503" w:author="Berti Emilio" w:date="2020-01-27T15:32:00Z">
        <w:r>
          <w:rPr>
            <w:lang w:val="en-GB"/>
          </w:rPr>
          <w:delText xml:space="preserve">between impacted </w:delText>
        </w:r>
      </w:del>
      <w:del w:id="504" w:author="Berti Emilio" w:date="2020-01-27T15:24:00Z">
        <w:r>
          <w:rPr>
            <w:lang w:val="en-GB"/>
          </w:rPr>
          <w:commentReference w:id="80"/>
        </w:r>
      </w:del>
      <w:del w:id="505" w:author="Berti Emilio" w:date="2020-01-27T15:23:00Z">
        <w:r>
          <w:rPr>
            <w:lang w:val="en-GB"/>
          </w:rPr>
          <w:commentReference w:id="81"/>
        </w:r>
      </w:del>
      <w:del w:id="506" w:author="Berti Emilio" w:date="2020-01-27T15:32:00Z">
        <w:r>
          <w:rPr>
            <w:lang w:val="en-GB"/>
          </w:rPr>
          <w:delText xml:space="preserve">trophic levels increased </w:delText>
        </w:r>
      </w:del>
      <w:del w:id="507" w:author="Berti Emilio" w:date="2020-01-27T15:23:00Z">
        <w:r>
          <w:rPr>
            <w:lang w:val="en-GB"/>
          </w:rPr>
          <w:commentReference w:id="82"/>
        </w:r>
      </w:del>
      <w:del w:id="508" w:author="Berti Emilio" w:date="2020-01-27T15:32:00Z">
        <w:r>
          <w:rPr>
            <w:lang w:val="en-GB"/>
          </w:rPr>
          <w:delText xml:space="preserve"> </w:delText>
        </w:r>
      </w:del>
      <w:del w:id="509" w:author="Berti Emilio" w:date="2020-01-27T15:32:00Z">
        <w:r>
          <w:rPr>
            <w:lang w:val="en-GB"/>
          </w:rPr>
          <w:commentReference w:id="83"/>
        </w:r>
      </w:del>
      <w:del w:id="510" w:author="Berti Emilio" w:date="2020-01-27T15:32:00Z">
        <w:r>
          <w:rPr>
            <w:lang w:val="en-GB"/>
          </w:rPr>
          <w:delText xml:space="preserve">and slarge herbivorelarge carnivores and with small to large effect sizes; only interactions between </w:delText>
        </w:r>
      </w:del>
      <w:del w:id="511" w:author="Scott William Jarvie" w:date="2020-01-22T12:05:00Z">
        <w:r>
          <w:rPr>
            <w:lang w:val="en-GB"/>
          </w:rPr>
          <w:delText xml:space="preserve">large carnivores </w:delText>
        </w:r>
      </w:del>
      <w:del w:id="512" w:author="Berti Emilio" w:date="2020-01-27T15:32:00Z">
        <w:r>
          <w:rPr>
            <w:lang w:val="en-GB"/>
          </w:rPr>
          <w:delText>were not significantly different from current conditions</w:delText>
        </w:r>
      </w:del>
      <w:del w:id="513" w:author="Berti Emilio" w:date="2020-01-27T15:32:00Z">
        <w:r>
          <w:rPr>
            <w:lang w:val="en-GB"/>
          </w:rPr>
          <w:commentReference w:id="84"/>
        </w:r>
      </w:del>
      <w:r>
        <w:rPr>
          <w:lang w:val="en-GB"/>
          <w:rPrChange w:id="0" w:author="Berti Emilio" w:date="2020-01-29T14:21:00Z"/>
        </w:rPr>
        <w:t xml:space="preserve">. In the </w:t>
      </w:r>
      <w:del w:id="515" w:author="Scott William Jarvie" w:date="2020-01-22T11:54:00Z">
        <w:r>
          <w:rPr>
            <w:lang w:val="en-GB"/>
          </w:rPr>
          <w:delText>counter-factual</w:delText>
        </w:r>
      </w:del>
      <w:ins w:id="516" w:author="Scott William Jarvie" w:date="2020-01-22T11:54:00Z">
        <w:r>
          <w:rPr>
            <w:lang w:val="en-GB"/>
          </w:rPr>
          <w:t>random</w:t>
        </w:r>
      </w:ins>
      <w:r>
        <w:rPr>
          <w:lang w:val="en-GB"/>
          <w:rPrChange w:id="0" w:author="Berti Emilio" w:date="2020-01-29T14:21:00Z"/>
        </w:rPr>
        <w:t xml:space="preserve"> areas &gt;= 5,000 km^2 we observed similar but more pronounced patterns than in protected areas </w:t>
      </w:r>
      <w:r>
        <w:rPr>
          <w:lang w:val="en-GB"/>
          <w:rPrChange w:id="0" w:author="Berti Emilio" w:date="2020-01-29T14:21:00Z"/>
        </w:rPr>
        <w:commentReference w:id="85"/>
      </w:r>
      <w:r>
        <w:rPr>
          <w:lang w:val="en-GB"/>
          <w:rPrChange w:id="0" w:author="Berti Emilio" w:date="2020-01-29T14:21:00Z"/>
        </w:rPr>
        <w:t>(figure 2</w:t>
      </w:r>
      <w:r>
        <w:rPr>
          <w:lang w:val="en-GB"/>
          <w:rPrChange w:id="0" w:author="Berti Emilio" w:date="2020-01-29T14:21:00Z"/>
        </w:rPr>
        <w:commentReference w:id="86"/>
      </w:r>
      <w:r>
        <w:rPr>
          <w:lang w:val="en-GB"/>
          <w:rPrChange w:id="0" w:author="Berti Emilio" w:date="2020-01-29T14:21:00Z"/>
        </w:rPr>
        <w:t>).</w:t>
      </w:r>
    </w:p>
    <w:p>
      <w:pPr>
        <w:pStyle w:val="TextBody"/>
        <w:rPr>
          <w:lang w:val="en-GB"/>
        </w:rPr>
      </w:pPr>
      <w:r>
        <w:rPr>
          <w:lang w:val="en-GB"/>
        </w:rPr>
        <w:t xml:space="preserve">From the current to </w:t>
      </w:r>
      <w:r>
        <w:rPr>
          <w:lang w:val="en-GB"/>
        </w:rPr>
        <w:t xml:space="preserve">the </w:t>
      </w:r>
      <w:r>
        <w:rPr>
          <w:lang w:val="en-GB"/>
        </w:rPr>
        <w:t xml:space="preserve">rewilding scenario, rewilding credit did not balance current debt and trophic interactions </w:t>
      </w:r>
      <w:commentRangeStart w:id="87"/>
      <w:r>
        <w:rPr>
          <w:lang w:val="en-GB"/>
        </w:rPr>
        <w:t xml:space="preserve"> </w:t>
      </w:r>
      <w:r>
        <w:rPr>
          <w:lang w:val="en-GB"/>
        </w:rPr>
        <w:t>were not completely restored</w:t>
      </w:r>
      <w:r>
        <w:rPr>
          <w:lang w:val="en-GB"/>
        </w:rPr>
      </w:r>
      <w:commentRangeEnd w:id="87"/>
      <w:r>
        <w:commentReference w:id="87"/>
      </w:r>
      <w:r>
        <w:rPr>
          <w:lang w:val="en-GB"/>
        </w:rPr>
        <w:t xml:space="preserve"> </w:t>
      </w:r>
      <w:r>
        <w:rPr>
          <w:lang w:val="en-GB"/>
        </w:rPr>
        <w:t xml:space="preserve">to present-natural levels. </w:t>
      </w:r>
      <w:r>
        <w:rPr>
          <w:lang w:val="en-GB"/>
        </w:rPr>
        <w:t>Megacarnivores’ p</w:t>
      </w:r>
      <w:r>
        <w:rPr>
          <w:lang w:val="en-GB"/>
        </w:rPr>
        <w:t xml:space="preserve">redator-prey interactions </w:t>
      </w:r>
      <w:r>
        <w:rPr>
          <w:lang w:val="en-GB"/>
        </w:rPr>
        <w:t xml:space="preserve">were significantly lower under rewilding than present-natural, with medium to large effect sizes. </w:t>
      </w:r>
      <w:r>
        <w:rPr>
          <w:lang w:val="en-GB"/>
        </w:rPr>
        <w:t xml:space="preserve"> (Table 2). </w:t>
      </w:r>
      <w:r>
        <w:rPr>
          <w:lang w:val="en-GB"/>
        </w:rPr>
        <w:t>Large herbivores-large carnivores interactions were also significantly lower (medium effect size). Small mammals-large carnivores interactions were however not different between rewilding and present-natural (P &gt; 0.05).</w:t>
      </w:r>
      <w:r>
        <w:rPr>
          <w:lang w:val="en-GB"/>
        </w:rPr>
        <w:t xml:space="preserve"> The random areas showed similar patterns </w:t>
      </w:r>
      <w:r>
        <w:rPr>
          <w:lang w:val="en-GB"/>
        </w:rPr>
        <w:t xml:space="preserve">to </w:t>
      </w:r>
      <w:r>
        <w:rPr>
          <w:lang w:val="en-GB"/>
        </w:rPr>
        <w:t xml:space="preserve"> protected areas, although there was higher extinctions debt and rewilding credit. Rewilding deficit was comparable between protected and random areas.</w:t>
      </w:r>
    </w:p>
    <w:p>
      <w:pPr>
        <w:pStyle w:val="TextBody"/>
        <w:rPr>
          <w:lang w:val="en-GB"/>
        </w:rPr>
      </w:pPr>
      <w:ins w:id="522" w:author="Berti Emilio" w:date="2020-01-30T13:32:00Z">
        <w:r>
          <w:rPr>
            <w:lang w:val="en-GB"/>
          </w:rPr>
        </w:r>
      </w:ins>
    </w:p>
    <w:p>
      <w:pPr>
        <w:pStyle w:val="TextBody"/>
        <w:rPr>
          <w:lang w:val="en-GB"/>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486400" cy="5486400"/>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4"/>
                    <a:stretch>
                      <a:fillRect/>
                    </a:stretch>
                  </pic:blipFill>
                  <pic:spPr bwMode="auto">
                    <a:xfrm>
                      <a:off x="0" y="0"/>
                      <a:ext cx="5486400" cy="5486400"/>
                    </a:xfrm>
                    <a:prstGeom prst="rect">
                      <a:avLst/>
                    </a:prstGeom>
                  </pic:spPr>
                </pic:pic>
              </a:graphicData>
            </a:graphic>
          </wp:anchor>
        </w:drawing>
      </w:r>
      <w:r>
        <w:rPr>
          <w:lang w:val="en-GB"/>
        </w:rPr>
      </w:r>
      <w:r>
        <w:rPr>
          <w:i w:val="false"/>
          <w:iCs/>
          <w:lang w:val="en-GB"/>
        </w:rPr>
        <w:t>Figure 3. Model estimates from generalised linear mixed models (GLMMs) of the number of predator</w:t>
        <w:commentReference w:id="88"/>
      </w:r>
      <w:r>
        <w:rPr>
          <w:i w:val="false"/>
          <w:iCs/>
          <w:lang w:val="en-GB"/>
        </w:rPr>
        <w:t>-</w:t>
      </w:r>
      <w:r>
        <w:rPr>
          <w:i w:val="false"/>
          <w:iCs/>
          <w:lang w:val="en-GB"/>
        </w:rPr>
        <w:t xml:space="preserve">prey  interactions between each trophic level </w:t>
      </w:r>
      <w:r>
        <w:rPr>
          <w:i w:val="false"/>
          <w:iCs/>
          <w:lang w:val="en-GB"/>
        </w:rPr>
        <w:t>for the</w:t>
      </w:r>
      <w:r>
        <w:rPr>
          <w:i w:val="false"/>
          <w:iCs/>
          <w:lang w:val="en-GB"/>
        </w:rPr>
        <w:t xml:space="preserve"> three scenarios: PN, present-natural (green); CU, current (blue); RW, rewilding (red). </w:t>
      </w:r>
      <w:r>
        <w:rPr>
          <w:i w:val="false"/>
          <w:iCs/>
          <w:lang w:val="en-GB"/>
        </w:rPr>
        <w:t>Following Malhi et al. (2016), we defined trophic levels as: megacarnivores (&gt;= 100 kg), large carnivores (21.5 – 99 kg), small carnivores (&lt; 21.5 kg), megaherbivores (&gt;= 1,000 kg), large herbivores (45 – 999 kg), and small herbivores (&lt; 45 kg).</w:t>
      </w:r>
      <w:r>
        <w:rPr>
          <w:i w:val="false"/>
          <w:iCs/>
          <w:lang w:val="en-GB"/>
        </w:rPr>
        <w:t xml:space="preserve"> </w:t>
      </w:r>
      <w:r>
        <w:rPr>
          <w:i w:val="false"/>
          <w:iCs/>
          <w:lang w:val="en-GB"/>
        </w:rPr>
        <w:t>Circle</w:t>
      </w:r>
      <w:r>
        <w:rPr>
          <w:i w:val="false"/>
          <w:iCs/>
          <w:lang w:val="en-GB"/>
        </w:rPr>
        <w:t>s</w:t>
      </w:r>
      <w:r>
        <w:rPr>
          <w:i w:val="false"/>
          <w:iCs/>
          <w:lang w:val="en-GB"/>
        </w:rPr>
        <w:t xml:space="preserve"> show the </w:t>
      </w:r>
      <w:r>
        <w:rPr>
          <w:i w:val="false"/>
          <w:iCs/>
          <w:lang w:val="en-GB"/>
        </w:rPr>
        <w:t xml:space="preserve">model </w:t>
      </w:r>
      <w:r>
        <w:rPr>
          <w:i w:val="false"/>
          <w:iCs/>
          <w:lang w:val="en-GB"/>
        </w:rPr>
        <w:t>estimates and lines the 95% confidence intervals for protected areas (closed circle and solid lines) and for random areas (open circle and dashed lines). The GLMMs accounted for variation across biogeographic realms and food webs.</w:t>
      </w:r>
    </w:p>
    <w:p>
      <w:pPr>
        <w:pStyle w:val="TextBody"/>
        <w:rPr>
          <w:b/>
          <w:b/>
          <w:i w:val="false"/>
          <w:i w:val="false"/>
          <w:iCs/>
          <w:lang w:val="en-GB"/>
        </w:rPr>
      </w:pPr>
      <w:r>
        <w:rPr>
          <w:b/>
          <w:i w:val="false"/>
          <w:iCs/>
          <w:lang w:val="en-GB"/>
        </w:rPr>
      </w:r>
    </w:p>
    <w:p>
      <w:pPr>
        <w:pStyle w:val="TextBody"/>
        <w:rPr>
          <w:b/>
          <w:b/>
          <w:i w:val="false"/>
          <w:i w:val="false"/>
          <w:iCs/>
          <w:lang w:val="en-GB"/>
        </w:rPr>
      </w:pPr>
      <w:r>
        <w:rPr>
          <w:b/>
          <w:i w:val="false"/>
          <w:iCs/>
          <w:lang w:val="en-GB"/>
        </w:rPr>
      </w:r>
    </w:p>
    <w:p>
      <w:pPr>
        <w:pStyle w:val="TextBody"/>
        <w:rPr>
          <w:lang w:val="en-GB"/>
        </w:rPr>
      </w:pPr>
      <w:commentRangeStart w:id="89"/>
      <w:r>
        <w:rPr>
          <w:lang w:val="en-GB"/>
        </w:rPr>
        <w:t xml:space="preserve">Table 2: </w:t>
      </w:r>
      <w:r>
        <w:rPr>
          <w:lang w:val="en-GB"/>
        </w:rPr>
        <w:t xml:space="preserve">Standardized differences between coefficients estimates from generalised linear mixed models for the number of interactions between trophic levels among the present-natural, current, and rewilding scenarios. Following Malhi et al. (2016), we defined trophic levels as: megacarnivores (&gt;= 100 kg), large carnivores (21.5 – 99 kg), small carnivores (&lt; 21.5 kg), megaherbivores (&gt;= 1,000 kg), large herbivores (45 – 999 kg), and small herbivores (&lt; 45 kg). </w:t>
      </w:r>
      <w:commentRangeStart w:id="90"/>
      <w:r>
        <w:rPr>
          <w:lang w:val="en-GB"/>
        </w:rPr>
        <w:t>The standardized differences (</w:t>
      </w:r>
      <w:r>
        <w:rPr>
          <w:i/>
          <w:iCs/>
          <w:lang w:val="en-GB"/>
        </w:rPr>
        <w:t>d</w:t>
      </w:r>
      <w:r>
        <w:rPr>
          <w:i w:val="false"/>
          <w:iCs w:val="false"/>
          <w:lang w:val="en-GB"/>
        </w:rPr>
        <w:t>)</w:t>
      </w:r>
      <w:r>
        <w:rPr>
          <w:lang w:val="en-GB"/>
        </w:rPr>
      </w:r>
      <w:commentRangeEnd w:id="90"/>
      <w:r>
        <w:commentReference w:id="90"/>
      </w:r>
      <w:r>
        <w:rPr>
          <w:lang w:val="en-GB"/>
        </w:rPr>
        <w:t xml:space="preserve"> were obtained using multiple pair-wise contrasts accounting for variation across biogeographic realms and food webs. Significance of the contrast (</w:t>
      </w:r>
      <w:r>
        <w:rPr>
          <w:i/>
          <w:iCs/>
          <w:lang w:val="en-GB"/>
        </w:rPr>
        <w:t>P</w:t>
      </w:r>
      <w:r>
        <w:rPr>
          <w:i w:val="false"/>
          <w:iCs w:val="false"/>
          <w:lang w:val="en-GB"/>
        </w:rPr>
        <w:t>) was adjusted with Bonferroni correction. Effect sizes indicate the magnitude of the change.</w:t>
      </w:r>
      <w:ins w:id="523" w:author="Berti Emilio" w:date="2020-01-30T10:50:00Z">
        <w:commentRangeEnd w:id="89"/>
        <w:r>
          <w:commentReference w:id="89"/>
        </w:r>
        <w:r>
          <w:rPr>
            <w:lang w:val="en-GB"/>
          </w:rPr>
        </w:r>
      </w:ins>
    </w:p>
    <w:tbl>
      <w:tblPr>
        <w:tblW w:w="11963" w:type="dxa"/>
        <w:jc w:val="left"/>
        <w:tblInd w:w="-1632" w:type="dxa"/>
        <w:tblBorders>
          <w:bottom w:val="single" w:sz="2" w:space="0" w:color="000000"/>
          <w:insideH w:val="single" w:sz="2" w:space="0" w:color="000000"/>
        </w:tblBorders>
        <w:tblCellMar>
          <w:top w:w="55" w:type="dxa"/>
          <w:left w:w="55" w:type="dxa"/>
          <w:bottom w:w="55" w:type="dxa"/>
          <w:right w:w="55" w:type="dxa"/>
        </w:tblCellMar>
      </w:tblPr>
      <w:tblGrid>
        <w:gridCol w:w="2271"/>
        <w:gridCol w:w="2207"/>
        <w:gridCol w:w="622"/>
        <w:gridCol w:w="743"/>
        <w:gridCol w:w="1132"/>
        <w:gridCol w:w="53"/>
        <w:gridCol w:w="570"/>
        <w:gridCol w:w="682"/>
        <w:gridCol w:w="1133"/>
        <w:gridCol w:w="56"/>
        <w:gridCol w:w="619"/>
        <w:gridCol w:w="740"/>
        <w:gridCol w:w="1135"/>
      </w:tblGrid>
      <w:tr>
        <w:trPr/>
        <w:tc>
          <w:tcPr>
            <w:tcW w:w="2271" w:type="dxa"/>
            <w:tcBorders>
              <w:bottom w:val="single" w:sz="2" w:space="0" w:color="000000"/>
              <w:insideH w:val="single" w:sz="2" w:space="0" w:color="000000"/>
            </w:tcBorders>
            <w:shd w:fill="auto" w:val="clear"/>
          </w:tcPr>
          <w:p>
            <w:pPr>
              <w:pStyle w:val="TableContents"/>
              <w:spacing w:before="0" w:after="200"/>
              <w:jc w:val="center"/>
              <w:rPr>
                <w:b/>
                <w:b/>
                <w:bCs/>
                <w:sz w:val="20"/>
                <w:szCs w:val="20"/>
              </w:rPr>
            </w:pPr>
            <w:r>
              <w:rPr>
                <w:b/>
                <w:bCs/>
                <w:sz w:val="20"/>
                <w:szCs w:val="20"/>
              </w:rPr>
              <w:t>Predator</w:t>
            </w:r>
          </w:p>
        </w:tc>
        <w:tc>
          <w:tcPr>
            <w:tcW w:w="2207" w:type="dxa"/>
            <w:tcBorders>
              <w:bottom w:val="single" w:sz="2" w:space="0" w:color="000000"/>
              <w:insideH w:val="single" w:sz="2" w:space="0" w:color="000000"/>
            </w:tcBorders>
            <w:shd w:fill="auto" w:val="clear"/>
          </w:tcPr>
          <w:p>
            <w:pPr>
              <w:pStyle w:val="TableContents"/>
              <w:spacing w:before="0" w:after="200"/>
              <w:jc w:val="center"/>
              <w:rPr>
                <w:b/>
                <w:b/>
                <w:bCs/>
                <w:sz w:val="20"/>
                <w:szCs w:val="20"/>
              </w:rPr>
            </w:pPr>
            <w:r>
              <w:rPr>
                <w:b/>
                <w:bCs/>
                <w:sz w:val="20"/>
                <w:szCs w:val="20"/>
              </w:rPr>
              <w:t>Prey</w:t>
            </w:r>
          </w:p>
        </w:tc>
        <w:tc>
          <w:tcPr>
            <w:tcW w:w="2497" w:type="dxa"/>
            <w:gridSpan w:val="3"/>
            <w:tcBorders>
              <w:bottom w:val="single" w:sz="2" w:space="0" w:color="000000"/>
              <w:insideH w:val="single" w:sz="2" w:space="0" w:color="000000"/>
            </w:tcBorders>
            <w:shd w:fill="auto" w:val="clear"/>
          </w:tcPr>
          <w:p>
            <w:pPr>
              <w:pStyle w:val="TableContents"/>
              <w:spacing w:before="0" w:after="200"/>
              <w:jc w:val="center"/>
              <w:rPr>
                <w:b/>
                <w:b/>
                <w:bCs/>
                <w:sz w:val="20"/>
                <w:szCs w:val="20"/>
              </w:rPr>
            </w:pPr>
            <w:r>
              <w:rPr>
                <w:b/>
                <w:bCs/>
                <w:sz w:val="20"/>
                <w:szCs w:val="20"/>
              </w:rPr>
              <w:t xml:space="preserve">Present-natural – current </w:t>
            </w:r>
          </w:p>
        </w:tc>
        <w:tc>
          <w:tcPr>
            <w:tcW w:w="53" w:type="dxa"/>
            <w:tcBorders>
              <w:bottom w:val="single" w:sz="2" w:space="0" w:color="000000"/>
              <w:insideH w:val="single" w:sz="2" w:space="0" w:color="000000"/>
            </w:tcBorders>
            <w:shd w:fill="auto" w:val="clear"/>
          </w:tcPr>
          <w:p>
            <w:pPr>
              <w:pStyle w:val="TableContents"/>
              <w:spacing w:before="0" w:after="200"/>
              <w:jc w:val="center"/>
              <w:rPr>
                <w:b/>
                <w:b/>
                <w:bCs/>
                <w:sz w:val="20"/>
                <w:szCs w:val="20"/>
              </w:rPr>
            </w:pPr>
            <w:r>
              <w:rPr>
                <w:b/>
                <w:bCs/>
                <w:sz w:val="20"/>
                <w:szCs w:val="20"/>
              </w:rPr>
            </w:r>
          </w:p>
        </w:tc>
        <w:tc>
          <w:tcPr>
            <w:tcW w:w="2385" w:type="dxa"/>
            <w:gridSpan w:val="3"/>
            <w:tcBorders>
              <w:bottom w:val="single" w:sz="2" w:space="0" w:color="000000"/>
              <w:insideH w:val="single" w:sz="2" w:space="0" w:color="000000"/>
            </w:tcBorders>
            <w:shd w:fill="auto" w:val="clear"/>
          </w:tcPr>
          <w:p>
            <w:pPr>
              <w:pStyle w:val="TableContents"/>
              <w:spacing w:before="0" w:after="200"/>
              <w:jc w:val="center"/>
              <w:rPr>
                <w:b/>
                <w:b/>
                <w:bCs/>
                <w:sz w:val="20"/>
                <w:szCs w:val="20"/>
              </w:rPr>
            </w:pPr>
            <w:r>
              <w:rPr>
                <w:b/>
                <w:bCs/>
                <w:sz w:val="20"/>
                <w:szCs w:val="20"/>
              </w:rPr>
              <w:t xml:space="preserve">Rewilding – current </w:t>
            </w:r>
          </w:p>
        </w:tc>
        <w:tc>
          <w:tcPr>
            <w:tcW w:w="56" w:type="dxa"/>
            <w:tcBorders>
              <w:bottom w:val="single" w:sz="2" w:space="0" w:color="000000"/>
              <w:insideH w:val="single" w:sz="2" w:space="0" w:color="000000"/>
            </w:tcBorders>
            <w:shd w:fill="auto" w:val="clear"/>
          </w:tcPr>
          <w:p>
            <w:pPr>
              <w:pStyle w:val="TableContents"/>
              <w:spacing w:before="0" w:after="200"/>
              <w:jc w:val="center"/>
              <w:rPr>
                <w:b/>
                <w:b/>
                <w:bCs/>
                <w:sz w:val="20"/>
                <w:szCs w:val="20"/>
              </w:rPr>
            </w:pPr>
            <w:r>
              <w:rPr>
                <w:b/>
                <w:bCs/>
                <w:sz w:val="20"/>
                <w:szCs w:val="20"/>
              </w:rPr>
            </w:r>
          </w:p>
        </w:tc>
        <w:tc>
          <w:tcPr>
            <w:tcW w:w="2494" w:type="dxa"/>
            <w:gridSpan w:val="3"/>
            <w:tcBorders>
              <w:bottom w:val="single" w:sz="2" w:space="0" w:color="000000"/>
              <w:insideH w:val="single" w:sz="2" w:space="0" w:color="000000"/>
            </w:tcBorders>
            <w:shd w:fill="auto" w:val="clear"/>
          </w:tcPr>
          <w:p>
            <w:pPr>
              <w:pStyle w:val="TableContents"/>
              <w:spacing w:before="0" w:after="200"/>
              <w:jc w:val="center"/>
              <w:rPr>
                <w:b/>
                <w:b/>
                <w:bCs/>
                <w:sz w:val="20"/>
                <w:szCs w:val="20"/>
              </w:rPr>
            </w:pPr>
            <w:r>
              <w:rPr>
                <w:b/>
                <w:bCs/>
                <w:sz w:val="20"/>
                <w:szCs w:val="20"/>
              </w:rPr>
              <w:t xml:space="preserve">Present-natural – rewilding </w:t>
            </w:r>
          </w:p>
        </w:tc>
      </w:tr>
      <w:tr>
        <w:trPr>
          <w:trHeight w:val="468" w:hRule="atLeast"/>
        </w:trPr>
        <w:tc>
          <w:tcPr>
            <w:tcW w:w="2271" w:type="dxa"/>
            <w:vMerge w:val="restart"/>
            <w:tcBorders/>
            <w:shd w:fill="auto" w:val="clear"/>
          </w:tcPr>
          <w:p>
            <w:pPr>
              <w:pStyle w:val="TableContents"/>
              <w:spacing w:before="0" w:after="200"/>
              <w:rPr>
                <w:sz w:val="20"/>
                <w:szCs w:val="20"/>
                <w:lang w:val="en-GB"/>
              </w:rPr>
            </w:pPr>
            <w:r>
              <w:rPr>
                <w:sz w:val="20"/>
                <w:szCs w:val="20"/>
                <w:lang w:val="en-GB"/>
              </w:rPr>
            </w:r>
          </w:p>
        </w:tc>
        <w:tc>
          <w:tcPr>
            <w:tcW w:w="2207" w:type="dxa"/>
            <w:vMerge w:val="restart"/>
            <w:tcBorders/>
            <w:shd w:fill="auto" w:val="clear"/>
          </w:tcPr>
          <w:p>
            <w:pPr>
              <w:pStyle w:val="Normal"/>
              <w:widowControl/>
              <w:bidi w:val="0"/>
              <w:spacing w:before="0" w:after="200"/>
              <w:jc w:val="left"/>
              <w:rPr/>
            </w:pPr>
            <w:r>
              <w:rPr/>
            </w:r>
          </w:p>
        </w:tc>
        <w:tc>
          <w:tcPr>
            <w:tcW w:w="622" w:type="dxa"/>
            <w:tcBorders/>
            <w:shd w:fill="auto" w:val="clear"/>
          </w:tcPr>
          <w:p>
            <w:pPr>
              <w:pStyle w:val="TableContents"/>
              <w:spacing w:before="0" w:after="200"/>
              <w:jc w:val="center"/>
              <w:rPr>
                <w:b/>
                <w:b/>
                <w:bCs/>
                <w:i/>
                <w:i/>
                <w:iCs/>
                <w:sz w:val="20"/>
                <w:szCs w:val="20"/>
              </w:rPr>
            </w:pPr>
            <w:r>
              <w:rPr>
                <w:b/>
                <w:bCs/>
                <w:i/>
                <w:iCs/>
                <w:sz w:val="20"/>
                <w:szCs w:val="20"/>
              </w:rPr>
              <w:t>d</w:t>
            </w:r>
          </w:p>
        </w:tc>
        <w:tc>
          <w:tcPr>
            <w:tcW w:w="743" w:type="dxa"/>
            <w:tcBorders/>
            <w:shd w:fill="auto" w:val="clear"/>
          </w:tcPr>
          <w:p>
            <w:pPr>
              <w:pStyle w:val="TableContents"/>
              <w:spacing w:before="0" w:after="200"/>
              <w:jc w:val="center"/>
              <w:rPr>
                <w:b/>
                <w:b/>
                <w:bCs/>
                <w:i/>
                <w:i/>
                <w:iCs/>
                <w:sz w:val="20"/>
                <w:szCs w:val="20"/>
              </w:rPr>
            </w:pPr>
            <w:r>
              <w:rPr>
                <w:b/>
                <w:bCs/>
                <w:i/>
                <w:iCs/>
                <w:sz w:val="20"/>
                <w:szCs w:val="20"/>
              </w:rPr>
              <w:t>P</w:t>
            </w:r>
          </w:p>
        </w:tc>
        <w:tc>
          <w:tcPr>
            <w:tcW w:w="1132" w:type="dxa"/>
            <w:tcBorders/>
            <w:shd w:fill="auto" w:val="clear"/>
          </w:tcPr>
          <w:p>
            <w:pPr>
              <w:pStyle w:val="TableContents"/>
              <w:spacing w:before="0" w:after="200"/>
              <w:jc w:val="center"/>
              <w:rPr>
                <w:b/>
                <w:b/>
                <w:bCs/>
                <w:i/>
                <w:i/>
                <w:iCs/>
                <w:sz w:val="20"/>
                <w:szCs w:val="20"/>
              </w:rPr>
            </w:pPr>
            <w:r>
              <w:rPr>
                <w:b/>
                <w:bCs/>
                <w:i/>
                <w:iCs/>
                <w:sz w:val="20"/>
                <w:szCs w:val="20"/>
              </w:rPr>
              <w:t>Effect size</w:t>
            </w:r>
          </w:p>
        </w:tc>
        <w:tc>
          <w:tcPr>
            <w:tcW w:w="53" w:type="dxa"/>
            <w:tcBorders/>
            <w:shd w:fill="auto" w:val="clear"/>
          </w:tcPr>
          <w:p>
            <w:pPr>
              <w:pStyle w:val="TableContents"/>
              <w:spacing w:before="0" w:after="200"/>
              <w:jc w:val="center"/>
              <w:rPr>
                <w:b/>
                <w:b/>
                <w:bCs/>
                <w:i/>
                <w:i/>
                <w:iCs/>
                <w:sz w:val="20"/>
                <w:szCs w:val="20"/>
              </w:rPr>
            </w:pPr>
            <w:r>
              <w:rPr>
                <w:b/>
                <w:bCs/>
                <w:i/>
                <w:iCs/>
                <w:sz w:val="20"/>
                <w:szCs w:val="20"/>
              </w:rPr>
            </w:r>
          </w:p>
        </w:tc>
        <w:tc>
          <w:tcPr>
            <w:tcW w:w="570" w:type="dxa"/>
            <w:tcBorders/>
            <w:shd w:fill="auto" w:val="clear"/>
          </w:tcPr>
          <w:p>
            <w:pPr>
              <w:pStyle w:val="TableContents"/>
              <w:spacing w:before="0" w:after="200"/>
              <w:jc w:val="center"/>
              <w:rPr>
                <w:b/>
                <w:b/>
                <w:bCs/>
                <w:i/>
                <w:i/>
                <w:iCs/>
                <w:sz w:val="20"/>
                <w:szCs w:val="20"/>
              </w:rPr>
            </w:pPr>
            <w:r>
              <w:rPr>
                <w:b/>
                <w:bCs/>
                <w:i/>
                <w:iCs/>
                <w:sz w:val="20"/>
                <w:szCs w:val="20"/>
              </w:rPr>
              <w:t>d</w:t>
            </w:r>
          </w:p>
        </w:tc>
        <w:tc>
          <w:tcPr>
            <w:tcW w:w="682" w:type="dxa"/>
            <w:tcBorders/>
            <w:shd w:fill="auto" w:val="clear"/>
          </w:tcPr>
          <w:p>
            <w:pPr>
              <w:pStyle w:val="TableContents"/>
              <w:spacing w:before="0" w:after="200"/>
              <w:jc w:val="center"/>
              <w:rPr>
                <w:b/>
                <w:b/>
                <w:bCs/>
                <w:i/>
                <w:i/>
                <w:iCs/>
                <w:sz w:val="20"/>
                <w:szCs w:val="20"/>
              </w:rPr>
            </w:pPr>
            <w:r>
              <w:rPr>
                <w:b/>
                <w:bCs/>
                <w:i/>
                <w:iCs/>
                <w:sz w:val="20"/>
                <w:szCs w:val="20"/>
              </w:rPr>
              <w:t>P</w:t>
            </w:r>
          </w:p>
        </w:tc>
        <w:tc>
          <w:tcPr>
            <w:tcW w:w="1133" w:type="dxa"/>
            <w:tcBorders/>
            <w:shd w:fill="auto" w:val="clear"/>
          </w:tcPr>
          <w:p>
            <w:pPr>
              <w:pStyle w:val="TableContents"/>
              <w:spacing w:before="0" w:after="200"/>
              <w:jc w:val="center"/>
              <w:rPr>
                <w:b/>
                <w:b/>
                <w:bCs/>
                <w:i/>
                <w:i/>
                <w:iCs/>
                <w:sz w:val="20"/>
                <w:szCs w:val="20"/>
              </w:rPr>
            </w:pPr>
            <w:r>
              <w:rPr>
                <w:b/>
                <w:bCs/>
                <w:i/>
                <w:iCs/>
                <w:sz w:val="20"/>
                <w:szCs w:val="20"/>
              </w:rPr>
              <w:t>Effect size</w:t>
            </w:r>
          </w:p>
        </w:tc>
        <w:tc>
          <w:tcPr>
            <w:tcW w:w="56" w:type="dxa"/>
            <w:tcBorders/>
            <w:shd w:fill="auto" w:val="clear"/>
          </w:tcPr>
          <w:p>
            <w:pPr>
              <w:pStyle w:val="TableContents"/>
              <w:spacing w:before="0" w:after="200"/>
              <w:jc w:val="center"/>
              <w:rPr>
                <w:b/>
                <w:b/>
                <w:bCs/>
                <w:i/>
                <w:i/>
                <w:iCs/>
                <w:sz w:val="20"/>
                <w:szCs w:val="20"/>
              </w:rPr>
            </w:pPr>
            <w:r>
              <w:rPr>
                <w:b/>
                <w:bCs/>
                <w:i/>
                <w:iCs/>
                <w:sz w:val="20"/>
                <w:szCs w:val="20"/>
              </w:rPr>
            </w:r>
          </w:p>
        </w:tc>
        <w:tc>
          <w:tcPr>
            <w:tcW w:w="619" w:type="dxa"/>
            <w:tcBorders/>
            <w:shd w:fill="auto" w:val="clear"/>
          </w:tcPr>
          <w:p>
            <w:pPr>
              <w:pStyle w:val="TableContents"/>
              <w:spacing w:before="0" w:after="200"/>
              <w:jc w:val="center"/>
              <w:rPr>
                <w:b/>
                <w:b/>
                <w:bCs/>
                <w:i/>
                <w:i/>
                <w:iCs/>
                <w:sz w:val="20"/>
                <w:szCs w:val="20"/>
              </w:rPr>
            </w:pPr>
            <w:r>
              <w:rPr>
                <w:b/>
                <w:bCs/>
                <w:i/>
                <w:iCs/>
                <w:sz w:val="20"/>
                <w:szCs w:val="20"/>
              </w:rPr>
              <w:t>d</w:t>
            </w:r>
          </w:p>
        </w:tc>
        <w:tc>
          <w:tcPr>
            <w:tcW w:w="740" w:type="dxa"/>
            <w:tcBorders/>
            <w:shd w:fill="auto" w:val="clear"/>
          </w:tcPr>
          <w:p>
            <w:pPr>
              <w:pStyle w:val="TableContents"/>
              <w:spacing w:before="0" w:after="200"/>
              <w:jc w:val="center"/>
              <w:rPr>
                <w:b/>
                <w:b/>
                <w:bCs/>
                <w:i/>
                <w:i/>
                <w:iCs/>
                <w:sz w:val="20"/>
                <w:szCs w:val="20"/>
              </w:rPr>
            </w:pPr>
            <w:r>
              <w:rPr>
                <w:b/>
                <w:bCs/>
                <w:i/>
                <w:iCs/>
                <w:sz w:val="20"/>
                <w:szCs w:val="20"/>
              </w:rPr>
              <w:t>P</w:t>
            </w:r>
          </w:p>
        </w:tc>
        <w:tc>
          <w:tcPr>
            <w:tcW w:w="1135" w:type="dxa"/>
            <w:tcBorders/>
            <w:shd w:fill="auto" w:val="clear"/>
          </w:tcPr>
          <w:p>
            <w:pPr>
              <w:pStyle w:val="TableContents"/>
              <w:spacing w:before="0" w:after="200"/>
              <w:jc w:val="center"/>
              <w:rPr>
                <w:b/>
                <w:b/>
                <w:bCs/>
                <w:i/>
                <w:i/>
                <w:iCs/>
                <w:sz w:val="20"/>
                <w:szCs w:val="20"/>
              </w:rPr>
            </w:pPr>
            <w:r>
              <w:rPr>
                <w:b/>
                <w:bCs/>
                <w:i/>
                <w:iCs/>
                <w:sz w:val="20"/>
                <w:szCs w:val="20"/>
              </w:rPr>
              <w:t>Effect size</w:t>
            </w:r>
          </w:p>
        </w:tc>
      </w:tr>
      <w:tr>
        <w:trPr>
          <w:trHeight w:val="468" w:hRule="atLeast"/>
        </w:trPr>
        <w:tc>
          <w:tcPr>
            <w:tcW w:w="2271" w:type="dxa"/>
            <w:vMerge w:val="continue"/>
            <w:tcBorders/>
            <w:shd w:fill="auto" w:val="clear"/>
          </w:tcPr>
          <w:p>
            <w:pPr>
              <w:pStyle w:val="Normal"/>
              <w:widowControl/>
              <w:bidi w:val="0"/>
              <w:spacing w:before="0" w:after="200"/>
              <w:jc w:val="left"/>
              <w:rPr/>
            </w:pPr>
            <w:r>
              <w:rPr/>
            </w:r>
          </w:p>
        </w:tc>
        <w:tc>
          <w:tcPr>
            <w:tcW w:w="2207" w:type="dxa"/>
            <w:vMerge w:val="continue"/>
            <w:tcBorders/>
            <w:shd w:fill="auto" w:val="clear"/>
          </w:tcPr>
          <w:p>
            <w:pPr>
              <w:pStyle w:val="Normal"/>
              <w:widowControl/>
              <w:bidi w:val="0"/>
              <w:spacing w:before="0" w:after="200"/>
              <w:jc w:val="left"/>
              <w:rPr/>
            </w:pPr>
            <w:r>
              <w:rPr/>
            </w:r>
          </w:p>
        </w:tc>
        <w:tc>
          <w:tcPr>
            <w:tcW w:w="7485" w:type="dxa"/>
            <w:gridSpan w:val="11"/>
            <w:tcBorders/>
            <w:shd w:fill="auto" w:val="clear"/>
          </w:tcPr>
          <w:p>
            <w:pPr>
              <w:pStyle w:val="TableContents"/>
              <w:spacing w:before="0" w:after="200"/>
              <w:jc w:val="center"/>
              <w:rPr>
                <w:b/>
                <w:b/>
                <w:bCs/>
                <w:sz w:val="20"/>
                <w:szCs w:val="20"/>
              </w:rPr>
            </w:pPr>
            <w:r>
              <w:rPr>
                <w:b/>
                <w:bCs/>
                <w:sz w:val="20"/>
                <w:szCs w:val="20"/>
              </w:rPr>
              <w:t>Protected areas</w:t>
            </w:r>
          </w:p>
        </w:tc>
      </w:tr>
      <w:tr>
        <w:trPr>
          <w:trHeight w:val="468" w:hRule="atLeast"/>
        </w:trPr>
        <w:tc>
          <w:tcPr>
            <w:tcW w:w="2271" w:type="dxa"/>
            <w:vMerge w:val="restart"/>
            <w:tcBorders/>
            <w:shd w:fill="auto" w:val="clear"/>
          </w:tcPr>
          <w:p>
            <w:pPr>
              <w:pStyle w:val="TableContents"/>
              <w:rPr>
                <w:sz w:val="20"/>
                <w:szCs w:val="20"/>
              </w:rPr>
            </w:pPr>
            <w:commentRangeStart w:id="91"/>
            <w:r>
              <w:rPr>
                <w:sz w:val="20"/>
                <w:szCs w:val="20"/>
              </w:rPr>
              <w:t>Megacarnivore</w:t>
            </w:r>
            <w:r>
              <w:rPr>
                <w:sz w:val="20"/>
                <w:szCs w:val="20"/>
              </w:rPr>
              <w:t>s</w:t>
            </w:r>
            <w:r>
              <w:rPr>
                <w:sz w:val="20"/>
                <w:szCs w:val="20"/>
              </w:rPr>
              <w:t xml:space="preserve"> </w:t>
            </w:r>
          </w:p>
          <w:p>
            <w:pPr>
              <w:pStyle w:val="TableContents"/>
              <w:spacing w:before="0" w:after="200"/>
              <w:rPr>
                <w:sz w:val="20"/>
                <w:szCs w:val="20"/>
                <w:lang w:val="en-GB"/>
              </w:rPr>
            </w:pPr>
            <w:r>
              <w:rPr>
                <w:sz w:val="20"/>
                <w:szCs w:val="20"/>
                <w:lang w:val="en-GB"/>
              </w:rPr>
              <w:commentReference w:id="92"/>
            </w:r>
          </w:p>
        </w:tc>
        <w:tc>
          <w:tcPr>
            <w:tcW w:w="2207" w:type="dxa"/>
            <w:tcBorders/>
            <w:shd w:fill="auto" w:val="clear"/>
          </w:tcPr>
          <w:p>
            <w:pPr>
              <w:pStyle w:val="TableContents"/>
              <w:spacing w:before="0" w:after="200"/>
              <w:rPr>
                <w:sz w:val="20"/>
                <w:szCs w:val="20"/>
              </w:rPr>
            </w:pPr>
            <w:r>
              <w:rPr>
                <w:sz w:val="20"/>
                <w:szCs w:val="20"/>
              </w:rPr>
              <w:t>Large carnivore</w:t>
            </w:r>
            <w:r>
              <w:rPr>
                <w:sz w:val="20"/>
                <w:szCs w:val="20"/>
              </w:rPr>
              <w:t>s</w:t>
            </w:r>
            <w:ins w:id="524" w:author="Berti Emilio" w:date="2020-01-30T11:45:00Z">
              <w:commentRangeEnd w:id="91"/>
              <w:r>
                <w:commentReference w:id="91"/>
              </w:r>
              <w:r>
                <w:rPr>
                  <w:sz w:val="20"/>
                  <w:szCs w:val="20"/>
                </w:rPr>
              </w:r>
            </w:ins>
          </w:p>
        </w:tc>
        <w:tc>
          <w:tcPr>
            <w:tcW w:w="622"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1.30</w:t>
            </w:r>
          </w:p>
        </w:tc>
        <w:tc>
          <w:tcPr>
            <w:tcW w:w="74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&lt; 0.01</w:t>
            </w:r>
          </w:p>
        </w:tc>
        <w:tc>
          <w:tcPr>
            <w:tcW w:w="1132"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Very large</w:t>
            </w:r>
          </w:p>
        </w:tc>
        <w:tc>
          <w:tcPr>
            <w:tcW w:w="5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r>
          </w:p>
        </w:tc>
        <w:tc>
          <w:tcPr>
            <w:tcW w:w="570"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0.73</w:t>
            </w:r>
          </w:p>
        </w:tc>
        <w:tc>
          <w:tcPr>
            <w:tcW w:w="682"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&lt;0.01</w:t>
            </w:r>
          </w:p>
        </w:tc>
        <w:tc>
          <w:tcPr>
            <w:tcW w:w="113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medium</w:t>
            </w:r>
          </w:p>
        </w:tc>
        <w:tc>
          <w:tcPr>
            <w:tcW w:w="56"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r>
          </w:p>
        </w:tc>
        <w:tc>
          <w:tcPr>
            <w:tcW w:w="619"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0.56</w:t>
            </w:r>
          </w:p>
        </w:tc>
        <w:tc>
          <w:tcPr>
            <w:tcW w:w="740"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&lt;0.01</w:t>
            </w:r>
          </w:p>
        </w:tc>
        <w:tc>
          <w:tcPr>
            <w:tcW w:w="1135"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medium</w:t>
            </w:r>
          </w:p>
        </w:tc>
      </w:tr>
      <w:tr>
        <w:trPr>
          <w:trHeight w:val="468" w:hRule="atLeast"/>
        </w:trPr>
        <w:tc>
          <w:tcPr>
            <w:tcW w:w="2271" w:type="dxa"/>
            <w:vMerge w:val="continue"/>
            <w:tcBorders/>
            <w:shd w:fill="auto" w:val="clear"/>
          </w:tcPr>
          <w:p>
            <w:pPr>
              <w:pStyle w:val="Normal"/>
              <w:widowControl/>
              <w:bidi w:val="0"/>
              <w:spacing w:before="0" w:after="200"/>
              <w:jc w:val="left"/>
              <w:rPr/>
            </w:pPr>
            <w:r>
              <w:rPr/>
            </w:r>
          </w:p>
        </w:tc>
        <w:tc>
          <w:tcPr>
            <w:tcW w:w="2207" w:type="dxa"/>
            <w:tcBorders/>
            <w:shd w:fill="auto" w:val="clear"/>
          </w:tcPr>
          <w:p>
            <w:pPr>
              <w:pStyle w:val="TableContents"/>
              <w:spacing w:before="0" w:after="200"/>
              <w:rPr>
                <w:sz w:val="20"/>
                <w:szCs w:val="20"/>
              </w:rPr>
            </w:pPr>
            <w:r>
              <w:rPr>
                <w:sz w:val="20"/>
                <w:szCs w:val="20"/>
              </w:rPr>
              <w:t>Large herbivores</w:t>
            </w:r>
          </w:p>
        </w:tc>
        <w:tc>
          <w:tcPr>
            <w:tcW w:w="622"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1.92</w:t>
            </w:r>
          </w:p>
        </w:tc>
        <w:tc>
          <w:tcPr>
            <w:tcW w:w="74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&lt;0.01</w:t>
            </w:r>
          </w:p>
        </w:tc>
        <w:tc>
          <w:tcPr>
            <w:tcW w:w="1132"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Very large</w:t>
            </w:r>
          </w:p>
        </w:tc>
        <w:tc>
          <w:tcPr>
            <w:tcW w:w="5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r>
          </w:p>
        </w:tc>
        <w:tc>
          <w:tcPr>
            <w:tcW w:w="570"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0.74</w:t>
            </w:r>
          </w:p>
        </w:tc>
        <w:tc>
          <w:tcPr>
            <w:tcW w:w="682"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&lt;0.01</w:t>
            </w:r>
          </w:p>
        </w:tc>
        <w:tc>
          <w:tcPr>
            <w:tcW w:w="113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Medium</w:t>
            </w:r>
          </w:p>
        </w:tc>
        <w:tc>
          <w:tcPr>
            <w:tcW w:w="56"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r>
          </w:p>
        </w:tc>
        <w:tc>
          <w:tcPr>
            <w:tcW w:w="619"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1.19</w:t>
            </w:r>
          </w:p>
        </w:tc>
        <w:tc>
          <w:tcPr>
            <w:tcW w:w="740"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&lt;0.01</w:t>
            </w:r>
          </w:p>
        </w:tc>
        <w:tc>
          <w:tcPr>
            <w:tcW w:w="1135"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large</w:t>
            </w:r>
          </w:p>
        </w:tc>
      </w:tr>
      <w:tr>
        <w:trPr>
          <w:trHeight w:val="468" w:hRule="atLeast"/>
        </w:trPr>
        <w:tc>
          <w:tcPr>
            <w:tcW w:w="2271" w:type="dxa"/>
            <w:vMerge w:val="continue"/>
            <w:tcBorders/>
            <w:shd w:fill="auto" w:val="clear"/>
          </w:tcPr>
          <w:p>
            <w:pPr>
              <w:pStyle w:val="Normal"/>
              <w:widowControl/>
              <w:bidi w:val="0"/>
              <w:spacing w:before="0" w:after="200"/>
              <w:jc w:val="left"/>
              <w:rPr/>
            </w:pPr>
            <w:r>
              <w:rPr/>
            </w:r>
          </w:p>
        </w:tc>
        <w:tc>
          <w:tcPr>
            <w:tcW w:w="2207" w:type="dxa"/>
            <w:tcBorders/>
            <w:shd w:fill="auto" w:val="clear"/>
          </w:tcPr>
          <w:p>
            <w:pPr>
              <w:pStyle w:val="TableContents"/>
              <w:spacing w:before="0" w:after="200"/>
              <w:rPr>
                <w:sz w:val="20"/>
                <w:szCs w:val="20"/>
              </w:rPr>
            </w:pPr>
            <w:r>
              <w:rPr>
                <w:sz w:val="20"/>
                <w:szCs w:val="20"/>
              </w:rPr>
              <w:t>Small carnivores</w:t>
            </w:r>
          </w:p>
        </w:tc>
        <w:tc>
          <w:tcPr>
            <w:tcW w:w="622"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1.45</w:t>
            </w:r>
          </w:p>
        </w:tc>
        <w:tc>
          <w:tcPr>
            <w:tcW w:w="74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&lt;0.01</w:t>
            </w:r>
          </w:p>
        </w:tc>
        <w:tc>
          <w:tcPr>
            <w:tcW w:w="1132"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Very large</w:t>
            </w:r>
          </w:p>
        </w:tc>
        <w:tc>
          <w:tcPr>
            <w:tcW w:w="5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r>
          </w:p>
        </w:tc>
        <w:tc>
          <w:tcPr>
            <w:tcW w:w="570"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0.84</w:t>
            </w:r>
          </w:p>
        </w:tc>
        <w:tc>
          <w:tcPr>
            <w:tcW w:w="682"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&lt;0.01</w:t>
            </w:r>
          </w:p>
        </w:tc>
        <w:tc>
          <w:tcPr>
            <w:tcW w:w="113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Large</w:t>
            </w:r>
          </w:p>
        </w:tc>
        <w:tc>
          <w:tcPr>
            <w:tcW w:w="56"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r>
          </w:p>
        </w:tc>
        <w:tc>
          <w:tcPr>
            <w:tcW w:w="619"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0.62</w:t>
            </w:r>
          </w:p>
        </w:tc>
        <w:tc>
          <w:tcPr>
            <w:tcW w:w="740"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&lt;0.01</w:t>
            </w:r>
          </w:p>
        </w:tc>
        <w:tc>
          <w:tcPr>
            <w:tcW w:w="1135"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medium</w:t>
            </w:r>
          </w:p>
        </w:tc>
      </w:tr>
      <w:tr>
        <w:trPr>
          <w:trHeight w:val="468" w:hRule="atLeast"/>
        </w:trPr>
        <w:tc>
          <w:tcPr>
            <w:tcW w:w="2271" w:type="dxa"/>
            <w:vMerge w:val="continue"/>
            <w:tcBorders/>
            <w:shd w:fill="auto" w:val="clear"/>
          </w:tcPr>
          <w:p>
            <w:pPr>
              <w:pStyle w:val="Normal"/>
              <w:widowControl/>
              <w:bidi w:val="0"/>
              <w:spacing w:before="0" w:after="200"/>
              <w:jc w:val="left"/>
              <w:rPr/>
            </w:pPr>
            <w:r>
              <w:rPr/>
            </w:r>
          </w:p>
        </w:tc>
        <w:tc>
          <w:tcPr>
            <w:tcW w:w="2207" w:type="dxa"/>
            <w:tcBorders/>
            <w:shd w:fill="auto" w:val="clear"/>
          </w:tcPr>
          <w:p>
            <w:pPr>
              <w:pStyle w:val="TableContents"/>
              <w:spacing w:before="0" w:after="200"/>
              <w:rPr>
                <w:sz w:val="20"/>
                <w:szCs w:val="20"/>
              </w:rPr>
            </w:pPr>
            <w:r>
              <w:rPr>
                <w:sz w:val="20"/>
                <w:szCs w:val="20"/>
              </w:rPr>
              <w:t xml:space="preserve">Small herbivores </w:t>
            </w:r>
          </w:p>
        </w:tc>
        <w:tc>
          <w:tcPr>
            <w:tcW w:w="622"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1.31</w:t>
            </w:r>
          </w:p>
        </w:tc>
        <w:tc>
          <w:tcPr>
            <w:tcW w:w="74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&lt;0.01</w:t>
            </w:r>
          </w:p>
        </w:tc>
        <w:tc>
          <w:tcPr>
            <w:tcW w:w="1132"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Very large</w:t>
            </w:r>
          </w:p>
        </w:tc>
        <w:tc>
          <w:tcPr>
            <w:tcW w:w="5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r>
          </w:p>
        </w:tc>
        <w:tc>
          <w:tcPr>
            <w:tcW w:w="570"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0.74</w:t>
            </w:r>
          </w:p>
        </w:tc>
        <w:tc>
          <w:tcPr>
            <w:tcW w:w="682"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&lt;0.01</w:t>
            </w:r>
          </w:p>
        </w:tc>
        <w:tc>
          <w:tcPr>
            <w:tcW w:w="113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Medium</w:t>
            </w:r>
          </w:p>
        </w:tc>
        <w:tc>
          <w:tcPr>
            <w:tcW w:w="56"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r>
          </w:p>
        </w:tc>
        <w:tc>
          <w:tcPr>
            <w:tcW w:w="619"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0.57</w:t>
            </w:r>
          </w:p>
        </w:tc>
        <w:tc>
          <w:tcPr>
            <w:tcW w:w="740"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&lt;0.01</w:t>
            </w:r>
          </w:p>
        </w:tc>
        <w:tc>
          <w:tcPr>
            <w:tcW w:w="1135"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medium</w:t>
            </w:r>
          </w:p>
        </w:tc>
      </w:tr>
      <w:tr>
        <w:trPr>
          <w:trHeight w:val="468" w:hRule="atLeast"/>
        </w:trPr>
        <w:tc>
          <w:tcPr>
            <w:tcW w:w="2271" w:type="dxa"/>
            <w:vMerge w:val="restart"/>
            <w:tcBorders/>
            <w:shd w:fill="auto" w:val="clear"/>
          </w:tcPr>
          <w:p>
            <w:pPr>
              <w:pStyle w:val="TableContents"/>
              <w:spacing w:before="0" w:after="200"/>
              <w:rPr>
                <w:sz w:val="20"/>
                <w:szCs w:val="20"/>
              </w:rPr>
            </w:pPr>
            <w:r>
              <w:rPr>
                <w:sz w:val="20"/>
                <w:szCs w:val="20"/>
              </w:rPr>
              <w:t>Large carnivores</w:t>
            </w:r>
          </w:p>
        </w:tc>
        <w:tc>
          <w:tcPr>
            <w:tcW w:w="2207" w:type="dxa"/>
            <w:tcBorders/>
            <w:shd w:fill="auto" w:val="clear"/>
          </w:tcPr>
          <w:p>
            <w:pPr>
              <w:pStyle w:val="TableContents"/>
              <w:spacing w:lineRule="auto" w:line="360" w:before="0" w:after="200"/>
              <w:rPr>
                <w:sz w:val="20"/>
                <w:szCs w:val="20"/>
                <w:lang w:val="en-GB"/>
              </w:rPr>
            </w:pPr>
            <w:r>
              <w:rPr>
                <w:sz w:val="20"/>
                <w:szCs w:val="20"/>
                <w:lang w:val="en-GB"/>
              </w:rPr>
              <w:t xml:space="preserve">Large </w:t>
            </w:r>
            <w:r>
              <w:rPr>
                <w:sz w:val="20"/>
                <w:szCs w:val="20"/>
                <w:lang w:val="en-GB"/>
              </w:rPr>
              <w:t>herbivores</w:t>
            </w:r>
          </w:p>
        </w:tc>
        <w:tc>
          <w:tcPr>
            <w:tcW w:w="622"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0.93</w:t>
            </w:r>
          </w:p>
        </w:tc>
        <w:tc>
          <w:tcPr>
            <w:tcW w:w="74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&lt;0.01</w:t>
            </w:r>
          </w:p>
        </w:tc>
        <w:tc>
          <w:tcPr>
            <w:tcW w:w="1132"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Large</w:t>
            </w:r>
          </w:p>
        </w:tc>
        <w:tc>
          <w:tcPr>
            <w:tcW w:w="5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r>
          </w:p>
        </w:tc>
        <w:tc>
          <w:tcPr>
            <w:tcW w:w="570"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0.19</w:t>
            </w:r>
          </w:p>
        </w:tc>
        <w:tc>
          <w:tcPr>
            <w:tcW w:w="682"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0.17</w:t>
            </w:r>
          </w:p>
        </w:tc>
        <w:tc>
          <w:tcPr>
            <w:tcW w:w="113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Very small</w:t>
            </w:r>
          </w:p>
        </w:tc>
        <w:tc>
          <w:tcPr>
            <w:tcW w:w="56"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r>
          </w:p>
        </w:tc>
        <w:tc>
          <w:tcPr>
            <w:tcW w:w="619"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0.74</w:t>
            </w:r>
          </w:p>
        </w:tc>
        <w:tc>
          <w:tcPr>
            <w:tcW w:w="740"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&lt;0.01</w:t>
            </w:r>
          </w:p>
        </w:tc>
        <w:tc>
          <w:tcPr>
            <w:tcW w:w="1135"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medium</w:t>
            </w:r>
          </w:p>
        </w:tc>
      </w:tr>
      <w:tr>
        <w:trPr>
          <w:trHeight w:val="468" w:hRule="atLeast"/>
        </w:trPr>
        <w:tc>
          <w:tcPr>
            <w:tcW w:w="2271" w:type="dxa"/>
            <w:vMerge w:val="continue"/>
            <w:tcBorders/>
            <w:shd w:fill="auto" w:val="clear"/>
          </w:tcPr>
          <w:p>
            <w:pPr>
              <w:pStyle w:val="Normal"/>
              <w:widowControl/>
              <w:bidi w:val="0"/>
              <w:spacing w:before="0" w:after="200"/>
              <w:jc w:val="left"/>
              <w:rPr/>
            </w:pPr>
            <w:r>
              <w:rPr/>
            </w:r>
          </w:p>
        </w:tc>
        <w:tc>
          <w:tcPr>
            <w:tcW w:w="2207" w:type="dxa"/>
            <w:tcBorders/>
            <w:shd w:fill="auto" w:val="clear"/>
          </w:tcPr>
          <w:p>
            <w:pPr>
              <w:pStyle w:val="TableContents"/>
              <w:spacing w:lineRule="auto" w:line="360" w:before="0" w:after="200"/>
              <w:rPr>
                <w:sz w:val="20"/>
                <w:szCs w:val="20"/>
                <w:lang w:val="en-GB"/>
              </w:rPr>
            </w:pPr>
            <w:r>
              <w:rPr>
                <w:sz w:val="20"/>
                <w:szCs w:val="20"/>
                <w:lang w:val="en-GB"/>
              </w:rPr>
              <w:t>Small carnivores</w:t>
            </w:r>
          </w:p>
        </w:tc>
        <w:tc>
          <w:tcPr>
            <w:tcW w:w="622"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0.41</w:t>
            </w:r>
          </w:p>
        </w:tc>
        <w:tc>
          <w:tcPr>
            <w:tcW w:w="74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&lt;0.01</w:t>
            </w:r>
          </w:p>
        </w:tc>
        <w:tc>
          <w:tcPr>
            <w:tcW w:w="1132"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Small</w:t>
            </w:r>
          </w:p>
        </w:tc>
        <w:tc>
          <w:tcPr>
            <w:tcW w:w="5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r>
          </w:p>
        </w:tc>
        <w:tc>
          <w:tcPr>
            <w:tcW w:w="570"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0.27</w:t>
            </w:r>
          </w:p>
        </w:tc>
        <w:tc>
          <w:tcPr>
            <w:tcW w:w="682"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&lt;0.01</w:t>
            </w:r>
          </w:p>
        </w:tc>
        <w:tc>
          <w:tcPr>
            <w:tcW w:w="113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Small</w:t>
            </w:r>
          </w:p>
        </w:tc>
        <w:tc>
          <w:tcPr>
            <w:tcW w:w="56"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r>
          </w:p>
        </w:tc>
        <w:tc>
          <w:tcPr>
            <w:tcW w:w="619"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0.14</w:t>
            </w:r>
          </w:p>
        </w:tc>
        <w:tc>
          <w:tcPr>
            <w:tcW w:w="740"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0.07</w:t>
            </w:r>
          </w:p>
        </w:tc>
        <w:tc>
          <w:tcPr>
            <w:tcW w:w="1135"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Very small</w:t>
            </w:r>
          </w:p>
        </w:tc>
      </w:tr>
      <w:tr>
        <w:trPr>
          <w:trHeight w:val="468" w:hRule="atLeast"/>
        </w:trPr>
        <w:tc>
          <w:tcPr>
            <w:tcW w:w="2271" w:type="dxa"/>
            <w:vMerge w:val="continue"/>
            <w:tcBorders/>
            <w:shd w:fill="auto" w:val="clear"/>
          </w:tcPr>
          <w:p>
            <w:pPr>
              <w:pStyle w:val="Normal"/>
              <w:widowControl/>
              <w:bidi w:val="0"/>
              <w:spacing w:before="0" w:after="200"/>
              <w:jc w:val="left"/>
              <w:rPr/>
            </w:pPr>
            <w:r>
              <w:rPr/>
            </w:r>
          </w:p>
        </w:tc>
        <w:tc>
          <w:tcPr>
            <w:tcW w:w="2207" w:type="dxa"/>
            <w:tcBorders/>
            <w:shd w:fill="auto" w:val="clear"/>
          </w:tcPr>
          <w:p>
            <w:pPr>
              <w:pStyle w:val="TableContents"/>
              <w:spacing w:lineRule="auto" w:line="360" w:before="0" w:after="200"/>
              <w:rPr>
                <w:sz w:val="20"/>
                <w:szCs w:val="20"/>
                <w:lang w:val="en-GB"/>
              </w:rPr>
            </w:pPr>
            <w:r>
              <w:rPr>
                <w:sz w:val="20"/>
                <w:szCs w:val="20"/>
                <w:lang w:val="en-GB"/>
              </w:rPr>
              <w:t>Small herbivores</w:t>
            </w:r>
          </w:p>
        </w:tc>
        <w:tc>
          <w:tcPr>
            <w:tcW w:w="622"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0.26</w:t>
            </w:r>
          </w:p>
        </w:tc>
        <w:tc>
          <w:tcPr>
            <w:tcW w:w="74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&lt;0.01</w:t>
            </w:r>
          </w:p>
        </w:tc>
        <w:tc>
          <w:tcPr>
            <w:tcW w:w="1132"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Small</w:t>
            </w:r>
          </w:p>
        </w:tc>
        <w:tc>
          <w:tcPr>
            <w:tcW w:w="5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r>
          </w:p>
        </w:tc>
        <w:tc>
          <w:tcPr>
            <w:tcW w:w="570"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0.14</w:t>
            </w:r>
          </w:p>
        </w:tc>
        <w:tc>
          <w:tcPr>
            <w:tcW w:w="682"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0.04</w:t>
            </w:r>
          </w:p>
        </w:tc>
        <w:tc>
          <w:tcPr>
            <w:tcW w:w="113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Very small</w:t>
            </w:r>
          </w:p>
        </w:tc>
        <w:tc>
          <w:tcPr>
            <w:tcW w:w="56"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r>
          </w:p>
        </w:tc>
        <w:tc>
          <w:tcPr>
            <w:tcW w:w="619"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0.14</w:t>
            </w:r>
          </w:p>
        </w:tc>
        <w:tc>
          <w:tcPr>
            <w:tcW w:w="740"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0.07</w:t>
            </w:r>
          </w:p>
        </w:tc>
        <w:tc>
          <w:tcPr>
            <w:tcW w:w="1135"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Very small</w:t>
            </w:r>
          </w:p>
        </w:tc>
      </w:tr>
      <w:tr>
        <w:trPr>
          <w:trHeight w:val="468" w:hRule="atLeast"/>
        </w:trPr>
        <w:tc>
          <w:tcPr>
            <w:tcW w:w="2271" w:type="dxa"/>
            <w:tcBorders/>
            <w:shd w:fill="auto" w:val="clear"/>
          </w:tcPr>
          <w:p>
            <w:pPr>
              <w:pStyle w:val="TableContents"/>
              <w:spacing w:before="0" w:after="200"/>
              <w:rPr>
                <w:sz w:val="20"/>
                <w:szCs w:val="20"/>
              </w:rPr>
            </w:pPr>
            <w:r>
              <w:rPr>
                <w:sz w:val="20"/>
                <w:szCs w:val="20"/>
              </w:rPr>
              <w:t>Small carnivores</w:t>
            </w:r>
          </w:p>
        </w:tc>
        <w:tc>
          <w:tcPr>
            <w:tcW w:w="2207" w:type="dxa"/>
            <w:tcBorders/>
            <w:shd w:fill="auto" w:val="clear"/>
          </w:tcPr>
          <w:p>
            <w:pPr>
              <w:pStyle w:val="TableContents"/>
              <w:spacing w:lineRule="auto" w:line="360" w:before="0" w:after="200"/>
              <w:rPr>
                <w:sz w:val="20"/>
                <w:szCs w:val="20"/>
                <w:lang w:val="en-GB"/>
              </w:rPr>
            </w:pPr>
            <w:r>
              <w:rPr>
                <w:sz w:val="20"/>
                <w:szCs w:val="20"/>
                <w:lang w:val="en-GB"/>
              </w:rPr>
              <w:t>Small herbivores</w:t>
            </w:r>
          </w:p>
        </w:tc>
        <w:tc>
          <w:tcPr>
            <w:tcW w:w="622"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0.08</w:t>
            </w:r>
          </w:p>
        </w:tc>
        <w:tc>
          <w:tcPr>
            <w:tcW w:w="74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0.37</w:t>
            </w:r>
          </w:p>
        </w:tc>
        <w:tc>
          <w:tcPr>
            <w:tcW w:w="1132"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Very small</w:t>
            </w:r>
          </w:p>
        </w:tc>
        <w:tc>
          <w:tcPr>
            <w:tcW w:w="5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r>
          </w:p>
        </w:tc>
        <w:tc>
          <w:tcPr>
            <w:tcW w:w="570"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0.06</w:t>
            </w:r>
          </w:p>
        </w:tc>
        <w:tc>
          <w:tcPr>
            <w:tcW w:w="682"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0.67</w:t>
            </w:r>
          </w:p>
        </w:tc>
        <w:tc>
          <w:tcPr>
            <w:tcW w:w="113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Very small</w:t>
            </w:r>
          </w:p>
        </w:tc>
        <w:tc>
          <w:tcPr>
            <w:tcW w:w="56" w:type="dxa"/>
            <w:tcBorders/>
            <w:shd w:fill="auto" w:val="clear"/>
          </w:tcPr>
          <w:p>
            <w:pPr>
              <w:pStyle w:val="TableContents"/>
              <w:spacing w:before="0" w:after="200"/>
              <w:ind w:left="0" w:right="43" w:hanging="0"/>
              <w:jc w:val="center"/>
              <w:rPr>
                <w:b w:val="false"/>
                <w:b w:val="false"/>
                <w:bCs w:val="false"/>
                <w:i w:val="false"/>
                <w:i w:val="false"/>
                <w:iCs w:val="false"/>
                <w:sz w:val="20"/>
                <w:szCs w:val="20"/>
              </w:rPr>
            </w:pPr>
            <w:r>
              <w:rPr>
                <w:b w:val="false"/>
                <w:bCs w:val="false"/>
                <w:i w:val="false"/>
                <w:iCs w:val="false"/>
                <w:sz w:val="20"/>
                <w:szCs w:val="20"/>
              </w:rPr>
            </w:r>
          </w:p>
        </w:tc>
        <w:tc>
          <w:tcPr>
            <w:tcW w:w="619"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0.02</w:t>
            </w:r>
          </w:p>
        </w:tc>
        <w:tc>
          <w:tcPr>
            <w:tcW w:w="740"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 xml:space="preserve">1.00 </w:t>
            </w:r>
          </w:p>
        </w:tc>
        <w:tc>
          <w:tcPr>
            <w:tcW w:w="1135"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Very small</w:t>
            </w:r>
          </w:p>
        </w:tc>
      </w:tr>
      <w:tr>
        <w:trPr>
          <w:trHeight w:val="468" w:hRule="atLeast"/>
        </w:trPr>
        <w:tc>
          <w:tcPr>
            <w:tcW w:w="2271" w:type="dxa"/>
            <w:tcBorders/>
            <w:shd w:fill="auto" w:val="clear"/>
          </w:tcPr>
          <w:p>
            <w:pPr>
              <w:pStyle w:val="TableContents"/>
              <w:spacing w:before="0" w:after="200"/>
              <w:jc w:val="center"/>
              <w:rPr>
                <w:b/>
                <w:b/>
                <w:bCs/>
                <w:sz w:val="20"/>
                <w:szCs w:val="20"/>
              </w:rPr>
            </w:pPr>
            <w:r>
              <w:rPr>
                <w:b/>
                <w:bCs/>
                <w:sz w:val="20"/>
                <w:szCs w:val="20"/>
              </w:rPr>
            </w:r>
          </w:p>
        </w:tc>
        <w:tc>
          <w:tcPr>
            <w:tcW w:w="2207" w:type="dxa"/>
            <w:tcBorders/>
            <w:shd w:fill="auto" w:val="clear"/>
          </w:tcPr>
          <w:p>
            <w:pPr>
              <w:pStyle w:val="TableContents"/>
              <w:spacing w:before="0" w:after="200"/>
              <w:jc w:val="center"/>
              <w:rPr>
                <w:b/>
                <w:b/>
                <w:bCs/>
                <w:sz w:val="20"/>
                <w:szCs w:val="20"/>
              </w:rPr>
            </w:pPr>
            <w:r>
              <w:rPr>
                <w:b/>
                <w:bCs/>
                <w:sz w:val="20"/>
                <w:szCs w:val="20"/>
              </w:rPr>
            </w:r>
          </w:p>
        </w:tc>
        <w:tc>
          <w:tcPr>
            <w:tcW w:w="7485" w:type="dxa"/>
            <w:gridSpan w:val="11"/>
            <w:tcBorders/>
            <w:shd w:fill="auto" w:val="clear"/>
          </w:tcPr>
          <w:p>
            <w:pPr>
              <w:pStyle w:val="TableContents"/>
              <w:spacing w:before="0" w:after="200"/>
              <w:jc w:val="center"/>
              <w:rPr>
                <w:b/>
                <w:b/>
                <w:bCs/>
                <w:sz w:val="20"/>
                <w:szCs w:val="20"/>
              </w:rPr>
            </w:pPr>
            <w:r>
              <w:rPr>
                <w:b/>
                <w:bCs/>
                <w:sz w:val="20"/>
                <w:szCs w:val="20"/>
              </w:rPr>
              <w:t>Random areas</w:t>
            </w:r>
          </w:p>
        </w:tc>
      </w:tr>
      <w:tr>
        <w:trPr>
          <w:trHeight w:val="468" w:hRule="atLeast"/>
        </w:trPr>
        <w:tc>
          <w:tcPr>
            <w:tcW w:w="2271" w:type="dxa"/>
            <w:vMerge w:val="restart"/>
            <w:tcBorders/>
            <w:shd w:fill="auto" w:val="clear"/>
          </w:tcPr>
          <w:p>
            <w:pPr>
              <w:pStyle w:val="TableContents"/>
              <w:spacing w:before="0" w:after="200"/>
              <w:rPr>
                <w:sz w:val="20"/>
                <w:szCs w:val="20"/>
              </w:rPr>
            </w:pPr>
            <w:r>
              <w:rPr>
                <w:sz w:val="20"/>
                <w:szCs w:val="20"/>
              </w:rPr>
              <w:t>Megacarnivores</w:t>
            </w:r>
          </w:p>
        </w:tc>
        <w:tc>
          <w:tcPr>
            <w:tcW w:w="2207" w:type="dxa"/>
            <w:tcBorders/>
            <w:shd w:fill="auto" w:val="clear"/>
          </w:tcPr>
          <w:p>
            <w:pPr>
              <w:pStyle w:val="TableContents"/>
              <w:spacing w:lineRule="auto" w:line="360" w:before="0" w:after="200"/>
              <w:rPr>
                <w:sz w:val="20"/>
                <w:szCs w:val="20"/>
                <w:lang w:val="en-GB"/>
              </w:rPr>
            </w:pPr>
            <w:r>
              <w:rPr>
                <w:sz w:val="20"/>
                <w:szCs w:val="20"/>
                <w:lang w:val="en-GB"/>
              </w:rPr>
              <w:t>Large carnivores</w:t>
            </w:r>
          </w:p>
        </w:tc>
        <w:tc>
          <w:tcPr>
            <w:tcW w:w="622"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2.26</w:t>
            </w:r>
          </w:p>
        </w:tc>
        <w:tc>
          <w:tcPr>
            <w:tcW w:w="74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&lt;0.01</w:t>
            </w:r>
          </w:p>
        </w:tc>
        <w:tc>
          <w:tcPr>
            <w:tcW w:w="1132"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Huge</w:t>
            </w:r>
          </w:p>
        </w:tc>
        <w:tc>
          <w:tcPr>
            <w:tcW w:w="5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r>
          </w:p>
        </w:tc>
        <w:tc>
          <w:tcPr>
            <w:tcW w:w="570"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1.70</w:t>
            </w:r>
          </w:p>
        </w:tc>
        <w:tc>
          <w:tcPr>
            <w:tcW w:w="682"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&lt;0.01</w:t>
            </w:r>
          </w:p>
        </w:tc>
        <w:tc>
          <w:tcPr>
            <w:tcW w:w="113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Very large</w:t>
            </w:r>
          </w:p>
        </w:tc>
        <w:tc>
          <w:tcPr>
            <w:tcW w:w="56" w:type="dxa"/>
            <w:tcBorders/>
            <w:shd w:fill="auto" w:val="clear"/>
          </w:tcPr>
          <w:p>
            <w:pPr>
              <w:pStyle w:val="TableContents"/>
              <w:spacing w:before="0" w:after="200"/>
              <w:ind w:left="0" w:right="43" w:hanging="0"/>
              <w:jc w:val="center"/>
              <w:rPr>
                <w:b w:val="false"/>
                <w:b w:val="false"/>
                <w:bCs w:val="false"/>
                <w:i w:val="false"/>
                <w:i w:val="false"/>
                <w:iCs w:val="false"/>
                <w:sz w:val="20"/>
                <w:szCs w:val="20"/>
              </w:rPr>
            </w:pPr>
            <w:r>
              <w:rPr>
                <w:b w:val="false"/>
                <w:bCs w:val="false"/>
                <w:i w:val="false"/>
                <w:iCs w:val="false"/>
                <w:sz w:val="20"/>
                <w:szCs w:val="20"/>
              </w:rPr>
            </w:r>
          </w:p>
        </w:tc>
        <w:tc>
          <w:tcPr>
            <w:tcW w:w="619"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0.56</w:t>
            </w:r>
          </w:p>
        </w:tc>
        <w:tc>
          <w:tcPr>
            <w:tcW w:w="740"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&lt;0.01</w:t>
            </w:r>
          </w:p>
        </w:tc>
        <w:tc>
          <w:tcPr>
            <w:tcW w:w="1135"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medium</w:t>
            </w:r>
          </w:p>
        </w:tc>
      </w:tr>
      <w:tr>
        <w:trPr>
          <w:trHeight w:val="468" w:hRule="atLeast"/>
        </w:trPr>
        <w:tc>
          <w:tcPr>
            <w:tcW w:w="2271" w:type="dxa"/>
            <w:vMerge w:val="continue"/>
            <w:tcBorders/>
            <w:shd w:fill="auto" w:val="clear"/>
          </w:tcPr>
          <w:p>
            <w:pPr>
              <w:pStyle w:val="Normal"/>
              <w:widowControl/>
              <w:bidi w:val="0"/>
              <w:spacing w:before="0" w:after="200"/>
              <w:jc w:val="left"/>
              <w:rPr/>
            </w:pPr>
            <w:r>
              <w:rPr/>
            </w:r>
          </w:p>
        </w:tc>
        <w:tc>
          <w:tcPr>
            <w:tcW w:w="2207" w:type="dxa"/>
            <w:tcBorders/>
            <w:shd w:fill="auto" w:val="clear"/>
          </w:tcPr>
          <w:p>
            <w:pPr>
              <w:pStyle w:val="TableContents"/>
              <w:spacing w:lineRule="auto" w:line="360" w:before="0" w:after="200"/>
              <w:rPr>
                <w:sz w:val="20"/>
                <w:szCs w:val="20"/>
                <w:lang w:val="en-GB"/>
              </w:rPr>
            </w:pPr>
            <w:r>
              <w:rPr>
                <w:sz w:val="20"/>
                <w:szCs w:val="20"/>
                <w:lang w:val="en-GB"/>
              </w:rPr>
              <w:t>Large herbivores</w:t>
            </w:r>
          </w:p>
        </w:tc>
        <w:tc>
          <w:tcPr>
            <w:tcW w:w="622"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2.67</w:t>
            </w:r>
          </w:p>
        </w:tc>
        <w:tc>
          <w:tcPr>
            <w:tcW w:w="74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&lt;0.01</w:t>
            </w:r>
          </w:p>
        </w:tc>
        <w:tc>
          <w:tcPr>
            <w:tcW w:w="1132"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Huge</w:t>
            </w:r>
          </w:p>
        </w:tc>
        <w:tc>
          <w:tcPr>
            <w:tcW w:w="5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r>
          </w:p>
        </w:tc>
        <w:tc>
          <w:tcPr>
            <w:tcW w:w="570"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1.60</w:t>
            </w:r>
          </w:p>
        </w:tc>
        <w:tc>
          <w:tcPr>
            <w:tcW w:w="682"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&lt;0.01</w:t>
            </w:r>
          </w:p>
        </w:tc>
        <w:tc>
          <w:tcPr>
            <w:tcW w:w="113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Very large</w:t>
            </w:r>
          </w:p>
        </w:tc>
        <w:tc>
          <w:tcPr>
            <w:tcW w:w="56" w:type="dxa"/>
            <w:tcBorders/>
            <w:shd w:fill="auto" w:val="clear"/>
          </w:tcPr>
          <w:p>
            <w:pPr>
              <w:pStyle w:val="TableContents"/>
              <w:spacing w:before="0" w:after="200"/>
              <w:ind w:left="0" w:right="43" w:hanging="0"/>
              <w:jc w:val="center"/>
              <w:rPr>
                <w:b w:val="false"/>
                <w:b w:val="false"/>
                <w:bCs w:val="false"/>
                <w:i w:val="false"/>
                <w:i w:val="false"/>
                <w:iCs w:val="false"/>
                <w:sz w:val="20"/>
                <w:szCs w:val="20"/>
              </w:rPr>
            </w:pPr>
            <w:r>
              <w:rPr>
                <w:b w:val="false"/>
                <w:bCs w:val="false"/>
                <w:i w:val="false"/>
                <w:iCs w:val="false"/>
                <w:sz w:val="20"/>
                <w:szCs w:val="20"/>
              </w:rPr>
            </w:r>
          </w:p>
        </w:tc>
        <w:tc>
          <w:tcPr>
            <w:tcW w:w="619"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1.08</w:t>
            </w:r>
          </w:p>
        </w:tc>
        <w:tc>
          <w:tcPr>
            <w:tcW w:w="740"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&lt;0.01</w:t>
            </w:r>
          </w:p>
        </w:tc>
        <w:tc>
          <w:tcPr>
            <w:tcW w:w="1135"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large</w:t>
            </w:r>
          </w:p>
        </w:tc>
      </w:tr>
      <w:tr>
        <w:trPr>
          <w:trHeight w:val="468" w:hRule="atLeast"/>
        </w:trPr>
        <w:tc>
          <w:tcPr>
            <w:tcW w:w="2271" w:type="dxa"/>
            <w:vMerge w:val="continue"/>
            <w:tcBorders/>
            <w:shd w:fill="auto" w:val="clear"/>
          </w:tcPr>
          <w:p>
            <w:pPr>
              <w:pStyle w:val="Normal"/>
              <w:widowControl/>
              <w:bidi w:val="0"/>
              <w:spacing w:before="0" w:after="200"/>
              <w:jc w:val="left"/>
              <w:rPr/>
            </w:pPr>
            <w:r>
              <w:rPr/>
            </w:r>
          </w:p>
        </w:tc>
        <w:tc>
          <w:tcPr>
            <w:tcW w:w="2207" w:type="dxa"/>
            <w:tcBorders/>
            <w:shd w:fill="auto" w:val="clear"/>
          </w:tcPr>
          <w:p>
            <w:pPr>
              <w:pStyle w:val="TableContents"/>
              <w:spacing w:lineRule="auto" w:line="360" w:before="0" w:after="200"/>
              <w:rPr>
                <w:sz w:val="20"/>
                <w:szCs w:val="20"/>
                <w:lang w:val="en-GB"/>
              </w:rPr>
            </w:pPr>
            <w:r>
              <w:rPr>
                <w:sz w:val="20"/>
                <w:szCs w:val="20"/>
                <w:lang w:val="en-GB"/>
              </w:rPr>
              <w:t>Small carnivores</w:t>
            </w:r>
          </w:p>
        </w:tc>
        <w:tc>
          <w:tcPr>
            <w:tcW w:w="622"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2.05</w:t>
            </w:r>
          </w:p>
        </w:tc>
        <w:tc>
          <w:tcPr>
            <w:tcW w:w="74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&lt;0.01</w:t>
            </w:r>
          </w:p>
        </w:tc>
        <w:tc>
          <w:tcPr>
            <w:tcW w:w="1132"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Huge</w:t>
            </w:r>
          </w:p>
        </w:tc>
        <w:tc>
          <w:tcPr>
            <w:tcW w:w="5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r>
          </w:p>
        </w:tc>
        <w:tc>
          <w:tcPr>
            <w:tcW w:w="570"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1.42</w:t>
            </w:r>
          </w:p>
        </w:tc>
        <w:tc>
          <w:tcPr>
            <w:tcW w:w="682"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&lt;0.01</w:t>
            </w:r>
          </w:p>
        </w:tc>
        <w:tc>
          <w:tcPr>
            <w:tcW w:w="113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Very large</w:t>
            </w:r>
          </w:p>
        </w:tc>
        <w:tc>
          <w:tcPr>
            <w:tcW w:w="56" w:type="dxa"/>
            <w:tcBorders/>
            <w:shd w:fill="auto" w:val="clear"/>
          </w:tcPr>
          <w:p>
            <w:pPr>
              <w:pStyle w:val="TableContents"/>
              <w:spacing w:before="0" w:after="200"/>
              <w:ind w:left="0" w:right="43" w:hanging="0"/>
              <w:jc w:val="center"/>
              <w:rPr>
                <w:b w:val="false"/>
                <w:b w:val="false"/>
                <w:bCs w:val="false"/>
                <w:i w:val="false"/>
                <w:i w:val="false"/>
                <w:iCs w:val="false"/>
                <w:sz w:val="20"/>
                <w:szCs w:val="20"/>
              </w:rPr>
            </w:pPr>
            <w:r>
              <w:rPr>
                <w:b w:val="false"/>
                <w:bCs w:val="false"/>
                <w:i w:val="false"/>
                <w:iCs w:val="false"/>
                <w:sz w:val="20"/>
                <w:szCs w:val="20"/>
              </w:rPr>
            </w:r>
          </w:p>
        </w:tc>
        <w:tc>
          <w:tcPr>
            <w:tcW w:w="619"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0.63</w:t>
            </w:r>
          </w:p>
        </w:tc>
        <w:tc>
          <w:tcPr>
            <w:tcW w:w="740"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&lt;0.01</w:t>
            </w:r>
          </w:p>
        </w:tc>
        <w:tc>
          <w:tcPr>
            <w:tcW w:w="1135"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medium</w:t>
            </w:r>
          </w:p>
        </w:tc>
      </w:tr>
      <w:tr>
        <w:trPr>
          <w:trHeight w:val="468" w:hRule="atLeast"/>
        </w:trPr>
        <w:tc>
          <w:tcPr>
            <w:tcW w:w="2271" w:type="dxa"/>
            <w:vMerge w:val="continue"/>
            <w:tcBorders/>
            <w:shd w:fill="auto" w:val="clear"/>
          </w:tcPr>
          <w:p>
            <w:pPr>
              <w:pStyle w:val="Normal"/>
              <w:widowControl/>
              <w:bidi w:val="0"/>
              <w:spacing w:before="0" w:after="200"/>
              <w:jc w:val="left"/>
              <w:rPr/>
            </w:pPr>
            <w:r>
              <w:rPr/>
            </w:r>
          </w:p>
        </w:tc>
        <w:tc>
          <w:tcPr>
            <w:tcW w:w="2207" w:type="dxa"/>
            <w:tcBorders/>
            <w:shd w:fill="auto" w:val="clear"/>
          </w:tcPr>
          <w:p>
            <w:pPr>
              <w:pStyle w:val="TableContents"/>
              <w:spacing w:lineRule="auto" w:line="360" w:before="0" w:after="200"/>
              <w:rPr>
                <w:sz w:val="20"/>
                <w:szCs w:val="20"/>
                <w:lang w:val="en-GB"/>
              </w:rPr>
            </w:pPr>
            <w:r>
              <w:rPr>
                <w:sz w:val="20"/>
                <w:szCs w:val="20"/>
                <w:lang w:val="en-GB"/>
              </w:rPr>
              <w:t>Small herbivores</w:t>
            </w:r>
          </w:p>
        </w:tc>
        <w:tc>
          <w:tcPr>
            <w:tcW w:w="622" w:type="dxa"/>
            <w:tcBorders/>
            <w:shd w:fill="auto" w:val="clear"/>
          </w:tcPr>
          <w:p>
            <w:pPr>
              <w:pStyle w:val="TableContents"/>
              <w:spacing w:before="0" w:after="200"/>
              <w:ind w:left="0" w:right="43" w:hanging="0"/>
              <w:jc w:val="center"/>
              <w:rPr>
                <w:b w:val="false"/>
                <w:b w:val="false"/>
                <w:bCs w:val="false"/>
                <w:i w:val="false"/>
                <w:i w:val="false"/>
                <w:iCs w:val="false"/>
                <w:sz w:val="20"/>
                <w:szCs w:val="20"/>
              </w:rPr>
            </w:pPr>
            <w:r>
              <w:rPr>
                <w:b w:val="false"/>
                <w:bCs w:val="false"/>
                <w:i w:val="false"/>
                <w:iCs w:val="false"/>
                <w:sz w:val="20"/>
                <w:szCs w:val="20"/>
              </w:rPr>
              <w:t>1.99</w:t>
            </w:r>
          </w:p>
        </w:tc>
        <w:tc>
          <w:tcPr>
            <w:tcW w:w="74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&lt;0.01</w:t>
            </w:r>
          </w:p>
        </w:tc>
        <w:tc>
          <w:tcPr>
            <w:tcW w:w="1132"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Very large</w:t>
            </w:r>
          </w:p>
        </w:tc>
        <w:tc>
          <w:tcPr>
            <w:tcW w:w="5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r>
          </w:p>
        </w:tc>
        <w:tc>
          <w:tcPr>
            <w:tcW w:w="570"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1.40</w:t>
            </w:r>
          </w:p>
        </w:tc>
        <w:tc>
          <w:tcPr>
            <w:tcW w:w="682"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&lt;0.01</w:t>
            </w:r>
          </w:p>
        </w:tc>
        <w:tc>
          <w:tcPr>
            <w:tcW w:w="113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Very large</w:t>
            </w:r>
          </w:p>
        </w:tc>
        <w:tc>
          <w:tcPr>
            <w:tcW w:w="56" w:type="dxa"/>
            <w:tcBorders/>
            <w:shd w:fill="auto" w:val="clear"/>
          </w:tcPr>
          <w:p>
            <w:pPr>
              <w:pStyle w:val="TableContents"/>
              <w:spacing w:before="0" w:after="200"/>
              <w:ind w:left="0" w:right="43" w:hanging="0"/>
              <w:jc w:val="center"/>
              <w:rPr>
                <w:b w:val="false"/>
                <w:b w:val="false"/>
                <w:bCs w:val="false"/>
                <w:i w:val="false"/>
                <w:i w:val="false"/>
                <w:iCs w:val="false"/>
                <w:sz w:val="20"/>
                <w:szCs w:val="20"/>
              </w:rPr>
            </w:pPr>
            <w:r>
              <w:rPr>
                <w:b w:val="false"/>
                <w:bCs w:val="false"/>
                <w:i w:val="false"/>
                <w:iCs w:val="false"/>
                <w:sz w:val="20"/>
                <w:szCs w:val="20"/>
              </w:rPr>
            </w:r>
          </w:p>
        </w:tc>
        <w:tc>
          <w:tcPr>
            <w:tcW w:w="619"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0.59</w:t>
            </w:r>
          </w:p>
        </w:tc>
        <w:tc>
          <w:tcPr>
            <w:tcW w:w="740"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&lt;0.01</w:t>
            </w:r>
          </w:p>
        </w:tc>
        <w:tc>
          <w:tcPr>
            <w:tcW w:w="1135"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Medium</w:t>
            </w:r>
          </w:p>
        </w:tc>
      </w:tr>
      <w:tr>
        <w:trPr>
          <w:trHeight w:val="468" w:hRule="atLeast"/>
        </w:trPr>
        <w:tc>
          <w:tcPr>
            <w:tcW w:w="2271" w:type="dxa"/>
            <w:vMerge w:val="restart"/>
            <w:tcBorders/>
            <w:shd w:fill="auto" w:val="clear"/>
          </w:tcPr>
          <w:p>
            <w:pPr>
              <w:pStyle w:val="TableContents"/>
              <w:spacing w:before="0" w:after="200"/>
              <w:rPr>
                <w:sz w:val="20"/>
                <w:szCs w:val="20"/>
              </w:rPr>
            </w:pPr>
            <w:r>
              <w:rPr>
                <w:sz w:val="20"/>
                <w:szCs w:val="20"/>
              </w:rPr>
              <w:t>Large carnivores</w:t>
            </w:r>
          </w:p>
        </w:tc>
        <w:tc>
          <w:tcPr>
            <w:tcW w:w="2207" w:type="dxa"/>
            <w:tcBorders/>
            <w:shd w:fill="auto" w:val="clear"/>
          </w:tcPr>
          <w:p>
            <w:pPr>
              <w:pStyle w:val="TableContents"/>
              <w:spacing w:lineRule="auto" w:line="360" w:before="0" w:after="200"/>
              <w:rPr>
                <w:sz w:val="20"/>
                <w:szCs w:val="20"/>
                <w:lang w:val="en-GB"/>
              </w:rPr>
            </w:pPr>
            <w:r>
              <w:rPr>
                <w:sz w:val="20"/>
                <w:szCs w:val="20"/>
                <w:lang w:val="en-GB"/>
              </w:rPr>
              <w:t xml:space="preserve">Large </w:t>
            </w:r>
            <w:r>
              <w:rPr>
                <w:sz w:val="20"/>
                <w:szCs w:val="20"/>
                <w:lang w:val="en-GB"/>
              </w:rPr>
              <w:t>herbivores</w:t>
            </w:r>
          </w:p>
        </w:tc>
        <w:tc>
          <w:tcPr>
            <w:tcW w:w="622" w:type="dxa"/>
            <w:tcBorders/>
            <w:shd w:fill="auto" w:val="clear"/>
          </w:tcPr>
          <w:p>
            <w:pPr>
              <w:pStyle w:val="TableContents"/>
              <w:spacing w:before="0" w:after="200"/>
              <w:ind w:left="0" w:right="43" w:hanging="0"/>
              <w:jc w:val="center"/>
              <w:rPr>
                <w:b w:val="false"/>
                <w:b w:val="false"/>
                <w:bCs w:val="false"/>
                <w:i w:val="false"/>
                <w:i w:val="false"/>
                <w:iCs w:val="false"/>
                <w:sz w:val="20"/>
                <w:szCs w:val="20"/>
              </w:rPr>
            </w:pPr>
            <w:r>
              <w:rPr>
                <w:b w:val="false"/>
                <w:bCs w:val="false"/>
                <w:i w:val="false"/>
                <w:iCs w:val="false"/>
                <w:sz w:val="20"/>
                <w:szCs w:val="20"/>
              </w:rPr>
              <w:t>1.34</w:t>
            </w:r>
          </w:p>
        </w:tc>
        <w:tc>
          <w:tcPr>
            <w:tcW w:w="74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&lt;0.01</w:t>
            </w:r>
          </w:p>
        </w:tc>
        <w:tc>
          <w:tcPr>
            <w:tcW w:w="1132"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Very large</w:t>
            </w:r>
          </w:p>
        </w:tc>
        <w:tc>
          <w:tcPr>
            <w:tcW w:w="5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r>
          </w:p>
        </w:tc>
        <w:tc>
          <w:tcPr>
            <w:tcW w:w="570"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0.72</w:t>
            </w:r>
          </w:p>
        </w:tc>
        <w:tc>
          <w:tcPr>
            <w:tcW w:w="682"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&lt;0.01</w:t>
            </w:r>
          </w:p>
        </w:tc>
        <w:tc>
          <w:tcPr>
            <w:tcW w:w="113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Medium</w:t>
            </w:r>
          </w:p>
        </w:tc>
        <w:tc>
          <w:tcPr>
            <w:tcW w:w="56" w:type="dxa"/>
            <w:tcBorders/>
            <w:shd w:fill="auto" w:val="clear"/>
          </w:tcPr>
          <w:p>
            <w:pPr>
              <w:pStyle w:val="TableContents"/>
              <w:spacing w:before="0" w:after="200"/>
              <w:ind w:left="0" w:right="43" w:hanging="0"/>
              <w:jc w:val="center"/>
              <w:rPr>
                <w:b w:val="false"/>
                <w:b w:val="false"/>
                <w:bCs w:val="false"/>
                <w:i w:val="false"/>
                <w:i w:val="false"/>
                <w:iCs w:val="false"/>
                <w:sz w:val="20"/>
                <w:szCs w:val="20"/>
              </w:rPr>
            </w:pPr>
            <w:r>
              <w:rPr>
                <w:b w:val="false"/>
                <w:bCs w:val="false"/>
                <w:i w:val="false"/>
                <w:iCs w:val="false"/>
                <w:sz w:val="20"/>
                <w:szCs w:val="20"/>
              </w:rPr>
            </w:r>
          </w:p>
        </w:tc>
        <w:tc>
          <w:tcPr>
            <w:tcW w:w="619"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0.63</w:t>
            </w:r>
          </w:p>
        </w:tc>
        <w:tc>
          <w:tcPr>
            <w:tcW w:w="740"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&lt;0.01</w:t>
            </w:r>
          </w:p>
        </w:tc>
        <w:tc>
          <w:tcPr>
            <w:tcW w:w="1135"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medium</w:t>
            </w:r>
          </w:p>
        </w:tc>
      </w:tr>
      <w:tr>
        <w:trPr>
          <w:trHeight w:val="468" w:hRule="atLeast"/>
        </w:trPr>
        <w:tc>
          <w:tcPr>
            <w:tcW w:w="2271" w:type="dxa"/>
            <w:vMerge w:val="continue"/>
            <w:tcBorders/>
            <w:shd w:fill="auto" w:val="clear"/>
          </w:tcPr>
          <w:p>
            <w:pPr>
              <w:pStyle w:val="Normal"/>
              <w:widowControl/>
              <w:bidi w:val="0"/>
              <w:spacing w:before="0" w:after="200"/>
              <w:jc w:val="left"/>
              <w:rPr/>
            </w:pPr>
            <w:r>
              <w:rPr/>
            </w:r>
          </w:p>
        </w:tc>
        <w:tc>
          <w:tcPr>
            <w:tcW w:w="2207" w:type="dxa"/>
            <w:tcBorders/>
            <w:shd w:fill="auto" w:val="clear"/>
          </w:tcPr>
          <w:p>
            <w:pPr>
              <w:pStyle w:val="TableContents"/>
              <w:spacing w:lineRule="auto" w:line="360" w:before="0" w:after="200"/>
              <w:rPr>
                <w:sz w:val="20"/>
                <w:szCs w:val="20"/>
                <w:lang w:val="en-GB"/>
              </w:rPr>
            </w:pPr>
            <w:r>
              <w:rPr>
                <w:sz w:val="20"/>
                <w:szCs w:val="20"/>
                <w:lang w:val="en-GB"/>
              </w:rPr>
              <w:t>Small carnivores</w:t>
            </w:r>
          </w:p>
        </w:tc>
        <w:tc>
          <w:tcPr>
            <w:tcW w:w="622" w:type="dxa"/>
            <w:tcBorders/>
            <w:shd w:fill="auto" w:val="clear"/>
          </w:tcPr>
          <w:p>
            <w:pPr>
              <w:pStyle w:val="TableContents"/>
              <w:spacing w:before="0" w:after="200"/>
              <w:ind w:left="0" w:right="43" w:hanging="0"/>
              <w:jc w:val="center"/>
              <w:rPr>
                <w:b w:val="false"/>
                <w:b w:val="false"/>
                <w:bCs w:val="false"/>
                <w:i w:val="false"/>
                <w:i w:val="false"/>
                <w:iCs w:val="false"/>
                <w:sz w:val="20"/>
                <w:szCs w:val="20"/>
              </w:rPr>
            </w:pPr>
            <w:r>
              <w:rPr>
                <w:b w:val="false"/>
                <w:bCs w:val="false"/>
                <w:i w:val="false"/>
                <w:iCs w:val="false"/>
                <w:sz w:val="20"/>
                <w:szCs w:val="20"/>
              </w:rPr>
              <w:t>0.89</w:t>
            </w:r>
          </w:p>
        </w:tc>
        <w:tc>
          <w:tcPr>
            <w:tcW w:w="74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&lt;0.01</w:t>
            </w:r>
          </w:p>
        </w:tc>
        <w:tc>
          <w:tcPr>
            <w:tcW w:w="1132"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Large</w:t>
            </w:r>
          </w:p>
        </w:tc>
        <w:tc>
          <w:tcPr>
            <w:tcW w:w="5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r>
          </w:p>
        </w:tc>
        <w:tc>
          <w:tcPr>
            <w:tcW w:w="570"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0.80</w:t>
            </w:r>
          </w:p>
        </w:tc>
        <w:tc>
          <w:tcPr>
            <w:tcW w:w="682"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&lt;0.01</w:t>
            </w:r>
          </w:p>
        </w:tc>
        <w:tc>
          <w:tcPr>
            <w:tcW w:w="113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Large</w:t>
            </w:r>
          </w:p>
        </w:tc>
        <w:tc>
          <w:tcPr>
            <w:tcW w:w="56" w:type="dxa"/>
            <w:tcBorders/>
            <w:shd w:fill="auto" w:val="clear"/>
          </w:tcPr>
          <w:p>
            <w:pPr>
              <w:pStyle w:val="TableContents"/>
              <w:spacing w:before="0" w:after="200"/>
              <w:ind w:left="0" w:right="43" w:hanging="0"/>
              <w:jc w:val="center"/>
              <w:rPr>
                <w:b w:val="false"/>
                <w:b w:val="false"/>
                <w:bCs w:val="false"/>
                <w:i w:val="false"/>
                <w:i w:val="false"/>
                <w:iCs w:val="false"/>
                <w:sz w:val="20"/>
                <w:szCs w:val="20"/>
              </w:rPr>
            </w:pPr>
            <w:r>
              <w:rPr>
                <w:b w:val="false"/>
                <w:bCs w:val="false"/>
                <w:i w:val="false"/>
                <w:iCs w:val="false"/>
                <w:sz w:val="20"/>
                <w:szCs w:val="20"/>
              </w:rPr>
            </w:r>
          </w:p>
        </w:tc>
        <w:tc>
          <w:tcPr>
            <w:tcW w:w="619"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0.09</w:t>
            </w:r>
          </w:p>
        </w:tc>
        <w:tc>
          <w:tcPr>
            <w:tcW w:w="740"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0.56</w:t>
            </w:r>
          </w:p>
        </w:tc>
        <w:tc>
          <w:tcPr>
            <w:tcW w:w="1135"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Very small</w:t>
            </w:r>
          </w:p>
        </w:tc>
      </w:tr>
      <w:tr>
        <w:trPr>
          <w:trHeight w:val="468" w:hRule="atLeast"/>
        </w:trPr>
        <w:tc>
          <w:tcPr>
            <w:tcW w:w="2271" w:type="dxa"/>
            <w:vMerge w:val="continue"/>
            <w:tcBorders/>
            <w:shd w:fill="auto" w:val="clear"/>
          </w:tcPr>
          <w:p>
            <w:pPr>
              <w:pStyle w:val="Normal"/>
              <w:widowControl/>
              <w:bidi w:val="0"/>
              <w:spacing w:before="0" w:after="200"/>
              <w:jc w:val="left"/>
              <w:rPr/>
            </w:pPr>
            <w:r>
              <w:rPr/>
            </w:r>
          </w:p>
        </w:tc>
        <w:tc>
          <w:tcPr>
            <w:tcW w:w="2207" w:type="dxa"/>
            <w:tcBorders/>
            <w:shd w:fill="auto" w:val="clear"/>
          </w:tcPr>
          <w:p>
            <w:pPr>
              <w:pStyle w:val="TableContents"/>
              <w:spacing w:lineRule="auto" w:line="360" w:before="0" w:after="200"/>
              <w:rPr>
                <w:sz w:val="20"/>
                <w:szCs w:val="20"/>
                <w:lang w:val="en-GB"/>
              </w:rPr>
            </w:pPr>
            <w:r>
              <w:rPr>
                <w:sz w:val="20"/>
                <w:szCs w:val="20"/>
                <w:lang w:val="en-GB"/>
              </w:rPr>
              <w:t>Small herbivores</w:t>
            </w:r>
          </w:p>
        </w:tc>
        <w:tc>
          <w:tcPr>
            <w:tcW w:w="622" w:type="dxa"/>
            <w:tcBorders/>
            <w:shd w:fill="auto" w:val="clear"/>
          </w:tcPr>
          <w:p>
            <w:pPr>
              <w:pStyle w:val="TableContents"/>
              <w:spacing w:before="0" w:after="200"/>
              <w:ind w:left="0" w:right="43" w:hanging="0"/>
              <w:jc w:val="center"/>
              <w:rPr>
                <w:b w:val="false"/>
                <w:b w:val="false"/>
                <w:bCs w:val="false"/>
                <w:i w:val="false"/>
                <w:i w:val="false"/>
                <w:iCs w:val="false"/>
                <w:sz w:val="20"/>
                <w:szCs w:val="20"/>
              </w:rPr>
            </w:pPr>
            <w:r>
              <w:rPr>
                <w:b w:val="false"/>
                <w:bCs w:val="false"/>
                <w:i w:val="false"/>
                <w:iCs w:val="false"/>
                <w:sz w:val="20"/>
                <w:szCs w:val="20"/>
              </w:rPr>
              <w:t>0.64</w:t>
            </w:r>
          </w:p>
        </w:tc>
        <w:tc>
          <w:tcPr>
            <w:tcW w:w="74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&lt;0.01</w:t>
            </w:r>
          </w:p>
        </w:tc>
        <w:tc>
          <w:tcPr>
            <w:tcW w:w="1132"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Medium</w:t>
            </w:r>
          </w:p>
        </w:tc>
        <w:tc>
          <w:tcPr>
            <w:tcW w:w="5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r>
          </w:p>
        </w:tc>
        <w:tc>
          <w:tcPr>
            <w:tcW w:w="570"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0.55</w:t>
            </w:r>
          </w:p>
        </w:tc>
        <w:tc>
          <w:tcPr>
            <w:tcW w:w="682"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&lt;0.01</w:t>
            </w:r>
          </w:p>
        </w:tc>
        <w:tc>
          <w:tcPr>
            <w:tcW w:w="113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Medium</w:t>
            </w:r>
          </w:p>
        </w:tc>
        <w:tc>
          <w:tcPr>
            <w:tcW w:w="56" w:type="dxa"/>
            <w:tcBorders/>
            <w:shd w:fill="auto" w:val="clear"/>
          </w:tcPr>
          <w:p>
            <w:pPr>
              <w:pStyle w:val="TableContents"/>
              <w:spacing w:before="0" w:after="200"/>
              <w:ind w:left="0" w:right="43" w:hanging="0"/>
              <w:jc w:val="center"/>
              <w:rPr>
                <w:b w:val="false"/>
                <w:b w:val="false"/>
                <w:bCs w:val="false"/>
                <w:i w:val="false"/>
                <w:i w:val="false"/>
                <w:iCs w:val="false"/>
                <w:sz w:val="20"/>
                <w:szCs w:val="20"/>
              </w:rPr>
            </w:pPr>
            <w:r>
              <w:rPr>
                <w:b w:val="false"/>
                <w:bCs w:val="false"/>
                <w:i w:val="false"/>
                <w:iCs w:val="false"/>
                <w:sz w:val="20"/>
                <w:szCs w:val="20"/>
              </w:rPr>
            </w:r>
          </w:p>
        </w:tc>
        <w:tc>
          <w:tcPr>
            <w:tcW w:w="619"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0.09</w:t>
            </w:r>
          </w:p>
        </w:tc>
        <w:tc>
          <w:tcPr>
            <w:tcW w:w="740"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0.51</w:t>
            </w:r>
          </w:p>
        </w:tc>
        <w:tc>
          <w:tcPr>
            <w:tcW w:w="1135"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Very small</w:t>
            </w:r>
          </w:p>
        </w:tc>
      </w:tr>
      <w:tr>
        <w:trPr>
          <w:trHeight w:val="468" w:hRule="atLeast"/>
        </w:trPr>
        <w:tc>
          <w:tcPr>
            <w:tcW w:w="2271" w:type="dxa"/>
            <w:tcBorders/>
            <w:shd w:fill="auto" w:val="clear"/>
          </w:tcPr>
          <w:p>
            <w:pPr>
              <w:pStyle w:val="TableContents"/>
              <w:spacing w:before="0" w:after="200"/>
              <w:rPr>
                <w:sz w:val="20"/>
                <w:szCs w:val="20"/>
              </w:rPr>
            </w:pPr>
            <w:r>
              <w:rPr>
                <w:sz w:val="20"/>
                <w:szCs w:val="20"/>
              </w:rPr>
              <w:t>Small carnivores</w:t>
            </w:r>
          </w:p>
        </w:tc>
        <w:tc>
          <w:tcPr>
            <w:tcW w:w="2207" w:type="dxa"/>
            <w:tcBorders/>
            <w:shd w:fill="auto" w:val="clear"/>
          </w:tcPr>
          <w:p>
            <w:pPr>
              <w:pStyle w:val="TableContents"/>
              <w:spacing w:lineRule="auto" w:line="360" w:before="0" w:after="200"/>
              <w:rPr>
                <w:sz w:val="20"/>
                <w:szCs w:val="20"/>
                <w:lang w:val="en-GB"/>
              </w:rPr>
            </w:pPr>
            <w:r>
              <w:rPr>
                <w:sz w:val="20"/>
                <w:szCs w:val="20"/>
                <w:lang w:val="en-GB"/>
              </w:rPr>
              <w:t>Small herbivores</w:t>
            </w:r>
          </w:p>
        </w:tc>
        <w:tc>
          <w:tcPr>
            <w:tcW w:w="622" w:type="dxa"/>
            <w:tcBorders/>
            <w:shd w:fill="auto" w:val="clear"/>
          </w:tcPr>
          <w:p>
            <w:pPr>
              <w:pStyle w:val="TableContents"/>
              <w:spacing w:before="0" w:after="200"/>
              <w:ind w:left="0" w:right="43" w:hanging="0"/>
              <w:jc w:val="center"/>
              <w:rPr>
                <w:b w:val="false"/>
                <w:b w:val="false"/>
                <w:bCs w:val="false"/>
                <w:i w:val="false"/>
                <w:i w:val="false"/>
                <w:iCs w:val="false"/>
                <w:sz w:val="20"/>
                <w:szCs w:val="20"/>
              </w:rPr>
            </w:pPr>
            <w:r>
              <w:rPr>
                <w:b w:val="false"/>
                <w:bCs w:val="false"/>
                <w:i w:val="false"/>
                <w:iCs w:val="false"/>
                <w:sz w:val="20"/>
                <w:szCs w:val="20"/>
              </w:rPr>
              <w:t>0.14</w:t>
            </w:r>
          </w:p>
        </w:tc>
        <w:tc>
          <w:tcPr>
            <w:tcW w:w="74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0.05</w:t>
            </w:r>
          </w:p>
        </w:tc>
        <w:tc>
          <w:tcPr>
            <w:tcW w:w="1132"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Very small</w:t>
            </w:r>
          </w:p>
        </w:tc>
        <w:tc>
          <w:tcPr>
            <w:tcW w:w="5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r>
          </w:p>
        </w:tc>
        <w:tc>
          <w:tcPr>
            <w:tcW w:w="570"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0.12</w:t>
            </w:r>
          </w:p>
        </w:tc>
        <w:tc>
          <w:tcPr>
            <w:tcW w:w="682"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0.15</w:t>
            </w:r>
          </w:p>
        </w:tc>
        <w:tc>
          <w:tcPr>
            <w:tcW w:w="1133"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Very small</w:t>
            </w:r>
          </w:p>
        </w:tc>
        <w:tc>
          <w:tcPr>
            <w:tcW w:w="56" w:type="dxa"/>
            <w:tcBorders/>
            <w:shd w:fill="auto" w:val="clear"/>
          </w:tcPr>
          <w:p>
            <w:pPr>
              <w:pStyle w:val="TableContents"/>
              <w:spacing w:before="0" w:after="200"/>
              <w:ind w:left="0" w:right="43" w:hanging="0"/>
              <w:jc w:val="center"/>
              <w:rPr>
                <w:b w:val="false"/>
                <w:b w:val="false"/>
                <w:bCs w:val="false"/>
                <w:i w:val="false"/>
                <w:i w:val="false"/>
                <w:iCs w:val="false"/>
                <w:sz w:val="20"/>
                <w:szCs w:val="20"/>
              </w:rPr>
            </w:pPr>
            <w:r>
              <w:rPr>
                <w:b w:val="false"/>
                <w:bCs w:val="false"/>
                <w:i w:val="false"/>
                <w:iCs w:val="false"/>
                <w:sz w:val="20"/>
                <w:szCs w:val="20"/>
              </w:rPr>
            </w:r>
          </w:p>
        </w:tc>
        <w:tc>
          <w:tcPr>
            <w:tcW w:w="619"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0.03</w:t>
            </w:r>
          </w:p>
        </w:tc>
        <w:tc>
          <w:tcPr>
            <w:tcW w:w="740"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1.00</w:t>
            </w:r>
          </w:p>
        </w:tc>
        <w:tc>
          <w:tcPr>
            <w:tcW w:w="1135" w:type="dxa"/>
            <w:tcBorders/>
            <w:shd w:fill="auto" w:val="clear"/>
          </w:tcPr>
          <w:p>
            <w:pPr>
              <w:pStyle w:val="TableContents"/>
              <w:spacing w:before="0" w:after="200"/>
              <w:jc w:val="center"/>
              <w:rPr>
                <w:b w:val="false"/>
                <w:b w:val="false"/>
                <w:bCs w:val="false"/>
                <w:i w:val="false"/>
                <w:i w:val="false"/>
                <w:iCs w:val="false"/>
                <w:sz w:val="20"/>
                <w:szCs w:val="20"/>
              </w:rPr>
            </w:pPr>
            <w:r>
              <w:rPr>
                <w:b w:val="false"/>
                <w:bCs w:val="false"/>
                <w:i w:val="false"/>
                <w:iCs w:val="false"/>
                <w:sz w:val="20"/>
                <w:szCs w:val="20"/>
              </w:rPr>
              <w:t>Very small</w:t>
            </w:r>
          </w:p>
        </w:tc>
      </w:tr>
    </w:tbl>
    <w:p>
      <w:pPr>
        <w:pStyle w:val="Heading1"/>
        <w:rPr>
          <w:lang w:val="en-GB"/>
        </w:rPr>
      </w:pPr>
      <w:bookmarkStart w:id="10" w:name="discussion"/>
      <w:bookmarkEnd w:id="10"/>
      <w:r>
        <w:rPr>
          <w:lang w:val="en-GB"/>
        </w:rPr>
        <w:t>Discussion</w:t>
      </w:r>
    </w:p>
    <w:p>
      <w:pPr>
        <w:pStyle w:val="FirstParagraph"/>
        <w:rPr>
          <w:lang w:val="en-GB"/>
          <w:ins w:id="528" w:author="Berti Emilio" w:date="2020-01-31T13:57:00Z"/>
        </w:rPr>
      </w:pPr>
      <w:r>
        <w:rPr>
          <w:lang w:val="en-GB"/>
        </w:rPr>
        <w:t xml:space="preserve">Our results show that Late Pleistocene extinctions severely degraded food webs worldwide by removing higher trophic levels and weakening top-down control processes. We also found that, under the conservative rewilding  scenario that minimises ecological risks and human-wildlife conflicts, the number of species in higher trophic levels and their interactions can be largely restored to pre-extinction conditions. However, </w:t>
      </w:r>
      <w:r>
        <w:rPr>
          <w:lang w:val="en-GB"/>
        </w:rPr>
        <w:t>this rewilding credit cannot completely balance current debts, as higher trophic levels and top-down interactions were still lower in rewilding food webs than in the present-natural.</w:t>
      </w:r>
      <w:r>
        <w:rPr>
          <w:lang w:val="en-GB"/>
        </w:rPr>
        <w:t xml:space="preserve"> Overall, these findings suggest that trophic rewilding has the potential to rewire food webs at global scale, restoring predator-prey interactions </w:t>
      </w:r>
      <w:r>
        <w:rPr>
          <w:lang w:val="en-GB"/>
        </w:rPr>
        <w:t xml:space="preserve">and trophic complexity </w:t>
      </w:r>
      <w:r>
        <w:rPr>
          <w:lang w:val="en-GB"/>
        </w:rPr>
        <w:t>in degraded ecosystems</w:t>
      </w:r>
      <w:del w:id="525" w:author="Berti Emilio" w:date="2020-02-03T14:17:00Z">
        <w:r>
          <w:rPr>
            <w:lang w:val="en-GB"/>
          </w:rPr>
          <w:delText xml:space="preserve">, </w:delText>
        </w:r>
      </w:del>
      <w:del w:id="526" w:author="Berti Emilio" w:date="2020-02-03T14:17:00Z">
        <w:r>
          <w:rPr>
            <w:lang w:val="en-GB"/>
          </w:rPr>
          <w:delText xml:space="preserve">but that </w:delText>
        </w:r>
      </w:del>
      <w:del w:id="527" w:author="Berti Emilio" w:date="2020-02-03T14:17:00Z">
        <w:r>
          <w:rPr>
            <w:lang w:val="en-GB"/>
          </w:rPr>
          <w:delText>for a full recovery less conservative rewilding strategies are needed</w:delText>
        </w:r>
      </w:del>
      <w:r>
        <w:rPr>
          <w:lang w:val="en-GB"/>
        </w:rPr>
        <w:t>.</w:t>
      </w:r>
    </w:p>
    <w:p>
      <w:pPr>
        <w:pStyle w:val="TextBody"/>
        <w:rPr>
          <w:lang w:val="en-GB"/>
          <w:ins w:id="537" w:author="Berti Emilio" w:date="2020-01-31T17:28:00Z"/>
        </w:rPr>
      </w:pPr>
      <w:r>
        <w:rPr>
          <w:lang w:val="en-GB"/>
        </w:rPr>
        <w:t xml:space="preserve">We found that trophic levels of larger body-sized mammals were the most affected by the Late Pleistocene extinctions. </w:t>
      </w:r>
      <w:r>
        <w:rPr>
          <w:lang w:val="en-GB"/>
        </w:rPr>
        <w:t xml:space="preserve">Unsurprisingly </w:t>
      </w:r>
      <w:r>
        <w:rPr>
          <w:lang w:val="en-GB"/>
        </w:rPr>
        <w:t>(</w:t>
      </w:r>
      <w:r>
        <w:rPr>
          <w:lang w:val="en-GB"/>
        </w:rPr>
        <w:t xml:space="preserve">Ripple et al., 2014; </w:t>
      </w:r>
      <w:r>
        <w:rPr>
          <w:lang w:val="en-GB"/>
        </w:rPr>
        <w:t xml:space="preserve">Malhi et al., 2016; F. A. Smith et al., 2018), </w:t>
      </w:r>
      <w:r>
        <w:rPr>
          <w:lang w:val="en-GB"/>
        </w:rPr>
        <w:t>we found that  number of megacarnivores, megaherbivores, large carnivores, and large herbivores to have decreased due to past extinctions. Our results show also that, alongside these extinctions, the number of trophic interactions promoted by megacarnivores and large carnivores was severely reduced. These declines indicate that, during the Late Pleistocene, human pressure severely reduced of top-down control and trophic complexity of natural ecosystems (Estes et al., 2011; Mendoza &amp; Araujo, 2019).</w:t>
      </w:r>
      <w:ins w:id="529" w:author="Berti Emilio" w:date="2020-02-03T14:17:00Z">
        <w:r>
          <w:rPr>
            <w:lang w:val="en-GB"/>
          </w:rPr>
          <w:t xml:space="preserve"> </w:t>
        </w:r>
      </w:ins>
      <w:ins w:id="530" w:author="Berti Emilio" w:date="2020-02-03T14:17:00Z">
        <w:commentRangeStart w:id="93"/>
        <w:r>
          <w:rPr>
            <w:lang w:val="en-GB"/>
          </w:rPr>
          <w:t xml:space="preserve">Our findings show also that rewilding can rewire food webs and restore trophic interactions </w:t>
        </w:r>
      </w:ins>
      <w:ins w:id="531" w:author="Berti Emilio" w:date="2020-02-03T14:24:00Z">
        <w:r>
          <w:rPr>
            <w:lang w:val="en-GB"/>
          </w:rPr>
          <w:t>at global scale</w:t>
        </w:r>
      </w:ins>
      <w:ins w:id="532" w:author="Berti Emilio" w:date="2020-02-03T14:18:00Z">
        <w:r>
          <w:rPr>
            <w:lang w:val="en-GB"/>
          </w:rPr>
          <w:t xml:space="preserve">. Current debts were not, however, completely balanced by rewilding credit, suggesting less conservative approaches are needed to fully restore ecosystems’ trophic complexity. </w:t>
        </w:r>
      </w:ins>
      <w:ins w:id="533" w:author="Berti Emilio" w:date="2020-02-03T14:18:00Z">
        <w:commentRangeStart w:id="94"/>
        <w:r>
          <w:rPr>
            <w:lang w:val="en-GB"/>
          </w:rPr>
          <w:t>Importantly, as our analyses minimised ecological risks of species introduction (REF) by limiting functional analogues to be phylogenetically closely-related to extinct species, a less conservative scenario might include rewilding candidates that are unrelated, but functionally and ecologically similar, to extinct species</w:t>
        </w:r>
      </w:ins>
      <w:ins w:id="534" w:author="Berti Emilio" w:date="2020-02-03T14:34:00Z">
        <w:r>
          <w:rPr>
            <w:lang w:val="en-GB"/>
          </w:rPr>
        </w:r>
      </w:ins>
      <w:ins w:id="535" w:author="Berti Emilio" w:date="2020-02-03T14:21:00Z">
        <w:commentRangeEnd w:id="94"/>
        <w:r>
          <w:commentReference w:id="94"/>
        </w:r>
        <w:r>
          <w:rPr>
            <w:i w:val="false"/>
            <w:iCs w:val="false"/>
            <w:lang w:val="en-GB"/>
          </w:rPr>
        </w:r>
      </w:ins>
      <w:ins w:id="536" w:author="Berti Emilio" w:date="2020-02-03T14:21:00Z">
        <w:commentRangeEnd w:id="93"/>
        <w:r>
          <w:commentReference w:id="93"/>
        </w:r>
        <w:r>
          <w:rPr>
            <w:i w:val="false"/>
            <w:iCs w:val="false"/>
            <w:lang w:val="en-GB"/>
          </w:rPr>
          <w:t>.</w:t>
        </w:r>
      </w:ins>
    </w:p>
    <w:p>
      <w:pPr>
        <w:pStyle w:val="TextBody"/>
        <w:rPr>
          <w:lang w:val="en-GB"/>
        </w:rPr>
      </w:pPr>
      <w:ins w:id="538" w:author="Berti Emilio" w:date="2020-01-31T17:17:00Z">
        <w:r>
          <w:rPr>
            <w:lang w:val="en-GB"/>
          </w:rPr>
          <w:t xml:space="preserve">Our results show </w:t>
        </w:r>
      </w:ins>
      <w:ins w:id="539" w:author="Berti Emilio" w:date="2020-01-31T17:16:00Z">
        <w:r>
          <w:rPr>
            <w:lang w:val="en-GB"/>
          </w:rPr>
          <w:t xml:space="preserve">similar patterns of declines and recoveries in the protected areas with strict IUCN management status (categories I-II) as well as in the random areas. </w:t>
        </w:r>
      </w:ins>
      <w:ins w:id="540" w:author="Berti Emilio" w:date="2020-01-31T17:23:00Z">
        <w:r>
          <w:rPr>
            <w:lang w:val="en-GB"/>
          </w:rPr>
          <w:t>Importantly, a</w:t>
        </w:r>
      </w:ins>
      <w:ins w:id="541" w:author="Berti Emilio" w:date="2020-01-31T17:17:00Z">
        <w:r>
          <w:rPr>
            <w:lang w:val="en-GB"/>
          </w:rPr>
          <w:t xml:space="preserve">s </w:t>
        </w:r>
      </w:ins>
      <w:ins w:id="542" w:author="Berti Emilio" w:date="2020-01-31T17:18:00Z">
        <w:r>
          <w:rPr>
            <w:lang w:val="en-GB"/>
          </w:rPr>
          <w:t xml:space="preserve">strict protected areas are </w:t>
        </w:r>
      </w:ins>
      <w:ins w:id="543" w:author="Berti Emilio" w:date="2020-01-31T17:20:00Z">
        <w:r>
          <w:rPr>
            <w:lang w:val="en-GB"/>
          </w:rPr>
          <w:t xml:space="preserve">geographically biased and poorly overlap with </w:t>
        </w:r>
      </w:ins>
      <w:ins w:id="544" w:author="Berti Emilio" w:date="2020-01-31T17:21:00Z">
        <w:r>
          <w:rPr>
            <w:lang w:val="en-GB"/>
          </w:rPr>
          <w:t>hotspots of mammal diversity (</w:t>
        </w:r>
      </w:ins>
      <w:ins w:id="545" w:author="Berti Emilio" w:date="2020-01-31T13:57:00Z">
        <w:r>
          <w:rPr>
            <w:lang w:val="en-GB"/>
          </w:rPr>
          <w:t>Joppa &amp; Pfaff, 2009; Daru et al., 2019), this consistency indicates our results are representative of current debts and rewilding credit at the global scale. We advice caution, however, in interpreting our results at local or regional scale, as the restoration achievable via rewilding depends on complex socio-ecological factors.</w:t>
        </w:r>
      </w:ins>
    </w:p>
    <w:p>
      <w:pPr>
        <w:pStyle w:val="TextBody"/>
        <w:rPr>
          <w:lang w:val="en-GB"/>
        </w:rPr>
      </w:pPr>
      <w:r>
        <w:rPr>
          <w:lang w:val="en-GB"/>
        </w:rPr>
        <w:t>Human-wildlife coexistence is the necessary starting point for rewilding</w:t>
      </w:r>
      <w:r>
        <w:rPr>
          <w:lang w:val="en-GB"/>
        </w:rPr>
        <w:t xml:space="preserve"> (Perino et al., 2019). </w:t>
      </w:r>
      <w:r>
        <w:rPr>
          <w:lang w:val="en-GB"/>
        </w:rPr>
        <w:t>R</w:t>
      </w:r>
      <w:r>
        <w:rPr>
          <w:lang w:val="en-GB"/>
        </w:rPr>
        <w:t xml:space="preserve">ewilding can cause economic losses to local stakeholders via predation on livestock or damages to crops and pastures. People not directly damaged by wildlife can also negatively perceive rewilding projects depending on how they are implemented (Theunissen, 2019). </w:t>
      </w:r>
      <w:r>
        <w:rPr>
          <w:lang w:val="en-GB"/>
        </w:rPr>
        <w:t>Such conflicts can be resolved by i</w:t>
      </w:r>
      <w:r>
        <w:rPr>
          <w:lang w:val="en-GB"/>
        </w:rPr>
        <w:t xml:space="preserve">dentifying benefits and costs of wildlife in a socio-ecological framework (Ceauşu, </w:t>
      </w:r>
      <w:r>
        <w:rPr>
          <w:lang w:val="en-GB"/>
        </w:rPr>
        <w:t>et al.</w:t>
      </w:r>
      <w:r>
        <w:rPr>
          <w:lang w:val="en-GB"/>
        </w:rPr>
        <w:t xml:space="preserve">, 2019), </w:t>
      </w:r>
      <w:r>
        <w:rPr>
          <w:lang w:val="en-GB"/>
        </w:rPr>
        <w:t xml:space="preserve">by adopting </w:t>
      </w:r>
      <w:r>
        <w:rPr>
          <w:lang w:val="en-GB"/>
        </w:rPr>
        <w:t xml:space="preserve">compensation schemes </w:t>
      </w:r>
      <w:r>
        <w:rPr>
          <w:lang w:val="en-GB"/>
        </w:rPr>
        <w:t>for damages caused by wildlife</w:t>
      </w:r>
      <w:r>
        <w:rPr>
          <w:lang w:val="en-GB"/>
        </w:rPr>
        <w:t xml:space="preserve"> (</w:t>
      </w:r>
      <w:r>
        <w:rPr>
          <w:lang w:val="en-GB"/>
        </w:rPr>
        <w:t>Ravanelle &amp; Nyhus, 2017),</w:t>
      </w:r>
      <w:r>
        <w:rPr>
          <w:lang w:val="en-GB"/>
        </w:rPr>
        <w:t xml:space="preserve"> </w:t>
      </w:r>
      <w:r>
        <w:rPr>
          <w:lang w:val="en-GB"/>
        </w:rPr>
        <w:t>and by implementing rewilding with realistic goals (Pedersen et al., 2020).</w:t>
      </w:r>
      <w:r>
        <w:rPr>
          <w:lang w:val="en-GB"/>
        </w:rPr>
        <w:t xml:space="preserve"> </w:t>
      </w:r>
    </w:p>
    <w:p>
      <w:pPr>
        <w:pStyle w:val="TextBody"/>
        <w:rPr>
          <w:lang w:val="en-GB"/>
        </w:rPr>
      </w:pPr>
      <w:r>
        <w:rPr>
          <w:lang w:val="en-GB"/>
        </w:rPr>
        <w:t>Despite disagreement and oppositions to rewilding (Rubenstein &amp; Rubenstein, 2016), species are, in some cases, re-expanding to their natural ranges and passive r</w:t>
      </w:r>
      <w:r>
        <w:rPr>
          <w:lang w:val="en-GB"/>
        </w:rPr>
        <w:t xml:space="preserve">ewilding </w:t>
      </w:r>
      <w:r>
        <w:rPr>
          <w:lang w:val="en-GB"/>
        </w:rPr>
        <w:t>has already started. In Europe, for instance, land abandoned has increased in recent decades</w:t>
      </w:r>
      <w:r>
        <w:rPr>
          <w:lang w:val="en-GB"/>
        </w:rPr>
        <w:t xml:space="preserve"> (Verburg &amp; Overmars, 2009), </w:t>
      </w:r>
      <w:r>
        <w:rPr>
          <w:lang w:val="en-GB"/>
        </w:rPr>
        <w:t>promoting wildlife’s comeback (Ceausu et al., 2015; Chapron et al., 2014)</w:t>
      </w:r>
      <w:r>
        <w:rPr>
          <w:lang w:val="en-GB"/>
        </w:rPr>
        <w:t xml:space="preserve">. </w:t>
      </w:r>
      <w:r>
        <w:rPr>
          <w:lang w:val="en-GB"/>
        </w:rPr>
        <w:t>The limitations of traditional conservation and restoration approaches, economically expensive and resource-demanding, at these large spatial scales are unlikely to be able to protect biodiversity efficiently (</w:t>
      </w:r>
      <w:commentRangeStart w:id="95"/>
      <w:r>
        <w:rPr>
          <w:lang w:val="en-GB"/>
        </w:rPr>
        <w:t>REF</w:t>
      </w:r>
      <w:r>
        <w:rPr>
          <w:lang w:val="en-GB"/>
        </w:rPr>
      </w:r>
      <w:commentRangeEnd w:id="95"/>
      <w:r>
        <w:commentReference w:id="95"/>
      </w:r>
      <w:r>
        <w:rPr>
          <w:lang w:val="en-GB"/>
        </w:rPr>
        <w:t xml:space="preserve">). Rewilding has thus been suggested as an atlernative restoration strategy to more traditional approaches (Navarro &amp; Pereira, 2015). </w:t>
      </w:r>
      <w:r>
        <w:rPr>
          <w:lang w:val="en-GB"/>
        </w:rPr>
        <w:t xml:space="preserve">Our findings that rewilding </w:t>
      </w:r>
      <w:r>
        <w:rPr>
          <w:lang w:val="en-GB"/>
        </w:rPr>
        <w:t>can restore trophic complexity at large spatial scales highlights the importance of rewilding as an unprecedented opportunity to restore landscapes altered by human activities to self-sustaining, biodiverse ecosystems (Svenning et al., 2016; Perino et al. 2019).</w:t>
      </w:r>
    </w:p>
    <w:p>
      <w:pPr>
        <w:pStyle w:val="TextBody"/>
        <w:rPr>
          <w:lang w:val="en-GB"/>
        </w:rPr>
      </w:pPr>
      <w:r>
        <w:rPr>
          <w:lang w:val="en-GB"/>
        </w:rPr>
        <w:t xml:space="preserve">In conclusion, our study shows </w:t>
      </w:r>
      <w:r>
        <w:rPr>
          <w:lang w:val="en-GB"/>
        </w:rPr>
        <w:t xml:space="preserve">that </w:t>
      </w:r>
      <w:r>
        <w:rPr>
          <w:lang w:val="en-GB"/>
        </w:rPr>
        <w:t xml:space="preserve">human-driven extinctions severely degraded </w:t>
      </w:r>
      <w:r>
        <w:rPr>
          <w:lang w:val="en-GB"/>
        </w:rPr>
        <w:t xml:space="preserve">food webs </w:t>
      </w:r>
      <w:r>
        <w:rPr>
          <w:lang w:val="en-GB"/>
        </w:rPr>
        <w:t xml:space="preserve">worldwide and that rewilding </w:t>
      </w:r>
      <w:r>
        <w:rPr>
          <w:lang w:val="en-GB"/>
        </w:rPr>
        <w:t>has the potential to rewire food webs and restore trophic interactions at global scale. Trophic rewilding is thus a promising strategy to re-establish important ecological functions, such as top-down control and trophic cascades (Estes at l., 2011; Beschta &amp; Ripple, 2016), and to restore ecosystems’ trophic complexity affected by human pressure (Mendoza &amp; Araujo, 2019).</w:t>
      </w:r>
      <w:r>
        <w:rPr>
          <w:lang w:val="en-GB"/>
        </w:rPr>
        <w:commentReference w:id="96"/>
      </w:r>
    </w:p>
    <w:p>
      <w:pPr>
        <w:pStyle w:val="Heading1"/>
        <w:rPr>
          <w:lang w:val="en-GB"/>
        </w:rPr>
      </w:pPr>
      <w:bookmarkStart w:id="11" w:name="acknowledgment"/>
      <w:bookmarkEnd w:id="11"/>
      <w:r>
        <w:rPr>
          <w:lang w:val="en-GB"/>
        </w:rPr>
        <w:t>Acknowledgment</w:t>
      </w:r>
    </w:p>
    <w:p>
      <w:pPr>
        <w:pStyle w:val="FirstParagraph"/>
        <w:rPr>
          <w:lang w:val="en-GB"/>
        </w:rPr>
      </w:pPr>
      <w:r>
        <w:rPr>
          <w:lang w:val="en-GB"/>
        </w:rPr>
        <w:t xml:space="preserve">This work is funded by </w:t>
      </w:r>
      <w:r>
        <w:rPr>
          <w:lang w:val="en-GB"/>
        </w:rPr>
        <w:commentReference w:id="97"/>
      </w:r>
      <w:r>
        <w:rPr>
          <w:lang w:val="en-GB"/>
        </w:rPr>
        <w:t>the Carlsberg Foundation Semper Ardens project MegaPast2Future (grant CF16-0005 to JCS). JCS also considers this work a contribution to his VILLUM FONDEN Investigator project 'Biodiversity Dynamics in a Changing World' (grant 16549). We thank members of the MegaPast2Future group for discussions that improved the manuscript.</w:t>
      </w:r>
    </w:p>
    <w:p>
      <w:pPr>
        <w:pStyle w:val="Heading1"/>
        <w:rPr>
          <w:lang w:val="en-GB"/>
        </w:rPr>
      </w:pPr>
      <w:bookmarkStart w:id="12" w:name="data-accessibility"/>
      <w:bookmarkEnd w:id="12"/>
      <w:r>
        <w:rPr>
          <w:lang w:val="en-GB"/>
        </w:rPr>
        <w:t>Data accessibility</w:t>
      </w:r>
    </w:p>
    <w:p>
      <w:pPr>
        <w:pStyle w:val="FirstParagraph"/>
        <w:rPr>
          <w:lang w:val="en-GB"/>
        </w:rPr>
      </w:pPr>
      <w:r>
        <w:rPr>
          <w:lang w:val="en-GB"/>
        </w:rPr>
        <w:t xml:space="preserve">All data used was open access. Predator-prey interactions were from the ECOWeB and GLOBI databases (J. E. Cohen, 2010; Poelen et al., 2014), and from two published papers (Baskerville et al., 2011; Visser et al., 2011). Body mass and range maps were from the PHYLACINE 1.2 database (Faurby et al., 2018). We used climate data from the Worldclim 2.0 database (Fick &amp; Hijmans, 2017), elevation data from the EarthEnv-DEM90 digital elevation model (Robinson et al., 2014), and the biogeographic realms shapefile from the WWF (Olson </w:t>
      </w:r>
      <w:r>
        <w:rPr>
          <w:lang w:val="en-GB"/>
        </w:rPr>
        <w:t>et al. 2001</w:t>
      </w:r>
      <w:r>
        <w:rPr>
          <w:lang w:val="en-GB"/>
        </w:rPr>
        <w:t>).</w:t>
      </w:r>
    </w:p>
    <w:p>
      <w:pPr>
        <w:pStyle w:val="Heading1"/>
        <w:rPr>
          <w:lang w:val="en-GB"/>
        </w:rPr>
      </w:pPr>
      <w:bookmarkStart w:id="13" w:name="author-contribution"/>
      <w:bookmarkEnd w:id="13"/>
      <w:r>
        <w:rPr>
          <w:lang w:val="en-GB"/>
        </w:rPr>
        <w:t>Author contribution</w:t>
      </w:r>
    </w:p>
    <w:p>
      <w:pPr>
        <w:pStyle w:val="FirstParagraph"/>
        <w:rPr>
          <w:lang w:val="en-GB"/>
        </w:rPr>
      </w:pPr>
      <w:r>
        <w:rPr>
          <w:lang w:val="en-GB"/>
        </w:rPr>
        <w:t>EB conceived and developed the study, performed analyses, and drafted the manuscript. SJ and JCS conceived and developed the study, interpreted the results, and helped revise the manuscript.</w:t>
      </w:r>
    </w:p>
    <w:p>
      <w:pPr>
        <w:pStyle w:val="Heading1"/>
        <w:rPr>
          <w:lang w:val="en-GB"/>
        </w:rPr>
      </w:pPr>
      <w:bookmarkStart w:id="14" w:name="competing-interests"/>
      <w:bookmarkEnd w:id="14"/>
      <w:r>
        <w:rPr>
          <w:lang w:val="en-GB"/>
        </w:rPr>
        <w:t>Competing interests</w:t>
      </w:r>
    </w:p>
    <w:p>
      <w:pPr>
        <w:pStyle w:val="FirstParagraph"/>
        <w:rPr>
          <w:lang w:val="en-GB"/>
        </w:rPr>
      </w:pPr>
      <w:r>
        <w:rPr>
          <w:lang w:val="en-GB"/>
        </w:rPr>
        <w:t>We have no competing interests.</w:t>
      </w:r>
    </w:p>
    <w:p>
      <w:pPr>
        <w:pStyle w:val="Heading1"/>
        <w:rPr>
          <w:lang w:val="en-GB"/>
        </w:rPr>
      </w:pPr>
      <w:commentRangeStart w:id="98"/>
      <w:r>
        <w:rPr>
          <w:lang w:val="en-GB"/>
        </w:rPr>
        <w:t>References</w:t>
      </w:r>
      <w:commentRangeEnd w:id="98"/>
      <w:r>
        <w:commentReference w:id="98"/>
      </w:r>
      <w:r>
        <w:rPr>
          <w:lang w:val="en-GB"/>
        </w:rPr>
      </w:r>
    </w:p>
    <w:p>
      <w:pPr>
        <w:pStyle w:val="Bibliography"/>
        <w:rPr>
          <w:lang w:val="en-GB"/>
        </w:rPr>
      </w:pPr>
      <w:r>
        <w:rPr>
          <w:lang w:val="en-GB"/>
        </w:rPr>
        <w:t xml:space="preserve">Alston, J., Maitland, B., Brito, B., Esmaeili, S., Ford, A., Hays, B., … Goheen, J. (2019). Reciprocity in restoration ecology: When might large carnivore reintroduction restore ecosystems? </w:t>
      </w:r>
      <w:r>
        <w:rPr>
          <w:i/>
          <w:lang w:val="en-GB"/>
        </w:rPr>
        <w:t>Biological Conservation</w:t>
      </w:r>
      <w:r>
        <w:rPr>
          <w:lang w:val="en-GB"/>
        </w:rPr>
        <w:t xml:space="preserve">, </w:t>
      </w:r>
      <w:r>
        <w:rPr>
          <w:i/>
          <w:lang w:val="en-GB"/>
        </w:rPr>
        <w:t>234</w:t>
      </w:r>
      <w:r>
        <w:rPr>
          <w:lang w:val="en-GB"/>
        </w:rPr>
        <w:t>, 82–89.</w:t>
      </w:r>
    </w:p>
    <w:p>
      <w:pPr>
        <w:pStyle w:val="Bibliography"/>
        <w:rPr>
          <w:lang w:val="en-GB"/>
        </w:rPr>
      </w:pPr>
      <w:r>
        <w:rPr>
          <w:lang w:val="en-GB"/>
        </w:rPr>
        <w:t xml:space="preserve">Barnosky, A. D. (2008). Megafauna biomass tradeoff as a driver of quaternary and future extinctions. </w:t>
      </w:r>
      <w:r>
        <w:rPr>
          <w:i/>
          <w:lang w:val="en-GB"/>
        </w:rPr>
        <w:t>Proceedings of the National Academy of Sciences</w:t>
      </w:r>
      <w:r>
        <w:rPr>
          <w:lang w:val="en-GB"/>
        </w:rPr>
        <w:t xml:space="preserve">, </w:t>
      </w:r>
      <w:r>
        <w:rPr>
          <w:i/>
          <w:lang w:val="en-GB"/>
        </w:rPr>
        <w:t>105</w:t>
      </w:r>
      <w:commentRangeStart w:id="99"/>
      <w:r>
        <w:rPr>
          <w:lang w:val="en-GB"/>
        </w:rPr>
        <w:t>(Supplement 1)</w:t>
      </w:r>
      <w:r>
        <w:rPr>
          <w:lang w:val="en-GB"/>
        </w:rPr>
      </w:r>
      <w:commentRangeEnd w:id="99"/>
      <w:r>
        <w:commentReference w:id="99"/>
      </w:r>
      <w:r>
        <w:rPr>
          <w:lang w:val="en-GB"/>
        </w:rPr>
        <w:t>, 11543–11548.</w:t>
      </w:r>
    </w:p>
    <w:p>
      <w:pPr>
        <w:pStyle w:val="Bibliography"/>
        <w:rPr>
          <w:lang w:val="en-GB"/>
        </w:rPr>
      </w:pPr>
      <w:r>
        <w:rPr>
          <w:lang w:val="en-GB"/>
        </w:rPr>
        <w:t xml:space="preserve">Baskerville, E. B., Dobson, A. P., Bedford, T., Allesina, S., Anderson, T. M., &amp; Pascual, M. (2011). Spatial guilds in the </w:t>
      </w:r>
      <w:commentRangeStart w:id="100"/>
      <w:r>
        <w:rPr>
          <w:lang w:val="en-GB"/>
        </w:rPr>
        <w:t xml:space="preserve">serengeti </w:t>
      </w:r>
      <w:r>
        <w:rPr>
          <w:lang w:val="en-GB"/>
        </w:rPr>
      </w:r>
      <w:commentRangeEnd w:id="100"/>
      <w:r>
        <w:commentReference w:id="100"/>
      </w:r>
      <w:r>
        <w:rPr>
          <w:lang w:val="en-GB"/>
        </w:rPr>
        <w:t xml:space="preserve">food web revealed by a </w:t>
      </w:r>
      <w:commentRangeStart w:id="101"/>
      <w:r>
        <w:rPr>
          <w:lang w:val="en-GB"/>
        </w:rPr>
        <w:t xml:space="preserve">bayesian </w:t>
      </w:r>
      <w:r>
        <w:rPr>
          <w:lang w:val="en-GB"/>
        </w:rPr>
      </w:r>
      <w:commentRangeEnd w:id="101"/>
      <w:r>
        <w:commentReference w:id="101"/>
      </w:r>
      <w:r>
        <w:rPr>
          <w:lang w:val="en-GB"/>
        </w:rPr>
        <w:t xml:space="preserve">group model. </w:t>
      </w:r>
      <w:r>
        <w:rPr>
          <w:i/>
          <w:lang w:val="en-GB"/>
        </w:rPr>
        <w:t>PLoS Computational Biology</w:t>
      </w:r>
      <w:r>
        <w:rPr>
          <w:lang w:val="en-GB"/>
        </w:rPr>
        <w:t xml:space="preserve">, </w:t>
      </w:r>
      <w:r>
        <w:rPr>
          <w:i/>
          <w:lang w:val="en-GB"/>
        </w:rPr>
        <w:t>7</w:t>
      </w:r>
      <w:r>
        <w:rPr>
          <w:lang w:val="en-GB"/>
        </w:rPr>
        <w:t>(12), e1002321.</w:t>
      </w:r>
    </w:p>
    <w:p>
      <w:pPr>
        <w:pStyle w:val="Bibliography"/>
        <w:rPr>
          <w:lang w:val="en-GB"/>
        </w:rPr>
      </w:pPr>
      <w:r>
        <w:rPr>
          <w:lang w:val="en-GB"/>
        </w:rPr>
        <w:t xml:space="preserve">Beschta, R. L., &amp; Ripple, W. J. (2016). Riparian vegetation recovery in </w:t>
      </w:r>
      <w:commentRangeStart w:id="102"/>
      <w:r>
        <w:rPr>
          <w:lang w:val="en-GB"/>
        </w:rPr>
        <w:t>yellowstone</w:t>
      </w:r>
      <w:r>
        <w:rPr>
          <w:lang w:val="en-GB"/>
        </w:rPr>
      </w:r>
      <w:commentRangeEnd w:id="102"/>
      <w:r>
        <w:commentReference w:id="102"/>
      </w:r>
      <w:r>
        <w:rPr>
          <w:lang w:val="en-GB"/>
        </w:rPr>
        <w:t xml:space="preserve">: The first two decades after wolf reintroduction. </w:t>
      </w:r>
      <w:r>
        <w:rPr>
          <w:i/>
          <w:lang w:val="en-GB"/>
        </w:rPr>
        <w:t>Biological Conservation</w:t>
      </w:r>
      <w:r>
        <w:rPr>
          <w:lang w:val="en-GB"/>
        </w:rPr>
        <w:t xml:space="preserve">, </w:t>
      </w:r>
      <w:r>
        <w:rPr>
          <w:i/>
          <w:lang w:val="en-GB"/>
        </w:rPr>
        <w:t>198</w:t>
      </w:r>
      <w:r>
        <w:rPr>
          <w:lang w:val="en-GB"/>
        </w:rPr>
        <w:t>, 93–103.</w:t>
      </w:r>
    </w:p>
    <w:p>
      <w:pPr>
        <w:pStyle w:val="Bibliography"/>
        <w:rPr>
          <w:lang w:val="en-GB"/>
        </w:rPr>
      </w:pPr>
      <w:r>
        <w:rPr>
          <w:lang w:val="en-GB"/>
        </w:rPr>
        <w:t xml:space="preserve">Carbone, C., Mace, G. M., Roberts, S. C., &amp; Macdonald, D. W. (1999). Energetic constraints on the diet of terrestrial carnivores. </w:t>
      </w:r>
      <w:r>
        <w:rPr>
          <w:i/>
          <w:lang w:val="en-GB"/>
        </w:rPr>
        <w:t>Nature</w:t>
      </w:r>
      <w:r>
        <w:rPr>
          <w:lang w:val="en-GB"/>
        </w:rPr>
        <w:t xml:space="preserve">, </w:t>
      </w:r>
      <w:r>
        <w:rPr>
          <w:i/>
          <w:lang w:val="en-GB"/>
        </w:rPr>
        <w:t>402</w:t>
      </w:r>
      <w:r>
        <w:rPr>
          <w:lang w:val="en-GB"/>
        </w:rPr>
        <w:t>(6759), 286.</w:t>
      </w:r>
    </w:p>
    <w:p>
      <w:pPr>
        <w:pStyle w:val="Bibliography"/>
        <w:rPr>
          <w:lang w:val="en-GB"/>
        </w:rPr>
      </w:pPr>
      <w:commentRangeStart w:id="103"/>
      <w:r>
        <w:rPr>
          <w:lang w:val="en-GB"/>
        </w:rPr>
        <w:t>Ceausu</w:t>
      </w:r>
      <w:r>
        <w:rPr>
          <w:lang w:val="en-GB"/>
        </w:rPr>
      </w:r>
      <w:commentRangeEnd w:id="103"/>
      <w:r>
        <w:commentReference w:id="103"/>
      </w:r>
      <w:r>
        <w:rPr>
          <w:lang w:val="en-GB"/>
        </w:rPr>
        <w:t xml:space="preserve">, S., Hofmann, M., Navarro, L. M., Carver, S., Verburg, P. H., &amp; Pereira, H. M. (2015). Mapping opportunities and challenges for rewilding in Europe. </w:t>
      </w:r>
      <w:r>
        <w:rPr>
          <w:i/>
          <w:lang w:val="en-GB"/>
        </w:rPr>
        <w:t>Conservation Biology</w:t>
      </w:r>
      <w:r>
        <w:rPr>
          <w:lang w:val="en-GB"/>
        </w:rPr>
        <w:t xml:space="preserve">, </w:t>
      </w:r>
      <w:r>
        <w:rPr>
          <w:i/>
          <w:lang w:val="en-GB"/>
        </w:rPr>
        <w:t>29</w:t>
      </w:r>
      <w:r>
        <w:rPr>
          <w:lang w:val="en-GB"/>
        </w:rPr>
        <w:t>(4), 1017–1027.</w:t>
      </w:r>
    </w:p>
    <w:p>
      <w:pPr>
        <w:pStyle w:val="Bibliography"/>
        <w:rPr>
          <w:lang w:val="en-GB"/>
        </w:rPr>
      </w:pPr>
      <w:r>
        <w:rPr>
          <w:lang w:val="en-GB"/>
        </w:rPr>
        <w:t xml:space="preserve">Ceauşu, S., Graves, R. A., Killion, A. K., Svenning, J.-C., &amp; Carter, N. H. (2019). Governing trade-offs in ecosystem services and disservices to achieve human–wildlife coexistence. </w:t>
      </w:r>
      <w:r>
        <w:rPr>
          <w:i/>
          <w:lang w:val="en-GB"/>
        </w:rPr>
        <w:t>Conservation Biology</w:t>
      </w:r>
      <w:r>
        <w:rPr>
          <w:lang w:val="en-GB"/>
        </w:rPr>
        <w:t xml:space="preserve">, </w:t>
      </w:r>
      <w:r>
        <w:rPr>
          <w:i/>
          <w:lang w:val="en-GB"/>
        </w:rPr>
        <w:t>33</w:t>
      </w:r>
      <w:r>
        <w:rPr>
          <w:lang w:val="en-GB"/>
        </w:rPr>
        <w:t>(3), 543–553.</w:t>
      </w:r>
    </w:p>
    <w:p>
      <w:pPr>
        <w:pStyle w:val="Bibliography"/>
        <w:rPr>
          <w:lang w:val="en-GB"/>
        </w:rPr>
      </w:pPr>
      <w:r>
        <w:rPr>
          <w:lang w:val="en-GB"/>
        </w:rPr>
        <w:t xml:space="preserve">Chapron, G., Kaczensky, P., Linnell, J. D., Arx, M. von, Huber, D., Andrén, H., … others. (2014). Recovery of large carnivores in Europe’s modern human-dominated landscapes. </w:t>
      </w:r>
      <w:r>
        <w:rPr>
          <w:i/>
          <w:lang w:val="en-GB"/>
        </w:rPr>
        <w:t>Science</w:t>
      </w:r>
      <w:r>
        <w:rPr>
          <w:lang w:val="en-GB"/>
        </w:rPr>
        <w:t xml:space="preserve">, </w:t>
      </w:r>
      <w:r>
        <w:rPr>
          <w:i/>
          <w:lang w:val="en-GB"/>
        </w:rPr>
        <w:t>346</w:t>
      </w:r>
      <w:r>
        <w:rPr>
          <w:lang w:val="en-GB"/>
        </w:rPr>
        <w:t>(6216), 1517–1519.</w:t>
      </w:r>
    </w:p>
    <w:p>
      <w:pPr>
        <w:pStyle w:val="Bibliography"/>
        <w:rPr>
          <w:lang w:val="en-GB"/>
        </w:rPr>
      </w:pPr>
      <w:r>
        <w:rPr>
          <w:lang w:val="en-GB"/>
        </w:rPr>
        <w:t xml:space="preserve">Chundawat, R. S., Sharma, K., Gogate, N., Malik, P. K., &amp; Vanak, A. T. (2016). Size matters: Scale mismatch between space use patterns of tigers and protected area size in a tropical dry forest. </w:t>
      </w:r>
      <w:r>
        <w:rPr>
          <w:i/>
          <w:lang w:val="en-GB"/>
        </w:rPr>
        <w:t>Biological Conservation</w:t>
      </w:r>
      <w:r>
        <w:rPr>
          <w:lang w:val="en-GB"/>
        </w:rPr>
        <w:t xml:space="preserve">, </w:t>
      </w:r>
      <w:r>
        <w:rPr>
          <w:i/>
          <w:lang w:val="en-GB"/>
        </w:rPr>
        <w:t>197</w:t>
      </w:r>
      <w:r>
        <w:rPr>
          <w:lang w:val="en-GB"/>
        </w:rPr>
        <w:t>, 146–153.</w:t>
      </w:r>
    </w:p>
    <w:p>
      <w:pPr>
        <w:pStyle w:val="Bibliography"/>
        <w:rPr>
          <w:lang w:val="en-GB"/>
        </w:rPr>
      </w:pPr>
      <w:r>
        <w:rPr>
          <w:lang w:val="en-GB"/>
        </w:rPr>
        <w:t xml:space="preserve">Cohen, J. (1988). </w:t>
      </w:r>
      <w:commentRangeStart w:id="104"/>
      <w:r>
        <w:rPr>
          <w:i/>
          <w:lang w:val="en-GB"/>
        </w:rPr>
        <w:t>Statistical power analysis for the behavioural sciences</w:t>
      </w:r>
      <w:r>
        <w:rPr>
          <w:lang w:val="en-GB"/>
        </w:rPr>
      </w:r>
      <w:commentRangeEnd w:id="104"/>
      <w:r>
        <w:commentReference w:id="104"/>
      </w:r>
      <w:r>
        <w:rPr>
          <w:lang w:val="en-GB"/>
        </w:rPr>
        <w:t xml:space="preserve">. </w:t>
      </w:r>
      <w:commentRangeStart w:id="105"/>
      <w:r>
        <w:rPr>
          <w:lang w:val="en-GB"/>
        </w:rPr>
        <w:t>Hillsdale, NJ: erlbaum</w:t>
      </w:r>
      <w:r>
        <w:rPr>
          <w:lang w:val="en-GB"/>
        </w:rPr>
      </w:r>
      <w:commentRangeEnd w:id="105"/>
      <w:r>
        <w:commentReference w:id="105"/>
      </w:r>
      <w:r>
        <w:rPr>
          <w:lang w:val="en-GB"/>
        </w:rPr>
        <w:t>.</w:t>
      </w:r>
    </w:p>
    <w:p>
      <w:pPr>
        <w:pStyle w:val="Bibliography"/>
        <w:rPr>
          <w:lang w:val="en-GB"/>
        </w:rPr>
      </w:pPr>
      <w:commentRangeStart w:id="106"/>
      <w:r>
        <w:rPr>
          <w:lang w:val="en-GB"/>
        </w:rPr>
        <w:t xml:space="preserve">Cohen, J. E. (2010). </w:t>
      </w:r>
      <w:r>
        <w:rPr>
          <w:i/>
          <w:lang w:val="en-GB"/>
        </w:rPr>
        <w:t>ECOWeB 1.1: Ecologists’ cooperative web bank</w:t>
      </w:r>
      <w:r>
        <w:rPr>
          <w:lang w:val="en-GB"/>
        </w:rPr>
        <w:t>.</w:t>
      </w:r>
      <w:commentRangeEnd w:id="106"/>
      <w:r>
        <w:commentReference w:id="106"/>
      </w:r>
      <w:r>
        <w:rPr>
          <w:lang w:val="en-GB"/>
        </w:rPr>
      </w:r>
    </w:p>
    <w:p>
      <w:pPr>
        <w:pStyle w:val="Bibliography"/>
        <w:rPr/>
      </w:pPr>
      <w:r>
        <w:rPr>
          <w:lang w:val="en-GB"/>
        </w:rPr>
        <w:t xml:space="preserve">Corporation, M., &amp; Weston, S. (2018). </w:t>
      </w:r>
      <w:r>
        <w:rPr>
          <w:i/>
          <w:lang w:val="en-GB"/>
        </w:rPr>
        <w:t>DoParallel: Foreach parallel adaptor for the ’parallel’ package</w:t>
      </w:r>
      <w:r>
        <w:rPr>
          <w:lang w:val="en-GB"/>
        </w:rPr>
        <w:t xml:space="preserve">. Retrieved from </w:t>
      </w:r>
      <w:hyperlink r:id="rId5">
        <w:r>
          <w:rPr>
            <w:rStyle w:val="InternetLink"/>
            <w:lang w:val="en-GB"/>
          </w:rPr>
          <w:t>https://CRAN.R-project.org/package=doParallel</w:t>
        </w:r>
      </w:hyperlink>
    </w:p>
    <w:p>
      <w:pPr>
        <w:pStyle w:val="Bibliography"/>
        <w:rPr>
          <w:lang w:val="en-GB"/>
        </w:rPr>
      </w:pPr>
      <w:r>
        <w:rPr>
          <w:lang w:val="en-GB"/>
        </w:rPr>
        <w:t xml:space="preserve">Daru, B. H., Roux, P. C. le, Gopalraj, J., Park, D. S., Holt, B. G., &amp; Greve, M. (2019). Spatial overlaps between the global protected areas network and terrestrial hotspots of evolutionary diversity. </w:t>
      </w:r>
      <w:r>
        <w:rPr>
          <w:i/>
          <w:lang w:val="en-GB"/>
        </w:rPr>
        <w:t>Global Ecology and Biogeography</w:t>
      </w:r>
      <w:r>
        <w:rPr>
          <w:lang w:val="en-GB"/>
        </w:rPr>
        <w:t xml:space="preserve">, </w:t>
      </w:r>
      <w:r>
        <w:rPr>
          <w:i/>
          <w:lang w:val="en-GB"/>
        </w:rPr>
        <w:t>28</w:t>
      </w:r>
      <w:r>
        <w:rPr>
          <w:lang w:val="en-GB"/>
        </w:rPr>
        <w:t>(6), 757–766.</w:t>
      </w:r>
    </w:p>
    <w:p>
      <w:pPr>
        <w:pStyle w:val="Bibliography"/>
        <w:rPr>
          <w:lang w:val="en-GB"/>
        </w:rPr>
      </w:pPr>
      <w:r>
        <w:rPr>
          <w:lang w:val="en-GB"/>
        </w:rPr>
        <w:t xml:space="preserve">Dirzo, R., Young, H. S., Galetti, M., Ceballos, G., Isaac, N. J., &amp; Collen, B. (2014). Defaunation in the Anthropocene. </w:t>
      </w:r>
      <w:r>
        <w:rPr>
          <w:i/>
          <w:lang w:val="en-GB"/>
        </w:rPr>
        <w:t>Science</w:t>
      </w:r>
      <w:r>
        <w:rPr>
          <w:lang w:val="en-GB"/>
        </w:rPr>
        <w:t xml:space="preserve">, </w:t>
      </w:r>
      <w:r>
        <w:rPr>
          <w:i/>
          <w:lang w:val="en-GB"/>
        </w:rPr>
        <w:t>345</w:t>
      </w:r>
      <w:r>
        <w:rPr>
          <w:lang w:val="en-GB"/>
        </w:rPr>
        <w:t>(6195), 401–406.</w:t>
      </w:r>
    </w:p>
    <w:p>
      <w:pPr>
        <w:pStyle w:val="Bibliography"/>
        <w:rPr>
          <w:lang w:val="en-GB"/>
        </w:rPr>
      </w:pPr>
      <w:r>
        <w:rPr>
          <w:lang w:val="en-GB"/>
        </w:rPr>
        <w:t xml:space="preserve">Donlan, J. (2005). Re-wilding North America. </w:t>
      </w:r>
      <w:r>
        <w:rPr>
          <w:i/>
          <w:lang w:val="en-GB"/>
        </w:rPr>
        <w:t>Nature</w:t>
      </w:r>
      <w:r>
        <w:rPr>
          <w:lang w:val="en-GB"/>
        </w:rPr>
        <w:t xml:space="preserve">, </w:t>
      </w:r>
      <w:r>
        <w:rPr>
          <w:i/>
          <w:lang w:val="en-GB"/>
        </w:rPr>
        <w:t>436</w:t>
      </w:r>
      <w:r>
        <w:rPr>
          <w:lang w:val="en-GB"/>
        </w:rPr>
        <w:t>(7053), 913.</w:t>
      </w:r>
    </w:p>
    <w:p>
      <w:pPr>
        <w:pStyle w:val="Bibliography"/>
        <w:rPr>
          <w:lang w:val="en-GB"/>
        </w:rPr>
      </w:pPr>
      <w:r>
        <w:rPr>
          <w:lang w:val="en-GB"/>
        </w:rPr>
        <w:t xml:space="preserve">Eklöf, A., Helmus, M. R., Moore, M., &amp; Allesina, S. (2011). Relevance of evolutionary history for food web structure. </w:t>
      </w:r>
      <w:r>
        <w:rPr>
          <w:i/>
          <w:lang w:val="en-GB"/>
        </w:rPr>
        <w:t>Proceedings of the Royal Society B: Biological Sciences</w:t>
      </w:r>
      <w:r>
        <w:rPr>
          <w:lang w:val="en-GB"/>
        </w:rPr>
        <w:t xml:space="preserve">, </w:t>
      </w:r>
      <w:r>
        <w:rPr>
          <w:i/>
          <w:lang w:val="en-GB"/>
        </w:rPr>
        <w:t>279</w:t>
      </w:r>
      <w:r>
        <w:rPr>
          <w:lang w:val="en-GB"/>
        </w:rPr>
        <w:t>(1733), 1588–1596.</w:t>
      </w:r>
    </w:p>
    <w:p>
      <w:pPr>
        <w:pStyle w:val="Bibliography"/>
        <w:rPr>
          <w:lang w:val="en-GB"/>
        </w:rPr>
      </w:pPr>
      <w:r>
        <w:rPr>
          <w:lang w:val="en-GB"/>
        </w:rPr>
        <w:t xml:space="preserve">Elith, J., &amp; Leathwick, J. R. (2009). Species distribution models: Ecological explanation and prediction across space and time. </w:t>
      </w:r>
      <w:r>
        <w:rPr>
          <w:i/>
          <w:lang w:val="en-GB"/>
        </w:rPr>
        <w:t>Annual Review of Ecology, Evolution, and Systematics</w:t>
      </w:r>
      <w:r>
        <w:rPr>
          <w:lang w:val="en-GB"/>
        </w:rPr>
        <w:t xml:space="preserve">, </w:t>
      </w:r>
      <w:r>
        <w:rPr>
          <w:i/>
          <w:lang w:val="en-GB"/>
        </w:rPr>
        <w:t>40</w:t>
      </w:r>
      <w:r>
        <w:rPr>
          <w:lang w:val="en-GB"/>
        </w:rPr>
        <w:t>, 677–697.</w:t>
      </w:r>
    </w:p>
    <w:p>
      <w:pPr>
        <w:pStyle w:val="Bibliography"/>
        <w:rPr>
          <w:lang w:val="en-GB"/>
        </w:rPr>
      </w:pPr>
      <w:r>
        <w:rPr>
          <w:lang w:val="en-GB"/>
        </w:rPr>
        <w:t xml:space="preserve">Elith, J., Phillips, S. J., Hastie, T., Dudík, M., Chee, Y. E., &amp; Yates, C. J. (2011). A statistical explanation of maxent for ecologists. </w:t>
      </w:r>
      <w:r>
        <w:rPr>
          <w:i/>
          <w:lang w:val="en-GB"/>
        </w:rPr>
        <w:t>Diversity and Distributions</w:t>
      </w:r>
      <w:r>
        <w:rPr>
          <w:lang w:val="en-GB"/>
        </w:rPr>
        <w:t xml:space="preserve">, </w:t>
      </w:r>
      <w:r>
        <w:rPr>
          <w:i/>
          <w:lang w:val="en-GB"/>
        </w:rPr>
        <w:t>17</w:t>
      </w:r>
      <w:r>
        <w:rPr>
          <w:lang w:val="en-GB"/>
        </w:rPr>
        <w:t>(1), 43–57.</w:t>
      </w:r>
    </w:p>
    <w:p>
      <w:pPr>
        <w:pStyle w:val="Bibliography"/>
        <w:rPr>
          <w:lang w:val="en-GB"/>
        </w:rPr>
      </w:pPr>
      <w:r>
        <w:rPr>
          <w:lang w:val="en-GB"/>
        </w:rPr>
        <w:t xml:space="preserve">Estes, J. A., Terborgh, J., Brashares, J. S., Power, M. E., Berger, J., Bond, W. J., … others. (2011). Trophic downgrading of planet </w:t>
      </w:r>
      <w:commentRangeStart w:id="107"/>
      <w:r>
        <w:rPr>
          <w:lang w:val="en-GB"/>
        </w:rPr>
        <w:t>Earth</w:t>
      </w:r>
      <w:r>
        <w:rPr>
          <w:lang w:val="en-GB"/>
        </w:rPr>
      </w:r>
      <w:commentRangeEnd w:id="107"/>
      <w:r>
        <w:commentReference w:id="107"/>
      </w:r>
      <w:r>
        <w:rPr>
          <w:lang w:val="en-GB"/>
        </w:rPr>
        <w:t xml:space="preserve">. </w:t>
      </w:r>
      <w:r>
        <w:rPr>
          <w:i/>
          <w:lang w:val="en-GB"/>
        </w:rPr>
        <w:t>Science</w:t>
      </w:r>
      <w:r>
        <w:rPr>
          <w:lang w:val="en-GB"/>
        </w:rPr>
        <w:t xml:space="preserve">, </w:t>
      </w:r>
      <w:r>
        <w:rPr>
          <w:i/>
          <w:lang w:val="en-GB"/>
        </w:rPr>
        <w:t>333</w:t>
      </w:r>
      <w:r>
        <w:rPr>
          <w:lang w:val="en-GB"/>
        </w:rPr>
        <w:t>(6040), 301–306.</w:t>
      </w:r>
    </w:p>
    <w:p>
      <w:pPr>
        <w:pStyle w:val="Bibliography"/>
        <w:rPr>
          <w:lang w:val="en-GB"/>
        </w:rPr>
      </w:pPr>
      <w:r>
        <w:rPr>
          <w:lang w:val="en-GB"/>
        </w:rPr>
        <w:t xml:space="preserve">Faurby, S., &amp; Svenning, J.-C. (2015). Historic and prehistoric human-driven extinctions have reshaped global mammal diversity patterns. </w:t>
      </w:r>
      <w:r>
        <w:rPr>
          <w:i/>
          <w:lang w:val="en-GB"/>
        </w:rPr>
        <w:t>Diversity and Distributions</w:t>
      </w:r>
      <w:r>
        <w:rPr>
          <w:lang w:val="en-GB"/>
        </w:rPr>
        <w:t xml:space="preserve">, </w:t>
      </w:r>
      <w:r>
        <w:rPr>
          <w:i/>
          <w:lang w:val="en-GB"/>
        </w:rPr>
        <w:t>21</w:t>
      </w:r>
      <w:r>
        <w:rPr>
          <w:lang w:val="en-GB"/>
        </w:rPr>
        <w:t>(10), 1155–1166.</w:t>
      </w:r>
    </w:p>
    <w:p>
      <w:pPr>
        <w:pStyle w:val="Bibliography"/>
        <w:rPr/>
      </w:pPr>
      <w:r>
        <w:rPr>
          <w:lang w:val="en-GB"/>
        </w:rPr>
        <w:t xml:space="preserve">Faurby, S., Davis, M., Pedersen, R. Ø., Schowanek, S. D., Antonelli, A., &amp; Svenning, J.-C. (2018). PHYLACINE 1.2: The phylogenetic atlas of mammal macroecology. </w:t>
      </w:r>
      <w:r>
        <w:rPr>
          <w:i/>
          <w:lang w:val="en-GB"/>
        </w:rPr>
        <w:t>Ecology</w:t>
      </w:r>
      <w:r>
        <w:rPr>
          <w:lang w:val="en-GB"/>
        </w:rPr>
        <w:t xml:space="preserve">, </w:t>
      </w:r>
      <w:r>
        <w:rPr>
          <w:i/>
          <w:lang w:val="en-GB"/>
        </w:rPr>
        <w:t>99</w:t>
      </w:r>
      <w:r>
        <w:rPr>
          <w:lang w:val="en-GB"/>
        </w:rPr>
        <w:t xml:space="preserve">(11), 2626–2626. </w:t>
      </w:r>
      <w:hyperlink r:id="rId6">
        <w:r>
          <w:rPr>
            <w:rStyle w:val="InternetLink"/>
            <w:lang w:val="en-GB"/>
          </w:rPr>
          <w:t>https://doi.org/10.1002/ecy.2443</w:t>
        </w:r>
      </w:hyperlink>
    </w:p>
    <w:p>
      <w:pPr>
        <w:pStyle w:val="Bibliography"/>
        <w:rPr>
          <w:lang w:val="en-GB"/>
        </w:rPr>
      </w:pPr>
      <w:r>
        <w:rPr>
          <w:lang w:val="en-GB"/>
        </w:rPr>
        <w:t xml:space="preserve">Fick, S. E., &amp; Hijmans, R. J. (2017). WorldClim 2: New 1-km spatial resolution climate surfaces for global land areas. </w:t>
      </w:r>
      <w:r>
        <w:rPr>
          <w:i/>
          <w:lang w:val="en-GB"/>
        </w:rPr>
        <w:t>International Journal of Climatology</w:t>
      </w:r>
      <w:r>
        <w:rPr>
          <w:lang w:val="en-GB"/>
        </w:rPr>
        <w:t xml:space="preserve">, </w:t>
      </w:r>
      <w:r>
        <w:rPr>
          <w:i/>
          <w:lang w:val="en-GB"/>
        </w:rPr>
        <w:t>37</w:t>
      </w:r>
      <w:r>
        <w:rPr>
          <w:lang w:val="en-GB"/>
        </w:rPr>
        <w:t>(12), 4302–4315.</w:t>
      </w:r>
    </w:p>
    <w:p>
      <w:pPr>
        <w:pStyle w:val="Bibliography"/>
        <w:rPr>
          <w:lang w:val="en-GB"/>
        </w:rPr>
      </w:pPr>
      <w:r>
        <w:rPr>
          <w:lang w:val="en-GB"/>
        </w:rPr>
        <w:t xml:space="preserve">Garrido, P., Mårell, A., Öckinger, E., Skarin, A., Jansson, A., &amp; Thulin, C.-G. (2019). Experimental rewilding enhances grassland functional composition and pollinator habitat use. </w:t>
      </w:r>
      <w:r>
        <w:rPr>
          <w:i/>
          <w:lang w:val="en-GB"/>
        </w:rPr>
        <w:t>Journal of Applied Ecology</w:t>
      </w:r>
      <w:r>
        <w:rPr>
          <w:lang w:val="en-GB"/>
        </w:rPr>
        <w:t xml:space="preserve">, </w:t>
      </w:r>
      <w:r>
        <w:rPr>
          <w:i/>
          <w:lang w:val="en-GB"/>
        </w:rPr>
        <w:t>56</w:t>
      </w:r>
      <w:r>
        <w:rPr>
          <w:lang w:val="en-GB"/>
        </w:rPr>
        <w:t>(4), 946–955.</w:t>
      </w:r>
    </w:p>
    <w:p>
      <w:pPr>
        <w:pStyle w:val="Bibliography"/>
        <w:rPr>
          <w:lang w:val="en-GB"/>
        </w:rPr>
      </w:pPr>
      <w:r>
        <w:rPr>
          <w:lang w:val="en-GB"/>
        </w:rPr>
        <w:t xml:space="preserve">Genes, L., Cid, B., Fernandez, F. A., &amp; Pires, A. S. (2017). Credit of ecological interactions: A new conceptual framework to support conservation in a defaunated world. </w:t>
      </w:r>
      <w:r>
        <w:rPr>
          <w:i/>
          <w:lang w:val="en-GB"/>
        </w:rPr>
        <w:t>Ecology and Evolution</w:t>
      </w:r>
      <w:r>
        <w:rPr>
          <w:lang w:val="en-GB"/>
        </w:rPr>
        <w:t xml:space="preserve">, </w:t>
      </w:r>
      <w:r>
        <w:rPr>
          <w:i/>
          <w:lang w:val="en-GB"/>
        </w:rPr>
        <w:t>7</w:t>
      </w:r>
      <w:r>
        <w:rPr>
          <w:lang w:val="en-GB"/>
        </w:rPr>
        <w:t>(6), 1892–1897.</w:t>
      </w:r>
    </w:p>
    <w:p>
      <w:pPr>
        <w:pStyle w:val="Bibliography"/>
        <w:rPr>
          <w:lang w:val="en-GB"/>
        </w:rPr>
      </w:pPr>
      <w:r>
        <w:rPr>
          <w:lang w:val="en-GB"/>
        </w:rPr>
        <w:t xml:space="preserve">Genes, L., Fernandez, F. A., Vaz-de-Mello, F. Z., Rosa, P. da, Fernandez, E., &amp; Pires, A. S. (2019). Effects of howler monkey reintroduction on ecological interactions and processes. </w:t>
      </w:r>
      <w:r>
        <w:rPr>
          <w:i/>
          <w:lang w:val="en-GB"/>
        </w:rPr>
        <w:t>Conservation Biology</w:t>
      </w:r>
      <w:r>
        <w:rPr>
          <w:lang w:val="en-GB"/>
        </w:rPr>
        <w:t xml:space="preserve">, </w:t>
      </w:r>
      <w:r>
        <w:rPr>
          <w:i/>
          <w:lang w:val="en-GB"/>
        </w:rPr>
        <w:t>33</w:t>
      </w:r>
      <w:r>
        <w:rPr>
          <w:lang w:val="en-GB"/>
        </w:rPr>
        <w:t>(1), 88–98.</w:t>
      </w:r>
    </w:p>
    <w:p>
      <w:pPr>
        <w:pStyle w:val="Bibliography"/>
        <w:rPr>
          <w:lang w:val="en-GB"/>
        </w:rPr>
      </w:pPr>
      <w:r>
        <w:rPr>
          <w:lang w:val="en-GB"/>
        </w:rPr>
        <w:t xml:space="preserve">Gill, J. L. (2014). Ecological impacts of the late quaternary megaherbivore extinctions. </w:t>
      </w:r>
      <w:r>
        <w:rPr>
          <w:i/>
          <w:lang w:val="en-GB"/>
        </w:rPr>
        <w:t>New Phytologist</w:t>
      </w:r>
      <w:r>
        <w:rPr>
          <w:lang w:val="en-GB"/>
        </w:rPr>
        <w:t xml:space="preserve">, </w:t>
      </w:r>
      <w:r>
        <w:rPr>
          <w:i/>
          <w:lang w:val="en-GB"/>
        </w:rPr>
        <w:t>201</w:t>
      </w:r>
      <w:r>
        <w:rPr>
          <w:lang w:val="en-GB"/>
        </w:rPr>
        <w:t>(4), 1163–1169.</w:t>
      </w:r>
    </w:p>
    <w:p>
      <w:pPr>
        <w:pStyle w:val="Bibliography"/>
        <w:rPr>
          <w:lang w:val="en-GB"/>
        </w:rPr>
      </w:pPr>
      <w:r>
        <w:rPr>
          <w:lang w:val="en-GB"/>
        </w:rPr>
        <w:t xml:space="preserve">Gravel, D., Poisot, T., Albouy, C., Velez, L., &amp; Mouillot, D. (2013). Inferring food web structure from predator–prey body size relationships. </w:t>
      </w:r>
      <w:r>
        <w:rPr>
          <w:i/>
          <w:lang w:val="en-GB"/>
        </w:rPr>
        <w:t>Methods in Ecology and Evolution</w:t>
      </w:r>
      <w:r>
        <w:rPr>
          <w:lang w:val="en-GB"/>
        </w:rPr>
        <w:t xml:space="preserve">, </w:t>
      </w:r>
      <w:r>
        <w:rPr>
          <w:i/>
          <w:lang w:val="en-GB"/>
        </w:rPr>
        <w:t>4</w:t>
      </w:r>
      <w:r>
        <w:rPr>
          <w:lang w:val="en-GB"/>
        </w:rPr>
        <w:t>(11), 1083–1090.</w:t>
      </w:r>
    </w:p>
    <w:p>
      <w:pPr>
        <w:pStyle w:val="Bibliography"/>
        <w:rPr>
          <w:lang w:val="en-GB"/>
        </w:rPr>
      </w:pPr>
      <w:r>
        <w:rPr>
          <w:lang w:val="en-GB"/>
        </w:rPr>
        <w:t xml:space="preserve">Gray, C., Figueroa, D. H., Hudson, L. N., Ma, A., Perkins, D., &amp; Woodward, G. (2015). Joining the dots: An automated method for constructing food webs from compendia of published interactions. </w:t>
      </w:r>
      <w:r>
        <w:rPr>
          <w:i/>
          <w:lang w:val="en-GB"/>
        </w:rPr>
        <w:t>Food Webs</w:t>
      </w:r>
      <w:r>
        <w:rPr>
          <w:lang w:val="en-GB"/>
        </w:rPr>
        <w:t xml:space="preserve">, </w:t>
      </w:r>
      <w:r>
        <w:rPr>
          <w:i/>
          <w:lang w:val="en-GB"/>
        </w:rPr>
        <w:t>5</w:t>
      </w:r>
      <w:r>
        <w:rPr>
          <w:lang w:val="en-GB"/>
        </w:rPr>
        <w:t>, 11–20.</w:t>
      </w:r>
    </w:p>
    <w:p>
      <w:pPr>
        <w:pStyle w:val="Bibliography"/>
        <w:rPr>
          <w:lang w:val="en-GB"/>
        </w:rPr>
      </w:pPr>
      <w:r>
        <w:rPr>
          <w:lang w:val="en-GB"/>
        </w:rPr>
        <w:t xml:space="preserve">Guisan, A., &amp; Thuiller, W. (2005). Predicting species distribution: Offering more than simple habitat models. </w:t>
      </w:r>
      <w:r>
        <w:rPr>
          <w:i/>
          <w:lang w:val="en-GB"/>
        </w:rPr>
        <w:t>Ecology Letters</w:t>
      </w:r>
      <w:r>
        <w:rPr>
          <w:lang w:val="en-GB"/>
        </w:rPr>
        <w:t xml:space="preserve">, </w:t>
      </w:r>
      <w:r>
        <w:rPr>
          <w:i/>
          <w:lang w:val="en-GB"/>
        </w:rPr>
        <w:t>8</w:t>
      </w:r>
      <w:r>
        <w:rPr>
          <w:lang w:val="en-GB"/>
        </w:rPr>
        <w:t>(9), 993–1009.</w:t>
      </w:r>
    </w:p>
    <w:p>
      <w:pPr>
        <w:pStyle w:val="Bibliography"/>
        <w:rPr>
          <w:lang w:val="en-GB"/>
        </w:rPr>
      </w:pPr>
      <w:r>
        <w:rPr>
          <w:lang w:val="en-GB"/>
        </w:rPr>
        <w:t xml:space="preserve">Hayward, M. W., Scanlon, R. J., Callen, A., Howell, L. G., Klop-Toker, K. L., Di Blanco, Y., … others. (2019). Reintroducing rewilding to restoration–Rejecting the search for novelty. </w:t>
      </w:r>
      <w:r>
        <w:rPr>
          <w:i/>
          <w:lang w:val="en-GB"/>
        </w:rPr>
        <w:t>Biological Conservation</w:t>
      </w:r>
      <w:r>
        <w:rPr>
          <w:lang w:val="en-GB"/>
        </w:rPr>
        <w:t xml:space="preserve">, </w:t>
      </w:r>
      <w:r>
        <w:rPr>
          <w:i/>
          <w:lang w:val="en-GB"/>
        </w:rPr>
        <w:t>233</w:t>
      </w:r>
      <w:r>
        <w:rPr>
          <w:lang w:val="en-GB"/>
        </w:rPr>
        <w:t>, 255–259.</w:t>
      </w:r>
    </w:p>
    <w:p>
      <w:pPr>
        <w:pStyle w:val="Bibliography"/>
        <w:rPr/>
      </w:pPr>
      <w:r>
        <w:rPr>
          <w:lang w:val="en-GB"/>
        </w:rPr>
        <w:t xml:space="preserve">Hijmans, R. J. (2019). </w:t>
      </w:r>
      <w:r>
        <w:rPr>
          <w:i/>
          <w:lang w:val="en-GB"/>
        </w:rPr>
        <w:t>Raster: Geographic data analysis and modeling</w:t>
      </w:r>
      <w:r>
        <w:rPr>
          <w:lang w:val="en-GB"/>
        </w:rPr>
        <w:t xml:space="preserve">. Retrieved from </w:t>
      </w:r>
      <w:hyperlink r:id="rId7">
        <w:r>
          <w:rPr>
            <w:rStyle w:val="InternetLink"/>
            <w:lang w:val="en-GB"/>
          </w:rPr>
          <w:t>https://CRAN.R-project.org/package=raster</w:t>
        </w:r>
      </w:hyperlink>
    </w:p>
    <w:p>
      <w:pPr>
        <w:pStyle w:val="Bibliography"/>
        <w:rPr/>
      </w:pPr>
      <w:r>
        <w:rPr>
          <w:lang w:val="en-GB"/>
        </w:rPr>
        <w:t xml:space="preserve">Hijmans, R. J., Phillips, S., Leathwick, J., &amp; Elith, J. (2017). </w:t>
      </w:r>
      <w:r>
        <w:rPr>
          <w:i/>
          <w:lang w:val="en-GB"/>
        </w:rPr>
        <w:t>Dismo: Species distribution modeling</w:t>
      </w:r>
      <w:r>
        <w:rPr>
          <w:lang w:val="en-GB"/>
        </w:rPr>
        <w:t xml:space="preserve">. Retrieved from </w:t>
      </w:r>
      <w:hyperlink r:id="rId8">
        <w:r>
          <w:rPr>
            <w:rStyle w:val="InternetLink"/>
            <w:lang w:val="en-GB"/>
          </w:rPr>
          <w:t>https://CRAN.R-project.org/package=dismo</w:t>
        </w:r>
      </w:hyperlink>
    </w:p>
    <w:p>
      <w:pPr>
        <w:pStyle w:val="Bibliography"/>
        <w:rPr>
          <w:lang w:val="en-GB"/>
        </w:rPr>
      </w:pPr>
      <w:r>
        <w:rPr>
          <w:lang w:val="en-GB"/>
        </w:rPr>
        <w:t xml:space="preserve">Hof, C., Voskamp, A., Biber, M. F., Böhning-Gaese, K., Engelhardt, E. K., Niamir, A., … Hickler, T. (2018). Bioenergy cropland expansion may offset positive effects of climate change mitigation for global vertebrate diversity. </w:t>
      </w:r>
      <w:r>
        <w:rPr>
          <w:i/>
          <w:lang w:val="en-GB"/>
        </w:rPr>
        <w:t>Proceedings of the National Academy of Sciences</w:t>
      </w:r>
      <w:r>
        <w:rPr>
          <w:lang w:val="en-GB"/>
        </w:rPr>
        <w:t xml:space="preserve">, </w:t>
      </w:r>
      <w:r>
        <w:rPr>
          <w:i/>
          <w:lang w:val="en-GB"/>
        </w:rPr>
        <w:t>115</w:t>
      </w:r>
      <w:r>
        <w:rPr>
          <w:lang w:val="en-GB"/>
        </w:rPr>
        <w:t>(52), 13294–13299.</w:t>
      </w:r>
    </w:p>
    <w:p>
      <w:pPr>
        <w:pStyle w:val="Bibliography"/>
        <w:rPr>
          <w:lang w:val="en-GB"/>
        </w:rPr>
      </w:pPr>
      <w:r>
        <w:rPr>
          <w:lang w:val="en-GB"/>
        </w:rPr>
        <w:t xml:space="preserve">Hopcraft, J. G. C., Olff, H., &amp; Sinclair, A. (2010). Herbivores, resources and risks: Alternating regulation along primary environmental gradients in savannas. </w:t>
      </w:r>
      <w:r>
        <w:rPr>
          <w:i/>
          <w:lang w:val="en-GB"/>
        </w:rPr>
        <w:t>Trends in Ecology &amp; Evolution</w:t>
      </w:r>
      <w:r>
        <w:rPr>
          <w:lang w:val="en-GB"/>
        </w:rPr>
        <w:t xml:space="preserve">, </w:t>
      </w:r>
      <w:r>
        <w:rPr>
          <w:i/>
          <w:lang w:val="en-GB"/>
        </w:rPr>
        <w:t>25</w:t>
      </w:r>
      <w:r>
        <w:rPr>
          <w:lang w:val="en-GB"/>
        </w:rPr>
        <w:t>(2), 119–128.</w:t>
      </w:r>
    </w:p>
    <w:p>
      <w:pPr>
        <w:pStyle w:val="Bibliography"/>
        <w:rPr>
          <w:lang w:val="en-GB"/>
        </w:rPr>
      </w:pPr>
      <w:r>
        <w:rPr>
          <w:lang w:val="en-GB"/>
        </w:rPr>
        <w:t xml:space="preserve">IUCN. (2016). </w:t>
      </w:r>
      <w:r>
        <w:rPr>
          <w:i/>
          <w:lang w:val="en-GB"/>
        </w:rPr>
        <w:t xml:space="preserve">The </w:t>
      </w:r>
      <w:commentRangeStart w:id="108"/>
      <w:r>
        <w:rPr>
          <w:i/>
          <w:lang w:val="en-GB"/>
        </w:rPr>
        <w:t xml:space="preserve">iucn </w:t>
      </w:r>
      <w:r>
        <w:rPr>
          <w:lang w:val="en-GB"/>
        </w:rPr>
      </w:r>
      <w:commentRangeEnd w:id="108"/>
      <w:r>
        <w:commentReference w:id="108"/>
      </w:r>
      <w:r>
        <w:rPr>
          <w:i/>
          <w:lang w:val="en-GB"/>
        </w:rPr>
        <w:t>red list of threatened species, version 2016-3</w:t>
      </w:r>
      <w:r>
        <w:rPr>
          <w:lang w:val="en-GB"/>
        </w:rPr>
        <w:t>. International Union for Conservation of Nature; Natural Resources Cambridge.</w:t>
      </w:r>
    </w:p>
    <w:p>
      <w:pPr>
        <w:pStyle w:val="Bibliography"/>
        <w:rPr>
          <w:lang w:val="en-GB"/>
        </w:rPr>
      </w:pPr>
      <w:r>
        <w:rPr>
          <w:lang w:val="en-GB"/>
        </w:rPr>
        <w:t xml:space="preserve">Janzen, D. H., &amp; Martin, P. S. (1982). Neotropical anachronisms: The fruits the gomphotheres ate. </w:t>
      </w:r>
      <w:r>
        <w:rPr>
          <w:i/>
          <w:lang w:val="en-GB"/>
        </w:rPr>
        <w:t>Science</w:t>
      </w:r>
      <w:r>
        <w:rPr>
          <w:lang w:val="en-GB"/>
        </w:rPr>
        <w:t xml:space="preserve">, </w:t>
      </w:r>
      <w:r>
        <w:rPr>
          <w:i/>
          <w:lang w:val="en-GB"/>
        </w:rPr>
        <w:t>215</w:t>
      </w:r>
      <w:r>
        <w:rPr>
          <w:lang w:val="en-GB"/>
        </w:rPr>
        <w:t>(4528), 19–27.</w:t>
      </w:r>
    </w:p>
    <w:p>
      <w:pPr>
        <w:pStyle w:val="Bibliography"/>
        <w:rPr>
          <w:lang w:val="en-GB"/>
        </w:rPr>
      </w:pPr>
      <w:r>
        <w:rPr>
          <w:lang w:val="en-GB"/>
        </w:rPr>
        <w:t xml:space="preserve">Jarvie, S., &amp; Svenning, J.-C. (2018). Using species distribution modelling to determine opportunities for trophic rewilding under future scenarios of climate change. </w:t>
      </w:r>
      <w:r>
        <w:rPr>
          <w:i/>
          <w:lang w:val="en-GB"/>
        </w:rPr>
        <w:t>Philosophical Transactions of the Royal Society B: Biological Sciences</w:t>
      </w:r>
      <w:r>
        <w:rPr>
          <w:lang w:val="en-GB"/>
        </w:rPr>
        <w:t xml:space="preserve">, </w:t>
      </w:r>
      <w:r>
        <w:rPr>
          <w:i/>
          <w:lang w:val="en-GB"/>
        </w:rPr>
        <w:t>373</w:t>
      </w:r>
      <w:r>
        <w:rPr>
          <w:lang w:val="en-GB"/>
        </w:rPr>
        <w:t>(1761), 20170446.</w:t>
      </w:r>
    </w:p>
    <w:p>
      <w:pPr>
        <w:pStyle w:val="Bibliography"/>
        <w:rPr>
          <w:lang w:val="en-GB"/>
        </w:rPr>
      </w:pPr>
      <w:r>
        <w:rPr>
          <w:lang w:val="en-GB"/>
        </w:rPr>
        <w:t xml:space="preserve">Jones, K. R., Venter, O., Fuller, R. A., Allan, J. R., Maxwell, S. L., Negret, P. J., &amp; Watson, J. E. (2018). One-third of global protected land is under intense human pressure. </w:t>
      </w:r>
      <w:r>
        <w:rPr>
          <w:i/>
          <w:lang w:val="en-GB"/>
        </w:rPr>
        <w:t>Science</w:t>
      </w:r>
      <w:r>
        <w:rPr>
          <w:lang w:val="en-GB"/>
        </w:rPr>
        <w:t xml:space="preserve">, </w:t>
      </w:r>
      <w:r>
        <w:rPr>
          <w:i/>
          <w:lang w:val="en-GB"/>
        </w:rPr>
        <w:t>360</w:t>
      </w:r>
      <w:r>
        <w:rPr>
          <w:lang w:val="en-GB"/>
        </w:rPr>
        <w:t>(6390), 788–791.</w:t>
      </w:r>
    </w:p>
    <w:p>
      <w:pPr>
        <w:pStyle w:val="Bibliography"/>
        <w:rPr>
          <w:lang w:val="en-GB"/>
        </w:rPr>
      </w:pPr>
      <w:r>
        <w:rPr>
          <w:lang w:val="en-GB"/>
        </w:rPr>
        <w:t xml:space="preserve">Josh Donlan, C., Berger, J., Bock, C. E., Bock, J. H., Burney, D. A., Estes, J. A., … others. (2006). Pleistocene rewilding: An optimistic agenda for twenty-first century conservation. </w:t>
      </w:r>
      <w:r>
        <w:rPr>
          <w:i/>
          <w:lang w:val="en-GB"/>
        </w:rPr>
        <w:t>The American Naturalist</w:t>
      </w:r>
      <w:r>
        <w:rPr>
          <w:lang w:val="en-GB"/>
        </w:rPr>
        <w:t xml:space="preserve">, </w:t>
      </w:r>
      <w:r>
        <w:rPr>
          <w:i/>
          <w:lang w:val="en-GB"/>
        </w:rPr>
        <w:t>168</w:t>
      </w:r>
      <w:r>
        <w:rPr>
          <w:lang w:val="en-GB"/>
        </w:rPr>
        <w:t>(5), 660–681.</w:t>
      </w:r>
    </w:p>
    <w:p>
      <w:pPr>
        <w:pStyle w:val="Bibliography"/>
        <w:rPr/>
      </w:pPr>
      <w:r>
        <w:rPr>
          <w:lang w:val="en-GB"/>
        </w:rPr>
        <w:t xml:space="preserve">Koenker, R. (2019). </w:t>
      </w:r>
      <w:r>
        <w:rPr>
          <w:i/>
          <w:lang w:val="en-GB"/>
        </w:rPr>
        <w:t>Quantreg: Quantile regression</w:t>
      </w:r>
      <w:r>
        <w:rPr>
          <w:lang w:val="en-GB"/>
        </w:rPr>
        <w:t xml:space="preserve">. Retrieved from </w:t>
      </w:r>
      <w:hyperlink r:id="rId9">
        <w:r>
          <w:rPr>
            <w:rStyle w:val="InternetLink"/>
            <w:lang w:val="en-GB"/>
          </w:rPr>
          <w:t>https://CRAN.R-project.org/package=quantreg</w:t>
        </w:r>
      </w:hyperlink>
    </w:p>
    <w:p>
      <w:pPr>
        <w:pStyle w:val="Bibliography"/>
        <w:rPr>
          <w:lang w:val="en-GB"/>
        </w:rPr>
      </w:pPr>
      <w:r>
        <w:rPr>
          <w:lang w:val="en-GB"/>
        </w:rPr>
        <w:t xml:space="preserve">Laundré, J. W., Hernández, L., &amp; Ripple, W. J. (2010). The landscape of fear: Ecological implications of being afraid. </w:t>
      </w:r>
      <w:r>
        <w:rPr>
          <w:i/>
          <w:lang w:val="en-GB"/>
        </w:rPr>
        <w:t>Open Ecology Journal</w:t>
      </w:r>
      <w:r>
        <w:rPr>
          <w:lang w:val="en-GB"/>
        </w:rPr>
        <w:t xml:space="preserve">, </w:t>
      </w:r>
      <w:r>
        <w:rPr>
          <w:i/>
          <w:lang w:val="en-GB"/>
        </w:rPr>
        <w:t>3</w:t>
      </w:r>
      <w:r>
        <w:rPr>
          <w:lang w:val="en-GB"/>
        </w:rPr>
        <w:t>, 1–7.</w:t>
      </w:r>
    </w:p>
    <w:p>
      <w:pPr>
        <w:pStyle w:val="Bibliography"/>
        <w:rPr/>
      </w:pPr>
      <w:r>
        <w:rPr>
          <w:lang w:val="en-GB"/>
        </w:rPr>
        <w:t xml:space="preserve">Lenth, R. (2019). </w:t>
      </w:r>
      <w:r>
        <w:rPr>
          <w:i/>
          <w:lang w:val="en-GB"/>
        </w:rPr>
        <w:t>Emmeans: Estimated marginal means, aka least-squares means</w:t>
      </w:r>
      <w:r>
        <w:rPr>
          <w:lang w:val="en-GB"/>
        </w:rPr>
        <w:t xml:space="preserve">. Retrieved from </w:t>
      </w:r>
      <w:hyperlink r:id="rId10">
        <w:r>
          <w:rPr>
            <w:rStyle w:val="InternetLink"/>
            <w:lang w:val="en-GB"/>
          </w:rPr>
          <w:t>https://CRAN.R-project.org/package=emmeans</w:t>
        </w:r>
      </w:hyperlink>
    </w:p>
    <w:p>
      <w:pPr>
        <w:pStyle w:val="Bibliography"/>
        <w:rPr>
          <w:lang w:val="en-GB"/>
        </w:rPr>
      </w:pPr>
      <w:r>
        <w:rPr>
          <w:lang w:val="en-GB"/>
        </w:rPr>
        <w:t xml:space="preserve">Linnell, J. D., &amp; Strand, O. (2000). Interference interactions, co-existence and conservation of mammalian carnivores. </w:t>
      </w:r>
      <w:r>
        <w:rPr>
          <w:i/>
          <w:lang w:val="en-GB"/>
        </w:rPr>
        <w:t>Diversity and Distributions</w:t>
      </w:r>
      <w:r>
        <w:rPr>
          <w:lang w:val="en-GB"/>
        </w:rPr>
        <w:t xml:space="preserve">, </w:t>
      </w:r>
      <w:r>
        <w:rPr>
          <w:i/>
          <w:lang w:val="en-GB"/>
        </w:rPr>
        <w:t>6</w:t>
      </w:r>
      <w:r>
        <w:rPr>
          <w:lang w:val="en-GB"/>
        </w:rPr>
        <w:t>(4), 169–176.</w:t>
      </w:r>
    </w:p>
    <w:p>
      <w:pPr>
        <w:pStyle w:val="Bibliography"/>
        <w:rPr>
          <w:lang w:val="en-GB"/>
        </w:rPr>
      </w:pPr>
      <w:r>
        <w:rPr>
          <w:lang w:val="en-GB"/>
        </w:rPr>
        <w:t xml:space="preserve">Luck, G. W. (2007). The relationships between net primary productivity, human population density and species conservation. </w:t>
      </w:r>
      <w:r>
        <w:rPr>
          <w:i/>
          <w:lang w:val="en-GB"/>
        </w:rPr>
        <w:t>Journal of Biogeography</w:t>
      </w:r>
      <w:r>
        <w:rPr>
          <w:lang w:val="en-GB"/>
        </w:rPr>
        <w:t xml:space="preserve">, </w:t>
      </w:r>
      <w:r>
        <w:rPr>
          <w:i/>
          <w:lang w:val="en-GB"/>
        </w:rPr>
        <w:t>34</w:t>
      </w:r>
      <w:r>
        <w:rPr>
          <w:lang w:val="en-GB"/>
        </w:rPr>
        <w:t>(2), 201–212.</w:t>
      </w:r>
    </w:p>
    <w:p>
      <w:pPr>
        <w:pStyle w:val="Bibliography"/>
        <w:rPr>
          <w:lang w:val="en-GB"/>
        </w:rPr>
      </w:pPr>
      <w:r>
        <w:rPr>
          <w:lang w:val="en-GB"/>
        </w:rPr>
        <w:t xml:space="preserve">Lundgren, E. J., Ramp, D., Ripple, W. J., &amp; Wallach, A. D. (2018). Introduced megafauna are rewilding the Anthropocene. </w:t>
      </w:r>
      <w:r>
        <w:rPr>
          <w:i/>
          <w:lang w:val="en-GB"/>
        </w:rPr>
        <w:t>Ecography</w:t>
      </w:r>
      <w:r>
        <w:rPr>
          <w:lang w:val="en-GB"/>
        </w:rPr>
        <w:t xml:space="preserve">, </w:t>
      </w:r>
      <w:r>
        <w:rPr>
          <w:i/>
          <w:lang w:val="en-GB"/>
        </w:rPr>
        <w:t>41</w:t>
      </w:r>
      <w:r>
        <w:rPr>
          <w:lang w:val="en-GB"/>
        </w:rPr>
        <w:t>(6), 857–866.</w:t>
      </w:r>
    </w:p>
    <w:p>
      <w:pPr>
        <w:pStyle w:val="Bibliography"/>
        <w:rPr/>
      </w:pPr>
      <w:r>
        <w:rPr>
          <w:lang w:val="en-GB"/>
        </w:rPr>
        <w:t xml:space="preserve">Lüdecke, D., Makowski, D., &amp; Waggoner, P. (2019). </w:t>
      </w:r>
      <w:r>
        <w:rPr>
          <w:i/>
          <w:lang w:val="en-GB"/>
        </w:rPr>
        <w:t>Performance: Assessment of regression models performance</w:t>
      </w:r>
      <w:r>
        <w:rPr>
          <w:lang w:val="en-GB"/>
        </w:rPr>
        <w:t xml:space="preserve">. Retrieved from </w:t>
      </w:r>
      <w:hyperlink r:id="rId11">
        <w:r>
          <w:rPr>
            <w:rStyle w:val="InternetLink"/>
            <w:lang w:val="en-GB"/>
          </w:rPr>
          <w:t>https://CRAN.R-project.org/package=performance</w:t>
        </w:r>
      </w:hyperlink>
    </w:p>
    <w:p>
      <w:pPr>
        <w:pStyle w:val="Bibliography"/>
        <w:rPr/>
      </w:pPr>
      <w:r>
        <w:rPr>
          <w:lang w:val="en-GB"/>
        </w:rPr>
        <w:t xml:space="preserve">Makowski, D., &amp; Lüdecke, D. (2019). </w:t>
      </w:r>
      <w:r>
        <w:rPr>
          <w:i/>
          <w:lang w:val="en-GB"/>
        </w:rPr>
        <w:t>Estimate: Estimate effects, contrasts and means</w:t>
      </w:r>
      <w:r>
        <w:rPr>
          <w:lang w:val="en-GB"/>
        </w:rPr>
        <w:t xml:space="preserve">. Retrieved from </w:t>
      </w:r>
      <w:hyperlink r:id="rId12">
        <w:r>
          <w:rPr>
            <w:rStyle w:val="InternetLink"/>
            <w:lang w:val="en-GB"/>
          </w:rPr>
          <w:t>https://github.com/easystats/estimate</w:t>
        </w:r>
      </w:hyperlink>
    </w:p>
    <w:p>
      <w:pPr>
        <w:pStyle w:val="Bibliography"/>
        <w:rPr>
          <w:lang w:val="en-GB"/>
        </w:rPr>
      </w:pPr>
      <w:r>
        <w:rPr>
          <w:lang w:val="en-GB"/>
        </w:rPr>
        <w:t xml:space="preserve">Malhi, Y., Doughty, C. E., Galetti, M., Smith, F. A., Svenning, J.-C., &amp; Terborgh, J. W. (2016). Megafauna and ecosystem function from the Pleistocene to the Anthropocene. </w:t>
      </w:r>
      <w:r>
        <w:rPr>
          <w:i/>
          <w:lang w:val="en-GB"/>
        </w:rPr>
        <w:t>Proceedings of the National Academy of Sciences</w:t>
      </w:r>
      <w:r>
        <w:rPr>
          <w:lang w:val="en-GB"/>
        </w:rPr>
        <w:t xml:space="preserve">, </w:t>
      </w:r>
      <w:r>
        <w:rPr>
          <w:i/>
          <w:lang w:val="en-GB"/>
        </w:rPr>
        <w:t>113</w:t>
      </w:r>
      <w:r>
        <w:rPr>
          <w:lang w:val="en-GB"/>
        </w:rPr>
        <w:t>(4), 838–846.</w:t>
      </w:r>
    </w:p>
    <w:p>
      <w:pPr>
        <w:pStyle w:val="Bibliography"/>
        <w:rPr>
          <w:lang w:val="en-GB"/>
        </w:rPr>
      </w:pPr>
      <w:r>
        <w:rPr>
          <w:lang w:val="en-GB"/>
        </w:rPr>
        <w:t xml:space="preserve">Marjakangas, E.-L., Genes, L., Pires, M. M., Fernandez, F. A., Lima, R. A. de, Oliveira, A. A. de, … Galetti, M. (2018). Estimating interaction credit for trophic rewilding in tropical forests. </w:t>
      </w:r>
      <w:r>
        <w:rPr>
          <w:i/>
          <w:lang w:val="en-GB"/>
        </w:rPr>
        <w:t>Philosophical Transactions of the Royal Society B: Biological Sciences</w:t>
      </w:r>
      <w:r>
        <w:rPr>
          <w:lang w:val="en-GB"/>
        </w:rPr>
        <w:t xml:space="preserve">, </w:t>
      </w:r>
      <w:r>
        <w:rPr>
          <w:i/>
          <w:lang w:val="en-GB"/>
        </w:rPr>
        <w:t>373</w:t>
      </w:r>
      <w:r>
        <w:rPr>
          <w:lang w:val="en-GB"/>
        </w:rPr>
        <w:t>(1761), 20170435.</w:t>
      </w:r>
    </w:p>
    <w:p>
      <w:pPr>
        <w:pStyle w:val="Bibliography"/>
        <w:rPr>
          <w:lang w:val="en-GB"/>
        </w:rPr>
      </w:pPr>
      <w:r>
        <w:rPr>
          <w:lang w:val="en-GB"/>
        </w:rPr>
        <w:t xml:space="preserve">Martin, P. S. (1984). Prehistoric overkill: The global model. </w:t>
      </w:r>
      <w:r>
        <w:rPr>
          <w:i/>
          <w:lang w:val="en-GB"/>
        </w:rPr>
        <w:t>Quaternary Extinctions: A Prehistoric Revolution</w:t>
      </w:r>
      <w:r>
        <w:rPr>
          <w:lang w:val="en-GB"/>
        </w:rPr>
        <w:t>, 354–403.</w:t>
      </w:r>
    </w:p>
    <w:p>
      <w:pPr>
        <w:pStyle w:val="Bibliography"/>
        <w:rPr>
          <w:lang w:val="en-GB"/>
        </w:rPr>
      </w:pPr>
      <w:r>
        <w:rPr>
          <w:lang w:val="en-GB"/>
        </w:rPr>
        <w:t xml:space="preserve">Mendoza, M., &amp; Araújo, M. B. (2019). Climate shapes mammal community trophic structures and humans simplify them. </w:t>
      </w:r>
      <w:r>
        <w:rPr>
          <w:i/>
          <w:lang w:val="en-GB"/>
        </w:rPr>
        <w:t>Nature Communications</w:t>
      </w:r>
      <w:r>
        <w:rPr>
          <w:lang w:val="en-GB"/>
        </w:rPr>
        <w:t xml:space="preserve">, </w:t>
      </w:r>
      <w:r>
        <w:rPr>
          <w:i/>
          <w:lang w:val="en-GB"/>
        </w:rPr>
        <w:t>10</w:t>
      </w:r>
      <w:r>
        <w:rPr>
          <w:lang w:val="en-GB"/>
        </w:rPr>
        <w:t>(1), 1–9.</w:t>
      </w:r>
    </w:p>
    <w:p>
      <w:pPr>
        <w:pStyle w:val="Bibliography"/>
        <w:rPr>
          <w:lang w:val="en-GB"/>
        </w:rPr>
      </w:pPr>
      <w:r>
        <w:rPr>
          <w:lang w:val="en-GB"/>
        </w:rPr>
        <w:t xml:space="preserve">Merow, C., Smith, M. J., &amp; Silander Jr, J. A. (2013). A practical guide to </w:t>
      </w:r>
      <w:commentRangeStart w:id="109"/>
      <w:r>
        <w:rPr>
          <w:lang w:val="en-GB"/>
        </w:rPr>
        <w:t xml:space="preserve">maxent </w:t>
      </w:r>
      <w:r>
        <w:rPr>
          <w:lang w:val="en-GB"/>
        </w:rPr>
      </w:r>
      <w:commentRangeEnd w:id="109"/>
      <w:r>
        <w:commentReference w:id="109"/>
      </w:r>
      <w:r>
        <w:rPr>
          <w:lang w:val="en-GB"/>
        </w:rPr>
        <w:t xml:space="preserve">for modeling species’ distributions: What it does, and why inputs and settings matter. </w:t>
      </w:r>
      <w:r>
        <w:rPr>
          <w:i/>
          <w:lang w:val="en-GB"/>
        </w:rPr>
        <w:t>Ecography</w:t>
      </w:r>
      <w:r>
        <w:rPr>
          <w:lang w:val="en-GB"/>
        </w:rPr>
        <w:t xml:space="preserve">, </w:t>
      </w:r>
      <w:r>
        <w:rPr>
          <w:i/>
          <w:lang w:val="en-GB"/>
        </w:rPr>
        <w:t>36</w:t>
      </w:r>
      <w:r>
        <w:rPr>
          <w:lang w:val="en-GB"/>
        </w:rPr>
        <w:t>(10), 1058–1069.</w:t>
      </w:r>
    </w:p>
    <w:p>
      <w:pPr>
        <w:pStyle w:val="Bibliography"/>
        <w:rPr/>
      </w:pPr>
      <w:r>
        <w:rPr>
          <w:lang w:val="en-GB"/>
        </w:rPr>
        <w:t xml:space="preserve">Microsoft, &amp; Weston, S. (2017). </w:t>
      </w:r>
      <w:r>
        <w:rPr>
          <w:i/>
          <w:lang w:val="en-GB"/>
        </w:rPr>
        <w:t xml:space="preserve">Foreach: Provides foreach looping construct for </w:t>
      </w:r>
      <w:commentRangeStart w:id="110"/>
      <w:r>
        <w:rPr>
          <w:i/>
          <w:lang w:val="en-GB"/>
        </w:rPr>
        <w:t>r</w:t>
      </w:r>
      <w:r>
        <w:rPr>
          <w:lang w:val="en-GB"/>
        </w:rPr>
        <w:t>.</w:t>
      </w:r>
      <w:r>
        <w:rPr/>
      </w:r>
      <w:commentRangeEnd w:id="110"/>
      <w:r>
        <w:commentReference w:id="110"/>
      </w:r>
      <w:r>
        <w:rPr>
          <w:lang w:val="en-GB"/>
        </w:rPr>
        <w:t xml:space="preserve"> Retrieved from </w:t>
      </w:r>
      <w:hyperlink r:id="rId13">
        <w:r>
          <w:rPr>
            <w:rStyle w:val="InternetLink"/>
            <w:lang w:val="en-GB"/>
          </w:rPr>
          <w:t>https://CRAN.R-project.org/package=foreach</w:t>
        </w:r>
      </w:hyperlink>
    </w:p>
    <w:p>
      <w:pPr>
        <w:pStyle w:val="Bibliography"/>
        <w:rPr>
          <w:lang w:val="en-GB"/>
        </w:rPr>
      </w:pPr>
      <w:commentRangeStart w:id="111"/>
      <w:r>
        <w:rPr>
          <w:lang w:val="en-GB"/>
        </w:rPr>
        <w:t xml:space="preserve">Navarro, L. M., &amp; Pereira, H. M. (2015). Rewilding abandoned landscapes in Europe. In </w:t>
      </w:r>
      <w:r>
        <w:rPr>
          <w:i/>
          <w:lang w:val="en-GB"/>
        </w:rPr>
        <w:t>Rewilding European :andscapes</w:t>
      </w:r>
      <w:r>
        <w:rPr>
          <w:lang w:val="en-GB"/>
        </w:rPr>
        <w:t xml:space="preserve"> (pp. 3–23). Springer, Cham</w:t>
      </w:r>
      <w:r>
        <w:rPr>
          <w:lang w:val="en-GB"/>
        </w:rPr>
      </w:r>
      <w:commentRangeEnd w:id="111"/>
      <w:r>
        <w:commentReference w:id="111"/>
      </w:r>
      <w:r>
        <w:rPr>
          <w:lang w:val="en-GB"/>
        </w:rPr>
        <w:t>.</w:t>
      </w:r>
    </w:p>
    <w:p>
      <w:pPr>
        <w:pStyle w:val="Bibliography"/>
        <w:rPr>
          <w:lang w:val="en-GB"/>
        </w:rPr>
      </w:pPr>
      <w:r>
        <w:rPr>
          <w:lang w:val="en-GB"/>
        </w:rPr>
        <w:t xml:space="preserve">Nogués-Bravo, D., Simberloff, D., Rahbek, C., &amp; Sanders, N. J. (2016). Rewilding is the new </w:t>
      </w:r>
      <w:commentRangeStart w:id="112"/>
      <w:r>
        <w:rPr>
          <w:lang w:val="en-GB"/>
        </w:rPr>
        <w:t>Pandora’s</w:t>
      </w:r>
      <w:r>
        <w:rPr>
          <w:lang w:val="en-GB"/>
        </w:rPr>
      </w:r>
      <w:commentRangeEnd w:id="112"/>
      <w:r>
        <w:commentReference w:id="112"/>
      </w:r>
      <w:r>
        <w:rPr>
          <w:lang w:val="en-GB"/>
        </w:rPr>
        <w:t xml:space="preserve"> box in conservation. </w:t>
      </w:r>
      <w:r>
        <w:rPr>
          <w:i/>
          <w:lang w:val="en-GB"/>
        </w:rPr>
        <w:t>Current Biology</w:t>
      </w:r>
      <w:r>
        <w:rPr>
          <w:lang w:val="en-GB"/>
        </w:rPr>
        <w:t xml:space="preserve">, </w:t>
      </w:r>
      <w:r>
        <w:rPr>
          <w:i/>
          <w:lang w:val="en-GB"/>
        </w:rPr>
        <w:t>26</w:t>
      </w:r>
      <w:r>
        <w:rPr>
          <w:lang w:val="en-GB"/>
        </w:rPr>
        <w:t>(3), R87–R91.</w:t>
      </w:r>
    </w:p>
    <w:p>
      <w:pPr>
        <w:pStyle w:val="Bibliography"/>
        <w:rPr>
          <w:lang w:val="en-GB"/>
        </w:rPr>
      </w:pPr>
      <w:r>
        <w:rPr>
          <w:lang w:val="en-GB"/>
        </w:rPr>
        <w:t xml:space="preserve">Olson, D. M., &amp; Dinerstein, E. (2002). The global 200: Priority ecoregions for global conservation. </w:t>
      </w:r>
      <w:r>
        <w:rPr>
          <w:i/>
          <w:lang w:val="en-GB"/>
        </w:rPr>
        <w:t>Annals of the Missouri Botanical Garden</w:t>
      </w:r>
      <w:r>
        <w:rPr>
          <w:lang w:val="en-GB"/>
        </w:rPr>
        <w:t>, 199–224.</w:t>
      </w:r>
    </w:p>
    <w:p>
      <w:pPr>
        <w:pStyle w:val="Bibliography"/>
        <w:rPr>
          <w:lang w:val="en-GB"/>
        </w:rPr>
      </w:pPr>
      <w:r>
        <w:rPr>
          <w:lang w:val="en-GB"/>
        </w:rPr>
        <w:t xml:space="preserve">Olson, D. M., Dinerstein, E., Wikramanayake, E. D., Burgess, N. D., Powell, G. V., Underwood, E. C., … others. (2001). Terrestrial ecoregions of the world: A new map of life on </w:t>
      </w:r>
      <w:commentRangeStart w:id="113"/>
      <w:r>
        <w:rPr>
          <w:lang w:val="en-GB"/>
        </w:rPr>
        <w:t xml:space="preserve">eartha </w:t>
      </w:r>
      <w:r>
        <w:rPr>
          <w:lang w:val="en-GB"/>
        </w:rPr>
      </w:r>
      <w:commentRangeEnd w:id="113"/>
      <w:r>
        <w:commentReference w:id="113"/>
      </w:r>
      <w:r>
        <w:rPr>
          <w:lang w:val="en-GB"/>
        </w:rPr>
        <w:t xml:space="preserve">new global map of terrestrial ecoregions provides an innovative tool for conserving biodiversity. </w:t>
      </w:r>
      <w:r>
        <w:rPr>
          <w:i/>
          <w:lang w:val="en-GB"/>
        </w:rPr>
        <w:t>BioScience</w:t>
      </w:r>
      <w:r>
        <w:rPr>
          <w:lang w:val="en-GB"/>
        </w:rPr>
        <w:t xml:space="preserve">, </w:t>
      </w:r>
      <w:r>
        <w:rPr>
          <w:i/>
          <w:lang w:val="en-GB"/>
        </w:rPr>
        <w:t>51</w:t>
      </w:r>
      <w:r>
        <w:rPr>
          <w:lang w:val="en-GB"/>
        </w:rPr>
        <w:t>(11), 933–938.</w:t>
      </w:r>
    </w:p>
    <w:p>
      <w:pPr>
        <w:pStyle w:val="Bibliography"/>
        <w:rPr>
          <w:lang w:val="en-GB"/>
        </w:rPr>
      </w:pPr>
      <w:r>
        <w:rPr>
          <w:lang w:val="en-GB"/>
        </w:rPr>
        <w:t xml:space="preserve">Owen-Smith, N., &amp; Mills, M. G. (2008). Predator–prey size relationships in an African large-mammal food web. </w:t>
      </w:r>
      <w:r>
        <w:rPr>
          <w:i/>
          <w:lang w:val="en-GB"/>
        </w:rPr>
        <w:t>Journal of Animal Ecology</w:t>
      </w:r>
      <w:r>
        <w:rPr>
          <w:lang w:val="en-GB"/>
        </w:rPr>
        <w:t xml:space="preserve">, </w:t>
      </w:r>
      <w:r>
        <w:rPr>
          <w:i/>
          <w:lang w:val="en-GB"/>
        </w:rPr>
        <w:t>77</w:t>
      </w:r>
      <w:r>
        <w:rPr>
          <w:lang w:val="en-GB"/>
        </w:rPr>
        <w:t>(1), 173–183.</w:t>
      </w:r>
    </w:p>
    <w:p>
      <w:pPr>
        <w:pStyle w:val="Bibliography"/>
        <w:rPr/>
      </w:pPr>
      <w:r>
        <w:rPr>
          <w:lang w:val="en-GB"/>
        </w:rPr>
        <w:t xml:space="preserve">Pebesma, E. (2018). Simple Features for R: Standardized Support for Spatial Vector Data. </w:t>
      </w:r>
      <w:r>
        <w:rPr>
          <w:i/>
          <w:lang w:val="en-GB"/>
        </w:rPr>
        <w:t>The R Journal</w:t>
      </w:r>
      <w:r>
        <w:rPr>
          <w:lang w:val="en-GB"/>
        </w:rPr>
        <w:t xml:space="preserve">, </w:t>
      </w:r>
      <w:r>
        <w:rPr>
          <w:i/>
          <w:lang w:val="en-GB"/>
        </w:rPr>
        <w:t>10</w:t>
      </w:r>
      <w:r>
        <w:rPr>
          <w:lang w:val="en-GB"/>
        </w:rPr>
        <w:t xml:space="preserve">(1), 439–446. </w:t>
      </w:r>
      <w:hyperlink r:id="rId14">
        <w:r>
          <w:rPr>
            <w:rStyle w:val="InternetLink"/>
            <w:lang w:val="en-GB"/>
          </w:rPr>
          <w:t>https://doi.org/10.32614/RJ-2018-009</w:t>
        </w:r>
      </w:hyperlink>
    </w:p>
    <w:p>
      <w:pPr>
        <w:pStyle w:val="Bibliography"/>
        <w:rPr>
          <w:lang w:val="en-GB"/>
        </w:rPr>
      </w:pPr>
      <w:r>
        <w:rPr>
          <w:lang w:val="en-GB"/>
        </w:rPr>
        <w:t xml:space="preserve">Perino, A., Pereira, H. M., Navarro, L. M., Fernández, N., Bullock, J. M., Ceaușu, S., … others. (2019). Rewilding complex ecosystems. </w:t>
      </w:r>
      <w:r>
        <w:rPr>
          <w:i/>
          <w:lang w:val="en-GB"/>
        </w:rPr>
        <w:t>Science</w:t>
      </w:r>
      <w:r>
        <w:rPr>
          <w:lang w:val="en-GB"/>
        </w:rPr>
        <w:t xml:space="preserve">, </w:t>
      </w:r>
      <w:r>
        <w:rPr>
          <w:i/>
          <w:lang w:val="en-GB"/>
        </w:rPr>
        <w:t>364</w:t>
      </w:r>
      <w:r>
        <w:rPr>
          <w:lang w:val="en-GB"/>
        </w:rPr>
        <w:t>(6438), eaav5570.</w:t>
      </w:r>
    </w:p>
    <w:p>
      <w:pPr>
        <w:pStyle w:val="Bibliography"/>
        <w:rPr/>
      </w:pPr>
      <w:r>
        <w:rPr>
          <w:lang w:val="en-GB"/>
        </w:rPr>
        <w:t xml:space="preserve">Phillips, S. (2017). </w:t>
      </w:r>
      <w:r>
        <w:rPr>
          <w:i/>
          <w:lang w:val="en-GB"/>
        </w:rPr>
        <w:t>Maxnet: Fitting ’maxent’ species distribution models with ’glmnet’</w:t>
      </w:r>
      <w:r>
        <w:rPr>
          <w:lang w:val="en-GB"/>
        </w:rPr>
        <w:t xml:space="preserve">. Retrieved from </w:t>
      </w:r>
      <w:hyperlink r:id="rId15">
        <w:r>
          <w:rPr>
            <w:rStyle w:val="InternetLink"/>
            <w:lang w:val="en-GB"/>
          </w:rPr>
          <w:t>https://CRAN.R-project.org/package=maxnet</w:t>
        </w:r>
      </w:hyperlink>
    </w:p>
    <w:p>
      <w:pPr>
        <w:pStyle w:val="Bibliography"/>
        <w:rPr>
          <w:lang w:val="en-GB"/>
        </w:rPr>
      </w:pPr>
      <w:r>
        <w:rPr>
          <w:lang w:val="en-GB"/>
        </w:rPr>
        <w:t xml:space="preserve">Phillips, S. J., Anderson, R. P., Dudík, M., Schapire, R. E., &amp; Blair, M. E. (2017). Opening the black box: An open-source release of Maxent. </w:t>
      </w:r>
      <w:r>
        <w:rPr>
          <w:i/>
          <w:lang w:val="en-GB"/>
        </w:rPr>
        <w:t>Ecography</w:t>
      </w:r>
      <w:r>
        <w:rPr>
          <w:lang w:val="en-GB"/>
        </w:rPr>
        <w:t xml:space="preserve">, </w:t>
      </w:r>
      <w:r>
        <w:rPr>
          <w:i/>
          <w:lang w:val="en-GB"/>
        </w:rPr>
        <w:t>40</w:t>
      </w:r>
      <w:r>
        <w:rPr>
          <w:lang w:val="en-GB"/>
        </w:rPr>
        <w:t>(7), 887–893.</w:t>
      </w:r>
    </w:p>
    <w:p>
      <w:pPr>
        <w:pStyle w:val="Bibliography"/>
        <w:rPr>
          <w:lang w:val="en-GB"/>
        </w:rPr>
      </w:pPr>
      <w:r>
        <w:rPr>
          <w:lang w:val="en-GB"/>
        </w:rPr>
        <w:t xml:space="preserve">Pires, M. M. (2017). Rewilding ecological communities and rewiring ecological networks. </w:t>
      </w:r>
      <w:r>
        <w:rPr>
          <w:i/>
          <w:lang w:val="en-GB"/>
        </w:rPr>
        <w:t>Perspectives in Ecology and Conservation</w:t>
      </w:r>
      <w:r>
        <w:rPr>
          <w:lang w:val="en-GB"/>
        </w:rPr>
        <w:t xml:space="preserve">, </w:t>
      </w:r>
      <w:r>
        <w:rPr>
          <w:i/>
          <w:lang w:val="en-GB"/>
        </w:rPr>
        <w:t>15</w:t>
      </w:r>
      <w:r>
        <w:rPr>
          <w:lang w:val="en-GB"/>
        </w:rPr>
        <w:t>(4), 257–265.</w:t>
      </w:r>
    </w:p>
    <w:p>
      <w:pPr>
        <w:pStyle w:val="Bibliography"/>
        <w:rPr>
          <w:lang w:val="en-GB"/>
        </w:rPr>
      </w:pPr>
      <w:r>
        <w:rPr>
          <w:lang w:val="en-GB"/>
        </w:rPr>
        <w:t xml:space="preserve">Pires, M. M., Koch, P. L., Farina, R. A., Aguiar, M. A. de, Reis, S. F. dos, &amp; Guimarães Jr, P. R. (2015). Pleistocene megafaunal interaction networks became more vulnerable after human arrival. </w:t>
      </w:r>
      <w:r>
        <w:rPr>
          <w:i/>
          <w:lang w:val="en-GB"/>
        </w:rPr>
        <w:t>Proceedings of the Royal Society B: Biological Sciences</w:t>
      </w:r>
      <w:r>
        <w:rPr>
          <w:lang w:val="en-GB"/>
        </w:rPr>
        <w:t xml:space="preserve">, </w:t>
      </w:r>
      <w:r>
        <w:rPr>
          <w:i/>
          <w:lang w:val="en-GB"/>
        </w:rPr>
        <w:t>282</w:t>
      </w:r>
      <w:r>
        <w:rPr>
          <w:lang w:val="en-GB"/>
        </w:rPr>
        <w:t>(1814), 20151367.</w:t>
      </w:r>
    </w:p>
    <w:p>
      <w:pPr>
        <w:pStyle w:val="Bibliography"/>
        <w:rPr>
          <w:lang w:val="en-GB"/>
        </w:rPr>
      </w:pPr>
      <w:r>
        <w:rPr>
          <w:lang w:val="en-GB"/>
        </w:rPr>
        <w:t xml:space="preserve">Poelen, J. H., Simons, J. D., &amp; Mungall, C. J. (2014). Global biotic interactions: An open infrastructure to share and analyze species-interaction datasets. </w:t>
      </w:r>
      <w:r>
        <w:rPr>
          <w:i/>
          <w:lang w:val="en-GB"/>
        </w:rPr>
        <w:t>Ecological Informatics</w:t>
      </w:r>
      <w:r>
        <w:rPr>
          <w:lang w:val="en-GB"/>
        </w:rPr>
        <w:t xml:space="preserve">, </w:t>
      </w:r>
      <w:r>
        <w:rPr>
          <w:i/>
          <w:lang w:val="en-GB"/>
        </w:rPr>
        <w:t>24</w:t>
      </w:r>
      <w:r>
        <w:rPr>
          <w:lang w:val="en-GB"/>
        </w:rPr>
        <w:t>, 148–159.</w:t>
      </w:r>
    </w:p>
    <w:p>
      <w:pPr>
        <w:pStyle w:val="Bibliography"/>
        <w:rPr>
          <w:lang w:val="en-GB"/>
        </w:rPr>
      </w:pPr>
      <w:r>
        <w:rPr>
          <w:lang w:val="en-GB"/>
        </w:rPr>
        <w:t xml:space="preserve">Pomeranz, J. P., Thompson, R. M., Poisot, T., &amp; Harding, J. S. (2019). Inferring predator–prey interactions in food webs. </w:t>
      </w:r>
      <w:r>
        <w:rPr>
          <w:i/>
          <w:lang w:val="en-GB"/>
        </w:rPr>
        <w:t>Methods in Ecology and Evolution</w:t>
      </w:r>
      <w:r>
        <w:rPr>
          <w:lang w:val="en-GB"/>
        </w:rPr>
        <w:t xml:space="preserve">, </w:t>
      </w:r>
      <w:r>
        <w:rPr>
          <w:i/>
          <w:lang w:val="en-GB"/>
        </w:rPr>
        <w:t>10</w:t>
      </w:r>
      <w:r>
        <w:rPr>
          <w:lang w:val="en-GB"/>
        </w:rPr>
        <w:t>(3), 356–367.</w:t>
      </w:r>
    </w:p>
    <w:p>
      <w:pPr>
        <w:pStyle w:val="Bibliography"/>
        <w:rPr>
          <w:lang w:val="en-GB"/>
        </w:rPr>
      </w:pPr>
      <w:r>
        <w:rPr>
          <w:lang w:val="en-GB"/>
        </w:rPr>
        <w:t xml:space="preserve">Poo-Muñoz, D. A., Escobar, L. E., Peterson, A. T., Astorga, F., Organ, J. F., &amp; Medina-Vogel, G. (2014). </w:t>
      </w:r>
      <w:r>
        <w:rPr>
          <w:i/>
          <w:iCs/>
          <w:lang w:val="en-GB"/>
        </w:rPr>
        <w:t>Galictis cuja</w:t>
      </w:r>
      <w:r>
        <w:rPr>
          <w:lang w:val="en-GB"/>
        </w:rPr>
        <w:t xml:space="preserve"> (mammalia): An update of current knowledge and geographic distribution. </w:t>
      </w:r>
      <w:r>
        <w:rPr>
          <w:i/>
          <w:lang w:val="en-GB"/>
        </w:rPr>
        <w:t>Iheringia. Série Zoologia</w:t>
      </w:r>
      <w:r>
        <w:rPr>
          <w:lang w:val="en-GB"/>
        </w:rPr>
        <w:t xml:space="preserve">, </w:t>
      </w:r>
      <w:r>
        <w:rPr>
          <w:i/>
          <w:lang w:val="en-GB"/>
        </w:rPr>
        <w:t>104</w:t>
      </w:r>
      <w:r>
        <w:rPr>
          <w:lang w:val="en-GB"/>
        </w:rPr>
        <w:t>(3), 341–346.</w:t>
      </w:r>
    </w:p>
    <w:p>
      <w:pPr>
        <w:pStyle w:val="Bibliography"/>
        <w:rPr/>
      </w:pPr>
      <w:r>
        <w:rPr>
          <w:lang w:val="en-GB"/>
        </w:rPr>
        <w:t xml:space="preserve">R Core Team. (2018). </w:t>
      </w:r>
      <w:r>
        <w:rPr>
          <w:i/>
          <w:lang w:val="en-GB"/>
        </w:rPr>
        <w:t>R: A language and environment for statistical computing</w:t>
      </w:r>
      <w:r>
        <w:rPr>
          <w:lang w:val="en-GB"/>
        </w:rPr>
        <w:t xml:space="preserve">. Retrieved from </w:t>
      </w:r>
      <w:hyperlink r:id="rId16">
        <w:r>
          <w:rPr>
            <w:rStyle w:val="InternetLink"/>
            <w:lang w:val="en-GB"/>
          </w:rPr>
          <w:t>https://www.R-project.org/</w:t>
        </w:r>
      </w:hyperlink>
    </w:p>
    <w:p>
      <w:pPr>
        <w:pStyle w:val="Bibliography"/>
        <w:rPr>
          <w:lang w:val="en-GB"/>
        </w:rPr>
      </w:pPr>
      <w:r>
        <w:rPr>
          <w:lang w:val="en-GB"/>
        </w:rPr>
        <w:t xml:space="preserve">Riesch, F., Tonn, B., Meißner, M., Balkenhol, N., &amp; Isselstein, J. (2019). Grazing by wild red deer: Management options for the conservation of semi-natural open habitats. </w:t>
      </w:r>
      <w:commentRangeStart w:id="114"/>
      <w:r>
        <w:rPr>
          <w:i/>
          <w:lang w:val="en-GB"/>
        </w:rPr>
        <w:t>Journal of Applied Ecology</w:t>
      </w:r>
      <w:r>
        <w:rPr>
          <w:lang w:val="en-GB"/>
        </w:rPr>
        <w:t>.</w:t>
      </w:r>
      <w:commentRangeEnd w:id="114"/>
      <w:r>
        <w:commentReference w:id="114"/>
      </w:r>
      <w:r>
        <w:rPr>
          <w:lang w:val="en-GB"/>
        </w:rPr>
      </w:r>
    </w:p>
    <w:p>
      <w:pPr>
        <w:pStyle w:val="Bibliography"/>
        <w:rPr>
          <w:lang w:val="en-GB"/>
        </w:rPr>
      </w:pPr>
      <w:r>
        <w:rPr>
          <w:lang w:val="en-GB"/>
        </w:rPr>
        <w:t xml:space="preserve">Ripple, W. J., Estes, J. A., Beschta, R. L., Wilmers, C. C., Ritchie, E. G., Hebblewhite, M., … others. (2014). Status and ecological effects of the world’s largest carnivores. </w:t>
      </w:r>
      <w:r>
        <w:rPr>
          <w:i/>
          <w:lang w:val="en-GB"/>
        </w:rPr>
        <w:t>Science</w:t>
      </w:r>
      <w:r>
        <w:rPr>
          <w:lang w:val="en-GB"/>
        </w:rPr>
        <w:t xml:space="preserve">, </w:t>
      </w:r>
      <w:r>
        <w:rPr>
          <w:i/>
          <w:lang w:val="en-GB"/>
        </w:rPr>
        <w:t>343</w:t>
      </w:r>
      <w:r>
        <w:rPr>
          <w:lang w:val="en-GB"/>
        </w:rPr>
        <w:t>(6167), 1241484.</w:t>
      </w:r>
    </w:p>
    <w:p>
      <w:pPr>
        <w:pStyle w:val="Bibliography"/>
        <w:rPr>
          <w:lang w:val="en-GB"/>
        </w:rPr>
      </w:pPr>
      <w:r>
        <w:rPr>
          <w:lang w:val="en-GB"/>
        </w:rPr>
        <w:t xml:space="preserve">Robinson, N., Regetz, J., &amp; Guralnick, R. P. (2014). EarthEnv-dem90: </w:t>
      </w:r>
      <w:commentRangeStart w:id="115"/>
      <w:r>
        <w:rPr>
          <w:lang w:val="en-GB"/>
        </w:rPr>
        <w:t xml:space="preserve">A nearly-global, void-free, multi-scale smoothed, 90m digital elevation model from fused aster and srtm data. </w:t>
      </w:r>
      <w:r>
        <w:rPr>
          <w:lang w:val="en-GB"/>
        </w:rPr>
      </w:r>
      <w:commentRangeEnd w:id="115"/>
      <w:r>
        <w:commentReference w:id="115"/>
      </w:r>
      <w:r>
        <w:rPr>
          <w:i/>
          <w:lang w:val="en-GB"/>
        </w:rPr>
        <w:t>ISPRS Journal of Photogrammetry and Remote Sensing</w:t>
      </w:r>
      <w:r>
        <w:rPr>
          <w:lang w:val="en-GB"/>
        </w:rPr>
        <w:t xml:space="preserve">, </w:t>
      </w:r>
      <w:r>
        <w:rPr>
          <w:i/>
          <w:lang w:val="en-GB"/>
        </w:rPr>
        <w:t>87</w:t>
      </w:r>
      <w:r>
        <w:rPr>
          <w:lang w:val="en-GB"/>
        </w:rPr>
        <w:t>, 57–67.</w:t>
      </w:r>
    </w:p>
    <w:p>
      <w:pPr>
        <w:pStyle w:val="Bibliography"/>
        <w:rPr>
          <w:lang w:val="en-GB"/>
        </w:rPr>
      </w:pPr>
      <w:r>
        <w:rPr>
          <w:lang w:val="en-GB"/>
        </w:rPr>
        <w:t xml:space="preserve">Root-Bernstein, M., Gooden, J., &amp; Boyes, A. (2018). Rewilding in practice: Projects and policy. </w:t>
      </w:r>
      <w:r>
        <w:rPr>
          <w:i/>
          <w:lang w:val="en-GB"/>
        </w:rPr>
        <w:t>Geoforum</w:t>
      </w:r>
      <w:r>
        <w:rPr>
          <w:lang w:val="en-GB"/>
        </w:rPr>
        <w:t xml:space="preserve">, </w:t>
      </w:r>
      <w:r>
        <w:rPr>
          <w:i/>
          <w:lang w:val="en-GB"/>
        </w:rPr>
        <w:t>97</w:t>
      </w:r>
      <w:r>
        <w:rPr>
          <w:lang w:val="en-GB"/>
        </w:rPr>
        <w:t>, 292–304.</w:t>
      </w:r>
    </w:p>
    <w:p>
      <w:pPr>
        <w:pStyle w:val="Bibliography"/>
        <w:rPr>
          <w:lang w:val="en-GB"/>
        </w:rPr>
      </w:pPr>
      <w:r>
        <w:rPr>
          <w:lang w:val="en-GB"/>
        </w:rPr>
        <w:t xml:space="preserve">Runge, C. A., Watson, J. E., Butchart, S. H., Hanson, J. O., Possingham, H. P., &amp; Fuller, R. A. (2015). Protected areas and global conservation of migratory birds. </w:t>
      </w:r>
      <w:r>
        <w:rPr>
          <w:i/>
          <w:lang w:val="en-GB"/>
        </w:rPr>
        <w:t>Science</w:t>
      </w:r>
      <w:r>
        <w:rPr>
          <w:lang w:val="en-GB"/>
        </w:rPr>
        <w:t xml:space="preserve">, </w:t>
      </w:r>
      <w:r>
        <w:rPr>
          <w:i/>
          <w:lang w:val="en-GB"/>
        </w:rPr>
        <w:t>350</w:t>
      </w:r>
      <w:r>
        <w:rPr>
          <w:lang w:val="en-GB"/>
        </w:rPr>
        <w:t>(6265), 1255–1258.</w:t>
      </w:r>
    </w:p>
    <w:p>
      <w:pPr>
        <w:pStyle w:val="Bibliography"/>
        <w:rPr>
          <w:lang w:val="en-GB"/>
        </w:rPr>
      </w:pPr>
      <w:r>
        <w:rPr>
          <w:lang w:val="en-GB"/>
        </w:rPr>
        <w:t xml:space="preserve">Sawilowsky, S. S. (2009). New effect size rules of thumb. </w:t>
      </w:r>
      <w:r>
        <w:rPr>
          <w:i/>
          <w:lang w:val="en-GB"/>
        </w:rPr>
        <w:t>Journal of Modern Applied Statistical Methods</w:t>
      </w:r>
      <w:r>
        <w:rPr>
          <w:lang w:val="en-GB"/>
        </w:rPr>
        <w:t xml:space="preserve">, </w:t>
      </w:r>
      <w:r>
        <w:rPr>
          <w:i/>
          <w:lang w:val="en-GB"/>
        </w:rPr>
        <w:t>8</w:t>
      </w:r>
      <w:r>
        <w:rPr>
          <w:lang w:val="en-GB"/>
        </w:rPr>
        <w:t>(2), 597–599.</w:t>
      </w:r>
    </w:p>
    <w:p>
      <w:pPr>
        <w:pStyle w:val="Bibliography"/>
        <w:rPr>
          <w:lang w:val="en-GB"/>
        </w:rPr>
      </w:pPr>
      <w:r>
        <w:rPr>
          <w:lang w:val="en-GB"/>
        </w:rPr>
        <w:t xml:space="preserve">Segura, A. M., Farina, R. A., &amp; Arim, M. (2016). Exceptional body sizes but typical trophic structure in a Pleistocene food web. </w:t>
      </w:r>
      <w:r>
        <w:rPr>
          <w:i/>
          <w:lang w:val="en-GB"/>
        </w:rPr>
        <w:t>Biology Letters</w:t>
      </w:r>
      <w:r>
        <w:rPr>
          <w:lang w:val="en-GB"/>
        </w:rPr>
        <w:t xml:space="preserve">, </w:t>
      </w:r>
      <w:r>
        <w:rPr>
          <w:i/>
          <w:lang w:val="en-GB"/>
        </w:rPr>
        <w:t>12</w:t>
      </w:r>
      <w:r>
        <w:rPr>
          <w:lang w:val="en-GB"/>
        </w:rPr>
        <w:t>(5), 20160228.</w:t>
      </w:r>
    </w:p>
    <w:p>
      <w:pPr>
        <w:pStyle w:val="Bibliography"/>
        <w:rPr>
          <w:lang w:val="en-GB"/>
        </w:rPr>
      </w:pPr>
      <w:r>
        <w:rPr>
          <w:lang w:val="en-GB"/>
        </w:rPr>
        <w:t xml:space="preserve">Smith, F. A., Smith, R. E. E., Lyons, S. K., &amp; Payne, J. L. (2018). Body size downgrading of mammals over the late Quaternary. </w:t>
      </w:r>
      <w:r>
        <w:rPr>
          <w:i/>
          <w:lang w:val="en-GB"/>
        </w:rPr>
        <w:t>Science</w:t>
      </w:r>
      <w:r>
        <w:rPr>
          <w:lang w:val="en-GB"/>
        </w:rPr>
        <w:t xml:space="preserve">, </w:t>
      </w:r>
      <w:r>
        <w:rPr>
          <w:i/>
          <w:lang w:val="en-GB"/>
        </w:rPr>
        <w:t>360</w:t>
      </w:r>
      <w:r>
        <w:rPr>
          <w:lang w:val="en-GB"/>
        </w:rPr>
        <w:t>(6386), 310–313.</w:t>
      </w:r>
    </w:p>
    <w:p>
      <w:pPr>
        <w:pStyle w:val="Bibliography"/>
        <w:rPr>
          <w:lang w:val="en-GB"/>
        </w:rPr>
      </w:pPr>
      <w:r>
        <w:rPr>
          <w:lang w:val="en-GB"/>
        </w:rPr>
        <w:t xml:space="preserve">Svenning, J.-C., Pedersen, P. B., Donlan, C. J., Ejrnæs, R., Faurby, S., Galetti, M., … others. (2016). Science for a wilder Anthropocene: Synthesis and future directions for trophic rewilding research. </w:t>
      </w:r>
      <w:r>
        <w:rPr>
          <w:i/>
          <w:lang w:val="en-GB"/>
        </w:rPr>
        <w:t>Proceedings of the National Academy of Sciences</w:t>
      </w:r>
      <w:r>
        <w:rPr>
          <w:lang w:val="en-GB"/>
        </w:rPr>
        <w:t xml:space="preserve">, </w:t>
      </w:r>
      <w:r>
        <w:rPr>
          <w:i/>
          <w:lang w:val="en-GB"/>
        </w:rPr>
        <w:t>113</w:t>
      </w:r>
      <w:r>
        <w:rPr>
          <w:lang w:val="en-GB"/>
        </w:rPr>
        <w:t>(4), 898–906.</w:t>
      </w:r>
    </w:p>
    <w:p>
      <w:pPr>
        <w:pStyle w:val="Bibliography"/>
        <w:rPr>
          <w:lang w:val="en-GB"/>
        </w:rPr>
      </w:pPr>
      <w:r>
        <w:rPr>
          <w:lang w:val="en-GB"/>
        </w:rPr>
        <w:t xml:space="preserve">Tanentzap, A. J., &amp; Smith, B. R. (2018). Unintentional rewilding: Lessons for trophic rewilding from other forms of species introductions. </w:t>
      </w:r>
      <w:r>
        <w:rPr>
          <w:i/>
          <w:lang w:val="en-GB"/>
        </w:rPr>
        <w:t>Philosophical Transactions of the Royal Society B: Biological Sciences</w:t>
      </w:r>
      <w:r>
        <w:rPr>
          <w:lang w:val="en-GB"/>
        </w:rPr>
        <w:t xml:space="preserve">, </w:t>
      </w:r>
      <w:r>
        <w:rPr>
          <w:i/>
          <w:lang w:val="en-GB"/>
        </w:rPr>
        <w:t>373</w:t>
      </w:r>
      <w:r>
        <w:rPr>
          <w:lang w:val="en-GB"/>
        </w:rPr>
        <w:t>(1761), 20170445.</w:t>
      </w:r>
    </w:p>
    <w:p>
      <w:pPr>
        <w:pStyle w:val="Bibliography"/>
        <w:rPr>
          <w:lang w:val="en-GB"/>
        </w:rPr>
      </w:pPr>
      <w:commentRangeStart w:id="116"/>
      <w:r>
        <w:rPr>
          <w:lang w:val="en-GB"/>
        </w:rPr>
        <w:t xml:space="preserve">Theunissen, B. (2019). The oostvaardersplassen fiasco. </w:t>
      </w:r>
      <w:r>
        <w:rPr>
          <w:i/>
          <w:lang w:val="en-GB"/>
        </w:rPr>
        <w:t>Isis</w:t>
      </w:r>
      <w:r>
        <w:rPr>
          <w:lang w:val="en-GB"/>
        </w:rPr>
        <w:t xml:space="preserve">, </w:t>
      </w:r>
      <w:r>
        <w:rPr>
          <w:i/>
          <w:lang w:val="en-GB"/>
        </w:rPr>
        <w:t>110</w:t>
      </w:r>
      <w:r>
        <w:rPr>
          <w:lang w:val="en-GB"/>
        </w:rPr>
        <w:t>(2), 341–345.</w:t>
      </w:r>
      <w:commentRangeEnd w:id="116"/>
      <w:r>
        <w:commentReference w:id="116"/>
      </w:r>
      <w:r>
        <w:rPr>
          <w:lang w:val="en-GB"/>
        </w:rPr>
      </w:r>
    </w:p>
    <w:p>
      <w:pPr>
        <w:pStyle w:val="Bibliography"/>
        <w:rPr/>
      </w:pPr>
      <w:r>
        <w:rPr>
          <w:lang w:val="en-GB"/>
        </w:rPr>
        <w:t xml:space="preserve">UNEP-WCMC, &amp; IUCN. (2019). </w:t>
      </w:r>
      <w:r>
        <w:rPr>
          <w:i/>
          <w:lang w:val="en-GB"/>
        </w:rPr>
        <w:t>Protected planet: The world database on protected areas (wdpa)</w:t>
      </w:r>
      <w:r>
        <w:rPr>
          <w:lang w:val="en-GB"/>
        </w:rPr>
        <w:t xml:space="preserve">. Retrieved from </w:t>
      </w:r>
      <w:hyperlink r:id="rId17">
        <w:r>
          <w:rPr>
            <w:rStyle w:val="InternetLink"/>
            <w:lang w:val="en-GB"/>
          </w:rPr>
          <w:t>www.protectedplanet.net</w:t>
        </w:r>
      </w:hyperlink>
    </w:p>
    <w:p>
      <w:pPr>
        <w:pStyle w:val="Bibliography"/>
        <w:rPr>
          <w:lang w:val="en-GB"/>
        </w:rPr>
      </w:pPr>
      <w:r>
        <w:rPr>
          <w:lang w:val="en-GB"/>
        </w:rPr>
        <w:t xml:space="preserve">Valiente-Banuet, A., Aizen, M. A., Alcántara, J. M., Arroyo, J., Cocucci, A., Galetti, M., … others. (2015). Beyond species loss: The extinction of ecological interactions in a changing world. </w:t>
      </w:r>
      <w:r>
        <w:rPr>
          <w:i/>
          <w:lang w:val="en-GB"/>
        </w:rPr>
        <w:t>Functional Ecology</w:t>
      </w:r>
      <w:r>
        <w:rPr>
          <w:lang w:val="en-GB"/>
        </w:rPr>
        <w:t xml:space="preserve">, </w:t>
      </w:r>
      <w:r>
        <w:rPr>
          <w:i/>
          <w:lang w:val="en-GB"/>
        </w:rPr>
        <w:t>29</w:t>
      </w:r>
      <w:r>
        <w:rPr>
          <w:lang w:val="en-GB"/>
        </w:rPr>
        <w:t>(3), 299–307.</w:t>
      </w:r>
    </w:p>
    <w:p>
      <w:pPr>
        <w:pStyle w:val="Bibliography"/>
        <w:rPr>
          <w:lang w:val="en-GB"/>
        </w:rPr>
      </w:pPr>
      <w:r>
        <w:rPr>
          <w:lang w:val="en-GB"/>
        </w:rPr>
        <w:t xml:space="preserve">Venter, O., Magrach, A., Outram, N., Klein, C. J., Possingham, H. P., Di Marco, M., &amp; Watson, J. E. (2018). Bias in protected-area location and its effects on long-term aspirations of biodiversity conventions. </w:t>
      </w:r>
      <w:r>
        <w:rPr>
          <w:i/>
          <w:lang w:val="en-GB"/>
        </w:rPr>
        <w:t>Conservation Biology</w:t>
      </w:r>
      <w:r>
        <w:rPr>
          <w:lang w:val="en-GB"/>
        </w:rPr>
        <w:t xml:space="preserve">, </w:t>
      </w:r>
      <w:r>
        <w:rPr>
          <w:i/>
          <w:lang w:val="en-GB"/>
        </w:rPr>
        <w:t>32</w:t>
      </w:r>
      <w:r>
        <w:rPr>
          <w:lang w:val="en-GB"/>
        </w:rPr>
        <w:t>(1), 127–134.</w:t>
      </w:r>
    </w:p>
    <w:p>
      <w:pPr>
        <w:pStyle w:val="Bibliography"/>
        <w:rPr>
          <w:lang w:val="en-GB"/>
        </w:rPr>
      </w:pPr>
      <w:r>
        <w:rPr>
          <w:lang w:val="en-GB"/>
        </w:rPr>
        <w:t xml:space="preserve">Visser, S. N. de, Freymann, B. P., &amp; Olff, H. (2011). The Serengeti food web: Empirical quantification and analysis of topological changes under increasing human impact. </w:t>
      </w:r>
      <w:r>
        <w:rPr>
          <w:i/>
          <w:lang w:val="en-GB"/>
        </w:rPr>
        <w:t>Journal of Animal Ecology</w:t>
      </w:r>
      <w:r>
        <w:rPr>
          <w:lang w:val="en-GB"/>
        </w:rPr>
        <w:t xml:space="preserve">, </w:t>
      </w:r>
      <w:r>
        <w:rPr>
          <w:i/>
          <w:lang w:val="en-GB"/>
        </w:rPr>
        <w:t>80</w:t>
      </w:r>
      <w:r>
        <w:rPr>
          <w:lang w:val="en-GB"/>
        </w:rPr>
        <w:t>(2), 484–494.</w:t>
      </w:r>
    </w:p>
    <w:p>
      <w:pPr>
        <w:pStyle w:val="Bibliography"/>
        <w:rPr/>
      </w:pPr>
      <w:r>
        <w:rPr>
          <w:lang w:val="en-GB"/>
        </w:rPr>
        <w:t xml:space="preserve">Wickham, H. (2016). </w:t>
      </w:r>
      <w:r>
        <w:rPr>
          <w:i/>
          <w:lang w:val="en-GB"/>
        </w:rPr>
        <w:t>Ggplot2: Elegant graphics for data analysis</w:t>
      </w:r>
      <w:r>
        <w:rPr>
          <w:lang w:val="en-GB"/>
        </w:rPr>
        <w:t xml:space="preserve">. Retrieved from </w:t>
      </w:r>
      <w:hyperlink r:id="rId18">
        <w:r>
          <w:rPr>
            <w:rStyle w:val="InternetLink"/>
            <w:lang w:val="en-GB"/>
          </w:rPr>
          <w:t>https://ggplot2.tidyverse.org</w:t>
        </w:r>
      </w:hyperlink>
    </w:p>
    <w:p>
      <w:pPr>
        <w:pStyle w:val="Bibliography"/>
        <w:rPr>
          <w:lang w:val="en-GB"/>
        </w:rPr>
      </w:pPr>
      <w:commentRangeStart w:id="117"/>
      <w:r>
        <w:rPr>
          <w:lang w:val="en-GB"/>
        </w:rPr>
        <w:t xml:space="preserve">Wickham, H. (2017). The tidyverse. </w:t>
      </w:r>
      <w:r>
        <w:rPr>
          <w:i/>
          <w:lang w:val="en-GB"/>
        </w:rPr>
        <w:t>R Package Ver. 1.1. 1</w:t>
      </w:r>
      <w:r>
        <w:rPr>
          <w:lang w:val="en-GB"/>
        </w:rPr>
        <w:t>.</w:t>
      </w:r>
      <w:commentRangeEnd w:id="117"/>
      <w:r>
        <w:commentReference w:id="117"/>
      </w:r>
      <w:r>
        <w:rPr>
          <w:lang w:val="en-GB"/>
        </w:rPr>
      </w:r>
    </w:p>
    <w:p>
      <w:pPr>
        <w:pStyle w:val="Bibliography"/>
        <w:rPr>
          <w:lang w:val="en-GB"/>
        </w:rPr>
      </w:pPr>
      <w:r>
        <w:rPr>
          <w:lang w:val="en-GB"/>
        </w:rPr>
        <w:t xml:space="preserve">Williams, R. J., &amp; Martinez, N. D. (2000). Simple rules yield complex food webs. </w:t>
      </w:r>
      <w:r>
        <w:rPr>
          <w:i/>
          <w:lang w:val="en-GB"/>
        </w:rPr>
        <w:t>Nature</w:t>
      </w:r>
      <w:r>
        <w:rPr>
          <w:lang w:val="en-GB"/>
        </w:rPr>
        <w:t xml:space="preserve">, </w:t>
      </w:r>
      <w:r>
        <w:rPr>
          <w:i/>
          <w:lang w:val="en-GB"/>
        </w:rPr>
        <w:t>404</w:t>
      </w:r>
      <w:r>
        <w:rPr>
          <w:lang w:val="en-GB"/>
        </w:rPr>
        <w:t>(6774), 180.</w:t>
      </w:r>
    </w:p>
    <w:p>
      <w:pPr>
        <w:pStyle w:val="Bibliography"/>
        <w:rPr>
          <w:lang w:val="en-GB"/>
        </w:rPr>
      </w:pPr>
      <w:r>
        <w:rPr>
          <w:lang w:val="en-GB"/>
        </w:rPr>
        <w:t xml:space="preserve">Woodroffe, R., &amp; Ginsberg, J. R. (1998). Edge effects and the extinction of populations inside protected areas. </w:t>
      </w:r>
      <w:r>
        <w:rPr>
          <w:i/>
          <w:lang w:val="en-GB"/>
        </w:rPr>
        <w:t>Science</w:t>
      </w:r>
      <w:r>
        <w:rPr>
          <w:lang w:val="en-GB"/>
        </w:rPr>
        <w:t xml:space="preserve">, </w:t>
      </w:r>
      <w:r>
        <w:rPr>
          <w:i/>
          <w:lang w:val="en-GB"/>
        </w:rPr>
        <w:t>280</w:t>
      </w:r>
      <w:r>
        <w:rPr>
          <w:lang w:val="en-GB"/>
        </w:rPr>
        <w:t>(5372), 2126–2128.</w:t>
      </w:r>
    </w:p>
    <w:p>
      <w:pPr>
        <w:pStyle w:val="Bibliography"/>
        <w:rPr>
          <w:lang w:val="en-GB"/>
        </w:rPr>
      </w:pPr>
      <w:r>
        <w:rPr>
          <w:lang w:val="en-GB"/>
        </w:rPr>
        <w:t xml:space="preserve">Yeakel, J. D., Pires, M. M., Rudolf, L., Dominy, N. J., Koch, P. L., Guimarães, P. R., &amp; Gross, T. (2014). Collapse of an ecological network in ancient Egypt. </w:t>
      </w:r>
      <w:r>
        <w:rPr>
          <w:i/>
          <w:lang w:val="en-GB"/>
        </w:rPr>
        <w:t>Proceedings of the National Academy of Sciences</w:t>
      </w:r>
      <w:r>
        <w:rPr>
          <w:lang w:val="en-GB"/>
        </w:rPr>
        <w:t xml:space="preserve">, </w:t>
      </w:r>
      <w:r>
        <w:rPr>
          <w:i/>
          <w:lang w:val="en-GB"/>
        </w:rPr>
        <w:t>111</w:t>
      </w:r>
      <w:r>
        <w:rPr>
          <w:lang w:val="en-GB"/>
        </w:rPr>
        <w:t>(40), 14472–14477.</w:t>
      </w:r>
    </w:p>
    <w:p>
      <w:pPr>
        <w:pStyle w:val="Bibliography"/>
        <w:rPr>
          <w:lang w:val="en-GB"/>
        </w:rPr>
      </w:pPr>
      <w:r>
        <w:rPr>
          <w:lang w:val="en-GB"/>
        </w:rPr>
        <w:t xml:space="preserve">Zhang, J., Qian, H., Girardello, M., Pellissier, V., Nielsen, S. E., &amp; Svenning, J.-C. (2018). Trophic interactions among vertebrate guilds and plants shape global patterns in species diversity. </w:t>
      </w:r>
      <w:r>
        <w:rPr>
          <w:i/>
          <w:lang w:val="en-GB"/>
        </w:rPr>
        <w:t>Proceedings of the Royal Society B: Biological Sciences</w:t>
      </w:r>
      <w:r>
        <w:rPr>
          <w:lang w:val="en-GB"/>
        </w:rPr>
        <w:t xml:space="preserve">, </w:t>
      </w:r>
      <w:r>
        <w:rPr>
          <w:i/>
          <w:lang w:val="en-GB"/>
        </w:rPr>
        <w:t>285</w:t>
      </w:r>
      <w:r>
        <w:rPr>
          <w:lang w:val="en-GB"/>
        </w:rPr>
        <w:t>(1883), 20180949.</w:t>
      </w:r>
    </w:p>
    <w:p>
      <w:pPr>
        <w:pStyle w:val="Bibliography"/>
        <w:spacing w:before="0" w:after="200"/>
        <w:rPr>
          <w:lang w:val="en-GB"/>
        </w:rPr>
      </w:pPr>
      <w:r>
        <w:rPr>
          <w:lang w:val="en-GB"/>
        </w:rPr>
        <w:t xml:space="preserve">Zuur, A., Ieno, E. N., Walker, N., Saveliev, A. A., &amp; Smith, G. M. (2009). </w:t>
      </w:r>
      <w:commentRangeStart w:id="118"/>
      <w:r>
        <w:rPr>
          <w:i/>
          <w:lang w:val="en-GB"/>
        </w:rPr>
        <w:t>Mixed effects models and extensions in ecology with r</w:t>
      </w:r>
      <w:r>
        <w:rPr>
          <w:lang w:val="en-GB"/>
        </w:rPr>
      </w:r>
      <w:commentRangeEnd w:id="118"/>
      <w:r>
        <w:commentReference w:id="118"/>
      </w:r>
      <w:r>
        <w:rPr>
          <w:lang w:val="en-GB"/>
        </w:rPr>
        <w:t>. Springer Science &amp; Business Media.</w:t>
      </w:r>
    </w:p>
    <w:sectPr>
      <w:type w:val="nextPage"/>
      <w:pgSz w:w="12240" w:h="15840"/>
      <w:pgMar w:left="1800" w:right="1800" w:header="0" w:top="1440" w:footer="0" w:bottom="1440" w:gutter="0"/>
      <w:pgNumType w:fmt="decimal"/>
      <w:formProt w:val="false"/>
      <w:textDirection w:val="lrTb"/>
      <w:docGrid w:type="default" w:linePitch="240"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Berti Emilio" w:date="2020-01-16T13:46:00Z" w:initials="BE">
    <w:p>
      <w:r>
        <w:rPr>
          <w:rFonts w:ascii="Cambria" w:hAnsi="Cambria" w:eastAsia="Cambria"/>
          <w:color w:val="000000"/>
          <w:sz w:val="20"/>
          <w:lang w:val="en-US" w:eastAsia="en-US" w:bidi="en-US"/>
        </w:rPr>
        <w:t>Please skip, conversion issues, will fix.</w:t>
      </w:r>
    </w:p>
  </w:comment>
  <w:comment w:id="1" w:author="Berti Emilio" w:date="2020-01-16T13:47:00Z" w:initials="BE">
    <w:p>
      <w:r>
        <w:rPr>
          <w:rFonts w:ascii="Cambria" w:hAnsi="Cambria" w:eastAsia="Cambria"/>
          <w:b/>
          <w:bCs/>
          <w:sz w:val="20"/>
          <w:lang w:val="en-US" w:eastAsia="en-US" w:bidi="en-US"/>
        </w:rPr>
        <w:t>I fell we need a broader conclusion sentence here.</w:t>
      </w:r>
    </w:p>
  </w:comment>
  <w:comment w:id="2" w:author="Microsoft Office User" w:date="2020-01-19T17:10:00Z" w:initials="MOU">
    <w:p>
      <w:r>
        <w:rPr>
          <w:rFonts w:ascii="Liberation Serif" w:hAnsi="Liberation Serif" w:eastAsia="DejaVu Sans"/>
          <w:lang w:val="en-US" w:eastAsia="en-US" w:bidi="en-US"/>
        </w:rPr>
        <w:t>I agree and is why I suggest running under other scenarios – this strengthens the result considerably and allow us to make stronger inference</w:t>
      </w:r>
    </w:p>
  </w:comment>
  <w:comment w:id="3" w:author="Berti Emilio" w:date="2020-01-27T09:08:05Z" w:initials="BE">
    <w:p>
      <w:r>
        <w:rPr>
          <w:rFont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val="en-US" w:eastAsia="en-US" w:bidi="ar-SA"/>
        </w:rPr>
        <w:t>Reply to Microsoft Office User (19/01/2020, 17:10): "..."</w:t>
      </w:r>
    </w:p>
    <w:p>
      <w:r>
        <w:rPr>
          <w:rFonts w:ascii="Liberation Serif" w:hAnsi="Liberation Serif" w:eastAsia="DejaVu Sans"/>
          <w:sz w:val="20"/>
          <w:lang w:val="en-US" w:eastAsia="en-US" w:bidi="ar-SA"/>
        </w:rPr>
        <w:t>I didn’t mean to run other scenarios (which scenario?), but just to strengthen the final sentence with a broad implication of the study.</w:t>
      </w:r>
    </w:p>
  </w:comment>
  <w:comment w:id="4" w:author="Berti Emilio" w:date="2020-01-29T14:41:54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Check this again before submitting.</w:t>
      </w:r>
    </w:p>
  </w:comment>
  <w:comment w:id="5" w:author="Berti Emilio" w:date="2020-01-27T09:17:53Z" w:initials="BE">
    <w:p>
      <w:r>
        <w:rPr>
          <w:rFonts w:ascii="Cambria" w:hAnsi="Cambria" w:eastAsia="Cambria"/>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US" w:eastAsia="en-US" w:bidi="ar-SA"/>
        </w:rPr>
        <w:t>From a comment below.</w:t>
      </w:r>
    </w:p>
    <w:p>
      <w:r>
        <w:rPr>
          <w:rFonts w:ascii="Liberation Serif" w:hAnsi="Liberation Serif" w:eastAsia="DejaVu Sans"/>
          <w:lang w:val="en-US" w:eastAsia="en-US" w:bidi="en-US"/>
        </w:rPr>
      </w:r>
    </w:p>
    <w:p>
      <w:r>
        <w:rPr>
          <w:rFonts w:ascii="Cambria" w:hAnsi="Cambria" w:eastAsia="Cambria"/>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US" w:eastAsia="en-US" w:bidi="ar-SA"/>
        </w:rPr>
        <w:t>I like this in general, but I still think it will be useful to point out that some studies show that rewilding can have contradictory responses, e.g. Alston et al, 2019. This is not really because of rewilding issues, but more because of the methodology used in the Alston et al. paper. Would be nice to show that we see a consensus between sites and that rewilding has a consistent effect at global scale.</w:t>
      </w:r>
    </w:p>
  </w:comment>
  <w:comment w:id="6" w:author="Scott William Jarvie" w:date="2020-01-22T11:07:00Z" w:initials="SWJ">
    <w:p>
      <w:r>
        <w:rPr>
          <w:rFonts w:ascii="Liberation Serif" w:hAnsi="Liberation Serif" w:eastAsia="DejaVu Sans"/>
          <w:lang w:val="en-US" w:eastAsia="en-US" w:bidi="en-US"/>
        </w:rPr>
        <w:t>Ok, I checked a version I sent you previously with wording I was happier with, but for some reason was not incorporated. Was there a reason? I have commented on this sentence every time you sent the ms and always ask for changes. If you don’t understand, please ask rather than repeatably send it back. As you know, I’m always happy to walk through these things with you.</w:t>
      </w:r>
    </w:p>
    <w:p>
      <w:r>
        <w:rPr>
          <w:rFonts w:ascii="Liberation Serif" w:hAnsi="Liberation Serif" w:eastAsia="DejaVu Sans"/>
          <w:lang w:val="en-US" w:eastAsia="en-US" w:bidi="en-US"/>
        </w:rPr>
      </w:r>
    </w:p>
    <w:p>
      <w:r>
        <w:rPr>
          <w:rFonts w:ascii="Liberation Serif" w:hAnsi="Liberation Serif" w:eastAsia="DejaVu Sans"/>
          <w:lang w:val="en-US" w:eastAsia="en-US" w:bidi="en-US"/>
        </w:rPr>
        <w:t>Nevertheless, I think maybe the alternative paragraph in the comments could still be better, but at least this is closer to what should happen.</w:t>
      </w:r>
    </w:p>
    <w:p>
      <w:r>
        <w:rPr>
          <w:rFonts w:ascii="Liberation Serif" w:hAnsi="Liberation Serif" w:eastAsia="DejaVu Sans"/>
          <w:lang w:val="en-US" w:eastAsia="en-US" w:bidi="en-US"/>
        </w:rPr>
      </w:r>
    </w:p>
    <w:p>
      <w:r>
        <w:rPr>
          <w:rFonts w:ascii="Liberation Serif" w:hAnsi="Liberation Serif" w:eastAsia="DejaVu Sans"/>
          <w:lang w:val="en-US" w:eastAsia="en-US" w:bidi="en-US"/>
        </w:rPr>
      </w:r>
    </w:p>
  </w:comment>
  <w:comment w:id="7" w:author="Scott William Jarvie" w:date="2020-01-21T15:56:00Z" w:initials="SWJ">
    <w:p>
      <w:r>
        <w:rPr>
          <w:rFonts w:ascii="Liberation Serif" w:hAnsi="Liberation Serif" w:eastAsia="DejaVu Sans"/>
          <w:lang w:val="en-US" w:eastAsia="en-US" w:bidi="en-US"/>
        </w:rPr>
        <w:t>I’m not sure this is a good example, and the paper does not explicitly refer to referring so probably best not to use it. I’m not even sure what you are trying to get at here</w:t>
      </w:r>
    </w:p>
  </w:comment>
  <w:comment w:id="8" w:author="Scott William Jarvie" w:date="2020-01-21T15:54:00Z" w:initials="SWJ">
    <w:p>
      <w:r>
        <w:rPr>
          <w:rFonts w:ascii="Liberation Serif" w:hAnsi="Liberation Serif" w:eastAsia="DejaVu Sans"/>
          <w:lang w:val="en-US" w:eastAsia="en-US" w:bidi="en-US"/>
        </w:rPr>
        <w:t>They note this</w:t>
      </w:r>
    </w:p>
  </w:comment>
  <w:comment w:id="9" w:author="Scott William Jarvie" w:date="2020-01-21T11:47:00Z" w:initials="SWJ">
    <w:p>
      <w:r>
        <w:rPr>
          <w:rFonts w:ascii="Liberation Serif" w:hAnsi="Liberation Serif" w:eastAsia="DejaVu Sans"/>
          <w:lang w:val="en-US" w:eastAsia="en-US" w:bidi="en-US"/>
        </w:rPr>
        <w:t xml:space="preserve">As mentioned previously, I don’t think the authors question the ecological validity; its more the terminology. </w:t>
      </w:r>
    </w:p>
  </w:comment>
  <w:comment w:id="10" w:author="Scott William Jarvie" w:date="2020-01-21T16:19:00Z" w:initials="SWJ">
    <w:p>
      <w:r>
        <w:rPr>
          <w:rFonts w:ascii="Liberation Serif" w:hAnsi="Liberation Serif" w:eastAsia="DejaVu Sans"/>
          <w:lang w:val="en-US" w:eastAsia="en-US" w:bidi="en-US"/>
        </w:rPr>
        <w:t xml:space="preserve">Due to track changes, I could not keep things together. My suggestion for wording is to try and remove some of the problematic subjects, as why is criticism of the conceptual and ecological validity really needed in this paper. </w:t>
      </w:r>
    </w:p>
    <w:p>
      <w:r>
        <w:rPr>
          <w:rFonts w:ascii="Liberation Serif" w:hAnsi="Liberation Serif" w:eastAsia="DejaVu Sans"/>
          <w:lang w:val="en-US" w:eastAsia="en-US" w:bidi="en-US"/>
        </w:rPr>
      </w:r>
    </w:p>
    <w:p>
      <w:r>
        <w:rPr>
          <w:rFonts w:ascii="Liberation Serif" w:hAnsi="Liberation Serif" w:eastAsia="DejaVu Sans"/>
          <w:lang w:val="en-US" w:eastAsia="en-US" w:bidi="en-US"/>
        </w:rPr>
        <w:t>Perhaps you can keep the example of the wolves from Yellowsont e</w:t>
      </w:r>
    </w:p>
  </w:comment>
  <w:comment w:id="11" w:author="Scott William Jarvie" w:date="2020-01-21T16:00:00Z" w:initials="SWJ">
    <w:p>
      <w:r>
        <w:rPr>
          <w:rFonts w:ascii="Liberation Serif" w:hAnsi="Liberation Serif" w:eastAsia="DejaVu Sans"/>
          <w:lang w:val="en-US" w:eastAsia="en-US" w:bidi="en-US"/>
        </w:rPr>
        <w:t xml:space="preserve">I wonder if something like what is written below in italics would be better: </w:t>
      </w:r>
    </w:p>
    <w:p>
      <w:r>
        <w:rPr>
          <w:rFonts w:ascii="Liberation Serif" w:hAnsi="Liberation Serif" w:eastAsia="DejaVu Sans"/>
          <w:lang w:val="en-US" w:eastAsia="en-US" w:bidi="en-US"/>
        </w:rPr>
      </w:r>
    </w:p>
    <w:p>
      <w:r>
        <w:rPr>
          <w:rFonts w:ascii="Liberation Serif" w:hAnsi="Liberation Serif" w:eastAsia="DejaVu Sans"/>
          <w:i/>
          <w:iCs/>
          <w:lang w:val="en-US" w:eastAsia="en-US" w:bidi="en-US"/>
        </w:rPr>
        <w:t>Trophic rewilding, the (re)introduction of species to promote self-sustaining biodiverse ecosystems (Svenning et al., 2016), has been proposed to re-establish lost ecological interactions (Perino et al., 2019). However, empirical data from rewilding projects are scarce and geographically biased (Tanentzap &amp; Smith, 2018), with the scientific literature on rewilding dominated by essays, perspectives and and opinion papers (Bakker &amp; Svenning, 2018). Despite increasing evidence for the restoration potential of rewilding from local studies (Perino et al., 2019), there is limited knowledge of the potential of rewilding to rewire ecological networks to pre-human conditions at a global scale.</w:t>
      </w:r>
    </w:p>
    <w:p>
      <w:r>
        <w:rPr>
          <w:rFonts w:ascii="Liberation Serif" w:hAnsi="Liberation Serif" w:eastAsia="DejaVu Sans"/>
          <w:lang w:val="en-US" w:eastAsia="en-US" w:bidi="en-US"/>
        </w:rPr>
      </w:r>
    </w:p>
    <w:p>
      <w:r>
        <w:rPr>
          <w:rFonts w:ascii="Liberation Serif" w:hAnsi="Liberation Serif" w:eastAsia="DejaVu Sans"/>
          <w:lang w:val="en-US" w:eastAsia="en-US" w:bidi="en-US"/>
        </w:rPr>
        <w:t xml:space="preserve">Tje </w:t>
      </w:r>
    </w:p>
  </w:comment>
  <w:comment w:id="12" w:author="Scott William Jarvie" w:date="2020-01-21T20:05:00Z" w:initials="SWJ">
    <w:p>
      <w:r>
        <w:rPr>
          <w:rFonts w:ascii="Liberation Serif" w:hAnsi="Liberation Serif" w:eastAsia="DejaVu Sans"/>
          <w:lang w:val="en-US" w:eastAsia="en-US" w:bidi="en-US"/>
        </w:rPr>
        <w:t>I think this sounds repetitive to the end of the previous paragraph, but will leave it for now. We can work on this together when you get back, or maybe the others will have ideas</w:t>
      </w:r>
    </w:p>
  </w:comment>
  <w:comment w:id="13" w:author="Scott William Jarvie" w:date="2020-01-22T11:02:00Z" w:initials="SWJ">
    <w:p>
      <w:r>
        <w:rPr>
          <w:rFonts w:ascii="Liberation Serif" w:hAnsi="Liberation Serif" w:eastAsia="DejaVu Sans"/>
          <w:lang w:val="en-US" w:eastAsia="en-US" w:bidi="en-US"/>
        </w:rPr>
        <w:t>Isn’t this why in previous version it was written at the end of the previous sentence "to rewire ecological networks with functionally similar interactions to pre-human conditions at a globl scale"?</w:t>
      </w:r>
    </w:p>
    <w:p>
      <w:r>
        <w:rPr>
          <w:rFonts w:ascii="Liberation Serif" w:hAnsi="Liberation Serif" w:eastAsia="DejaVu Sans"/>
          <w:lang w:val="en-US" w:eastAsia="en-US" w:bidi="en-US"/>
        </w:rPr>
      </w:r>
    </w:p>
    <w:p>
      <w:r>
        <w:rPr>
          <w:rFonts w:ascii="Liberation Serif" w:hAnsi="Liberation Serif" w:eastAsia="DejaVu Sans"/>
          <w:lang w:val="en-US" w:eastAsia="en-US" w:bidi="en-US"/>
        </w:rPr>
        <w:t>If you make changes like this that impact on the flow, can you please highlight them to make it easier on me. Thanks if this is possible</w:t>
      </w:r>
    </w:p>
  </w:comment>
  <w:comment w:id="14" w:author="Microsoft Office User" w:date="2020-01-19T21:31:00Z" w:initials="MOU">
    <w:p>
      <w:r>
        <w:rPr>
          <w:rFonts w:ascii="Liberation Serif" w:hAnsi="Liberation Serif" w:eastAsia="DejaVu Sans"/>
          <w:lang w:val="en-US" w:eastAsia="en-US" w:bidi="en-US"/>
        </w:rPr>
        <w:t>Is this correct</w:t>
      </w:r>
    </w:p>
  </w:comment>
  <w:comment w:id="15" w:author="Berti Emilio" w:date="2020-01-27T09:41:48Z" w:initials="BE">
    <w:p>
      <w:r>
        <w:rPr>
          <w:rFont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val="en-US" w:eastAsia="en-US" w:bidi="ar-SA"/>
        </w:rPr>
        <w:t>Reply to Microsoft Office User (19/01/2020, 21:31): "..."</w:t>
      </w:r>
    </w:p>
    <w:p>
      <w:r>
        <w:rPr>
          <w:rFonts w:ascii="Liberation Serif" w:hAnsi="Liberation Serif" w:eastAsia="DejaVu Sans"/>
          <w:sz w:val="20"/>
          <w:lang w:val="en-US" w:eastAsia="en-US" w:bidi="ar-SA"/>
        </w:rPr>
        <w:t>Not sure. I tried to reword later and remove “blue” from here.</w:t>
      </w:r>
    </w:p>
  </w:comment>
  <w:comment w:id="17" w:author="Scott William Jarvie" w:date="2020-01-21T12:02:00Z" w:initials="SWJ">
    <w:p>
      <w:r>
        <w:rPr>
          <w:rFonts w:ascii="Liberation Serif" w:hAnsi="Liberation Serif" w:eastAsia="DejaVu Sans"/>
          <w:lang w:val="en-US" w:eastAsia="en-US" w:bidi="en-US"/>
        </w:rPr>
        <w:t>I’m not sure about the use of depleted, e.g.. Jens does not use it in the 2016 PNAS paper</w:t>
      </w:r>
    </w:p>
  </w:comment>
  <w:comment w:id="16" w:author="Berti Emilio" w:date="2020-01-27T09:45:24Z" w:initials="BE">
    <w:p>
      <w:r>
        <w:rPr>
          <w:rFonts w:ascii="Cambria" w:hAnsi="Cambria" w:eastAsia="Cambria"/>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US" w:eastAsia="en-US" w:bidi="ar-SA"/>
        </w:rPr>
        <w:t>I like “depleted”. Let’s ask Jens.</w:t>
      </w:r>
    </w:p>
  </w:comment>
  <w:comment w:id="18" w:author="Scott William Jarvie" w:date="2020-01-21T12:01:00Z" w:initials="SWJ">
    <w:p>
      <w:r>
        <w:rPr>
          <w:rFonts w:ascii="Liberation Serif" w:hAnsi="Liberation Serif" w:eastAsia="DejaVu Sans"/>
          <w:lang w:val="en-US" w:eastAsia="en-US" w:bidi="en-US"/>
        </w:rPr>
        <w:t>I’m not sure about this word</w:t>
      </w:r>
    </w:p>
  </w:comment>
  <w:comment w:id="19" w:author="Berti Emilio" w:date="2020-01-27T09:48:04Z" w:initials="BE">
    <w:p>
      <w:r>
        <w:rPr>
          <w:rFonts w:ascii="Cambria" w:hAnsi="Cambria" w:eastAsia="Cambria"/>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US" w:eastAsia="en-US" w:bidi="ar-SA"/>
        </w:rPr>
        <w:t>Isn’t a bit confusing to have all numbers like this?</w:t>
      </w:r>
    </w:p>
  </w:comment>
  <w:comment w:id="20" w:author="Scott William Jarvie" w:date="2020-01-21T17:21:00Z" w:initials="SWJ">
    <w:p>
      <w:r>
        <w:rPr>
          <w:rFonts w:ascii="Liberation Serif" w:hAnsi="Liberation Serif" w:eastAsia="DejaVu Sans"/>
          <w:lang w:val="en-US" w:eastAsia="en-US" w:bidi="en-US"/>
        </w:rPr>
        <w:t>I think here it is conflict when it is worded like this; ideally, though, we want human-wildlife co-existence</w:t>
      </w:r>
    </w:p>
  </w:comment>
  <w:comment w:id="21" w:author="Scott William Jarvie" w:date="2020-01-21T17:22:00Z" w:initials="SWJ">
    <w:p>
      <w:r>
        <w:rPr>
          <w:rFonts w:ascii="Liberation Serif" w:hAnsi="Liberation Serif" w:eastAsia="DejaVu Sans"/>
          <w:lang w:val="en-US" w:eastAsia="en-US" w:bidi="en-US"/>
        </w:rPr>
        <w:t>Human-wildlife conflict is always problematic</w:t>
      </w:r>
    </w:p>
  </w:comment>
  <w:comment w:id="22" w:author="Scott William Jarvie" w:date="2020-01-21T17:31:00Z" w:initials="SWJ">
    <w:p>
      <w:r>
        <w:rPr>
          <w:rFonts w:ascii="Liberation Serif" w:hAnsi="Liberation Serif" w:eastAsia="DejaVu Sans"/>
          <w:lang w:val="en-US" w:eastAsia="en-US" w:bidi="en-US"/>
        </w:rPr>
        <w:t>Can you think of a reason why? E.g. less people, less agriculture? It still could happen but chances are reduced</w:t>
      </w:r>
    </w:p>
  </w:comment>
  <w:comment w:id="23" w:author="Berti Emilio" w:date="2020-01-27T09:49:17Z" w:initials="BE">
    <w:p>
      <w:r>
        <w:rPr>
          <w:rFonts w:ascii="Cambria" w:hAnsi="Cambria" w:eastAsia="Cambria"/>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US" w:eastAsia="en-US" w:bidi="ar-SA"/>
        </w:rPr>
        <w:t>This will follow the way we write the number in previous sentece.</w:t>
      </w:r>
    </w:p>
  </w:comment>
  <w:comment w:id="24" w:author="Scott William Jarvie" w:date="2020-01-21T19:35:00Z" w:initials="SWJ">
    <w:p>
      <w:r>
        <w:rPr>
          <w:rFonts w:ascii="Liberation Serif" w:hAnsi="Liberation Serif" w:eastAsia="DejaVu Sans"/>
          <w:lang w:val="en-US" w:eastAsia="en-US" w:bidi="en-US"/>
        </w:rPr>
        <w:t>Do you refer to the second step as modelling? If not, we can just delete this word and it would be fine</w:t>
      </w:r>
    </w:p>
  </w:comment>
  <w:comment w:id="25" w:author="Berti Emilio" w:date="2020-01-27T17:24:15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US" w:eastAsia="en-US" w:bidi="ar-SA"/>
        </w:rPr>
        <w:t>Can we delete this here?</w:t>
      </w:r>
    </w:p>
  </w:comment>
  <w:comment w:id="26" w:author="Berti Emilio" w:date="2020-01-31T17:57:43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Maybe remove?</w:t>
      </w:r>
    </w:p>
  </w:comment>
  <w:comment w:id="27" w:author="Berti Emilio" w:date="2020-01-28T09:30:40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US" w:eastAsia="en-US" w:bidi="ar-SA"/>
        </w:rPr>
        <w:t>To supplement.</w:t>
      </w:r>
    </w:p>
  </w:comment>
  <w:comment w:id="28" w:author="Berti Emilio" w:date="2020-01-27T10:13:49Z" w:initials="BE">
    <w:p>
      <w:r>
        <w:rPr>
          <w:rFonts w:ascii="Cambria" w:hAnsi="Cambria" w:eastAsia="Cambria"/>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US" w:eastAsia="en-US" w:bidi="ar-SA"/>
        </w:rPr>
        <w:t>To supplement?</w:t>
      </w:r>
    </w:p>
  </w:comment>
  <w:comment w:id="29" w:author="Scott William Jarvie" w:date="2020-01-21T20:33:00Z" w:initials="SWJ">
    <w:p>
      <w:r>
        <w:rPr>
          <w:rFonts w:ascii="Liberation Serif" w:hAnsi="Liberation Serif" w:eastAsia="DejaVu Sans"/>
          <w:lang w:val="en-US" w:eastAsia="en-US" w:bidi="en-US"/>
        </w:rPr>
        <w:t>I put this earlier as we did the VIF later. The steps are important to make it reproducible. Try to remember this when writing or adjusting the manuscript. It takes considerable time to make these adjustments; this is not meant to much as a criticism, just to make you aware of thinking how changes can impact the flow</w:t>
      </w:r>
    </w:p>
  </w:comment>
  <w:comment w:id="30" w:author="Scott William Jarvie" w:date="2020-01-21T20:23:00Z" w:initials="SWJ">
    <w:p>
      <w:r>
        <w:rPr>
          <w:rFonts w:ascii="Liberation Serif" w:hAnsi="Liberation Serif" w:eastAsia="DejaVu Sans"/>
          <w:lang w:val="en-US" w:eastAsia="en-US" w:bidi="en-US"/>
        </w:rPr>
        <w:t>A citation is needed here</w:t>
      </w:r>
    </w:p>
  </w:comment>
  <w:comment w:id="31" w:author="Scott William Jarvie" w:date="2020-01-21T20:26:00Z" w:initials="SWJ">
    <w:p>
      <w:r>
        <w:rPr>
          <w:rFonts w:ascii="Liberation Serif" w:hAnsi="Liberation Serif" w:eastAsia="DejaVu Sans"/>
          <w:lang w:val="en-US" w:eastAsia="en-US" w:bidi="en-US"/>
        </w:rPr>
        <w:t>O’Brien 2007?</w:t>
      </w:r>
    </w:p>
  </w:comment>
  <w:comment w:id="32" w:author="Scott William Jarvie" w:date="2020-01-21T20:36:00Z" w:initials="SWJ">
    <w:p>
      <w:r>
        <w:rPr>
          <w:rFonts w:ascii="Liberation Serif" w:hAnsi="Liberation Serif" w:eastAsia="DejaVu Sans"/>
          <w:lang w:val="en-US" w:eastAsia="en-US" w:bidi="en-US"/>
        </w:rPr>
        <w:t>Need the “the” as now not showing the VIF values</w:t>
      </w:r>
    </w:p>
  </w:comment>
  <w:comment w:id="33" w:author="Berti Emilio" w:date="2020-01-27T10:22:05Z" w:initials="BE">
    <w:p>
      <w:r>
        <w:rPr>
          <w:rFonts w:ascii="Cambria" w:hAnsi="Cambria" w:eastAsia="Cambria"/>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US" w:eastAsia="en-US" w:bidi="ar-SA"/>
        </w:rPr>
        <w:t>To supplement.</w:t>
      </w:r>
    </w:p>
  </w:comment>
  <w:comment w:id="34" w:author="Scott William Jarvie" w:date="2020-01-21T19:55:00Z" w:initials="SWJ">
    <w:p>
      <w:r>
        <w:rPr>
          <w:rFonts w:ascii="Liberation Serif" w:hAnsi="Liberation Serif" w:eastAsia="DejaVu Sans"/>
          <w:lang w:val="en-US" w:eastAsia="en-US" w:bidi="en-US"/>
        </w:rPr>
        <w:t>Add the citation</w:t>
      </w:r>
    </w:p>
    <w:p>
      <w:r>
        <w:rPr>
          <w:rFonts w:ascii="Liberation Serif" w:hAnsi="Liberation Serif" w:eastAsia="DejaVu Sans"/>
          <w:lang w:val="en-US" w:eastAsia="en-US" w:bidi="en-US"/>
        </w:rPr>
      </w:r>
    </w:p>
    <w:p>
      <w:r>
        <w:rPr>
          <w:rFonts w:ascii="Liberation Serif" w:hAnsi="Liberation Serif" w:eastAsia="DejaVu Sans"/>
          <w:lang w:val="en-US" w:eastAsia="en-US" w:bidi="en-US"/>
        </w:rPr>
        <w:t>Maybe Peterson &amp; Araujo 2012, but pay to check</w:t>
      </w:r>
    </w:p>
    <w:p>
      <w:r>
        <w:rPr>
          <w:rFonts w:ascii="Liberation Serif" w:hAnsi="Liberation Serif" w:eastAsia="DejaVu Sans"/>
          <w:lang w:val="en-US" w:eastAsia="en-US" w:bidi="en-US"/>
        </w:rPr>
      </w:r>
    </w:p>
    <w:p>
      <w:r>
        <w:rPr>
          <w:rFonts w:ascii="Liberation Serif" w:hAnsi="Liberation Serif" w:eastAsia="DejaVu Sans"/>
          <w:lang w:val="en-US" w:eastAsia="en-US" w:bidi="en-US"/>
        </w:rPr>
        <w:t>We want something that says extreme conditions limit distributions</w:t>
      </w:r>
    </w:p>
  </w:comment>
  <w:comment w:id="35" w:author="Microsoft Office User" w:date="2019-10-15T13:25:00Z" w:initials="MOU">
    <w:p>
      <w:r>
        <w:rPr>
          <w:rFonts w:ascii="Liberation Serif" w:hAnsi="Liberation Serif" w:eastAsia="DejaVu Sans"/>
          <w:lang w:val="en-US" w:eastAsia="en-US" w:bidi="en-US"/>
        </w:rPr>
        <w:t>Check with maxnet but in the previous version product was also a feature class – maybe we should also say this was not used too</w:t>
      </w:r>
    </w:p>
  </w:comment>
  <w:comment w:id="37" w:author="Berti Emilio" w:date="2020-02-03T11:55:55Z" w:initials="BE">
    <w:p>
      <w:r>
        <w:rPr>
          <w:rFonts w:eastAsia="Cambria" w:cs="DejaVu Sans" w:ascii="Cambria" w:hAnsi="Cambria"/>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bidi="ar-SA" w:eastAsia="en-US" w:val="en-GB"/>
        </w:rPr>
        <w:t>To supplement.</w:t>
      </w:r>
    </w:p>
  </w:comment>
  <w:comment w:id="38" w:author="Scott William Jarvie" w:date="2020-01-21T20:40:00Z" w:initials="SWJ">
    <w:p>
      <w:r>
        <w:rPr>
          <w:rFonts w:ascii="Liberation Serif" w:hAnsi="Liberation Serif" w:eastAsia="DejaVu Sans"/>
          <w:lang w:val="en-US" w:eastAsia="en-US" w:bidi="en-US"/>
        </w:rPr>
        <w:t xml:space="preserve">More information needed, e.g. see what I included in the Supplementary Material that I already sent you. </w:t>
      </w:r>
    </w:p>
  </w:comment>
  <w:comment w:id="39" w:author="Scott William Jarvie" w:date="2020-01-22T08:57:00Z" w:initials="SWJ">
    <w:p>
      <w:r>
        <w:rPr>
          <w:rFonts w:ascii="Liberation Serif" w:hAnsi="Liberation Serif" w:eastAsia="DejaVu Sans"/>
          <w:lang w:val="en-US" w:eastAsia="en-US" w:bidi="en-US"/>
        </w:rPr>
        <w:t>This section still needs work; the changes from what I wrote originally have not all been consistent. When these types of changes are made, please try to keep them similar as this cost both of us a huge amount of time – I’ve worked for many hours on sections in the ms that I thought were almost complete previously.</w:t>
      </w:r>
    </w:p>
    <w:p>
      <w:r>
        <w:rPr>
          <w:rFonts w:ascii="Liberation Serif" w:hAnsi="Liberation Serif" w:eastAsia="DejaVu Sans"/>
          <w:lang w:val="en-US" w:eastAsia="en-US" w:bidi="en-US"/>
        </w:rPr>
      </w:r>
    </w:p>
    <w:p>
      <w:r>
        <w:rPr>
          <w:rFonts w:ascii="Liberation Serif" w:hAnsi="Liberation Serif" w:eastAsia="DejaVu Sans"/>
          <w:lang w:val="en-US" w:eastAsia="en-US" w:bidi="en-US"/>
        </w:rPr>
      </w:r>
    </w:p>
  </w:comment>
  <w:comment w:id="40" w:author="Scott William Jarvie" w:date="2020-01-22T08:47:00Z" w:initials="SWJ">
    <w:p>
      <w:r>
        <w:rPr>
          <w:rFonts w:ascii="Liberation Serif" w:hAnsi="Liberation Serif" w:eastAsia="DejaVu Sans"/>
          <w:lang w:val="en-US" w:eastAsia="en-US" w:bidi="en-US"/>
        </w:rPr>
        <w:t xml:space="preserve">Maybe go back to something similar to what I wrote originally. I still think it needs work, as aspects of it are not correct, e.g. we did not replace all extinct species. </w:t>
      </w:r>
    </w:p>
  </w:comment>
  <w:comment w:id="41" w:author="Berti Emilio" w:date="2020-01-27T10:37:40Z" w:initials="BE">
    <w:p>
      <w:r>
        <w:rPr>
          <w:rFonts w:ascii="Cambria" w:hAnsi="Cambria" w:eastAsia="Cambria"/>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US" w:eastAsia="en-US" w:bidi="ar-SA"/>
        </w:rPr>
        <w:t>The reason I don’t like this is that even if species A can live in the climate of species B it is not always true that species A and B have similar niches. For instance, what if niche of B is a subset of niche of A?</w:t>
      </w:r>
    </w:p>
  </w:comment>
  <w:comment w:id="42" w:author="Scott William Jarvie" w:date="2020-01-22T09:02:00Z" w:initials="SWJ">
    <w:p>
      <w:r>
        <w:rPr>
          <w:rFonts w:ascii="Liberation Serif" w:hAnsi="Liberation Serif" w:eastAsia="DejaVu Sans"/>
          <w:lang w:val="en-US" w:eastAsia="en-US" w:bidi="en-US"/>
        </w:rPr>
        <w:t>What is the justification of using present-natural over IUCN? Would a reviewer want to know this? I think they probably would</w:t>
      </w:r>
    </w:p>
  </w:comment>
  <w:comment w:id="43" w:author="Berti Emilio" w:date="2020-01-27T10:39:27Z" w:initials="BE">
    <w:p>
      <w:r>
        <w:rPr>
          <w:rFont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val="en-US" w:eastAsia="en-US" w:bidi="ar-SA"/>
        </w:rPr>
        <w:t>Reply to Scott William Jarvie (22/01/2020, 09:02): "..."</w:t>
      </w:r>
    </w:p>
    <w:p>
      <w:r>
        <w:rPr>
          <w:rFonts w:ascii="Liberation Serif" w:hAnsi="Liberation Serif" w:eastAsia="DejaVu Sans"/>
          <w:sz w:val="20"/>
          <w:lang w:val="en-US" w:eastAsia="en-US" w:bidi="ar-SA"/>
        </w:rPr>
        <w:t>Dont’ we say before that these are less biased than IUCN ranges?</w:t>
      </w:r>
    </w:p>
  </w:comment>
  <w:comment w:id="44" w:author="Scott William Jarvie" w:date="2020-01-22T08:59:00Z" w:initials="SWJ">
    <w:p>
      <w:r>
        <w:rPr>
          <w:rFonts w:ascii="Liberation Serif" w:hAnsi="Liberation Serif" w:eastAsia="DejaVu Sans"/>
          <w:lang w:val="en-US" w:eastAsia="en-US" w:bidi="en-US"/>
        </w:rPr>
        <w:t>Not selected</w:t>
      </w:r>
    </w:p>
  </w:comment>
  <w:comment w:id="45" w:author="Scott William Jarvie" w:date="2020-01-22T09:01:00Z" w:initials="SWJ">
    <w:p>
      <w:r>
        <w:rPr>
          <w:rFonts w:ascii="Liberation Serif" w:hAnsi="Liberation Serif" w:eastAsia="DejaVu Sans"/>
          <w:lang w:val="en-US" w:eastAsia="en-US" w:bidi="en-US"/>
        </w:rPr>
        <w:t>Wording can be improved to make more readable</w:t>
      </w:r>
    </w:p>
  </w:comment>
  <w:comment w:id="46" w:author="Berti Emilio" w:date="2020-01-31T18:18:04Z" w:initials="BE">
    <w:p>
      <w:r>
        <w:rPr>
          <w:rFonts w:ascii="Cambria" w:hAnsi="Cambria" w:eastAsia="Cambria" w:cs="DejaVu Sans"/>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val="en-GB" w:eastAsia="en-US" w:bidi="ar-SA"/>
        </w:rPr>
        <w:t>Reply to Scott William Jarvie (22/01/2020, 09:01): "..."</w:t>
      </w:r>
    </w:p>
    <w:p>
      <w:r>
        <w:rPr>
          <w:rFonts w:ascii="Liberation Serif" w:hAnsi="Liberation Serif" w:eastAsia="DejaVu Sans"/>
          <w:lang w:val="en-US" w:eastAsia="en-US" w:bidi="en-US"/>
        </w:rPr>
      </w:r>
    </w:p>
  </w:comment>
  <w:comment w:id="47" w:author="Scott William Jarvie" w:date="2020-01-22T09:11:00Z" w:initials="SWJ">
    <w:p>
      <w:r>
        <w:rPr>
          <w:rFonts w:ascii="Liberation Serif" w:hAnsi="Liberation Serif" w:eastAsia="DejaVu Sans"/>
          <w:lang w:val="en-US" w:eastAsia="en-US" w:bidi="en-US"/>
        </w:rPr>
        <w:t>If you are going to call it a criteria, it needs to be written this way. Currently it is not (it was how I wrote it but when you changed it so does how you need to refer to it). These types of changes need to be thought through as this requires a lot of time to remedy if we want it done right. Sorry if this sounds harsh but the work put in on sections that were almost complete is very costly to the both of us, particularly if as you say you wanted all the information included before removing it to put in the Supplementary Materials</w:t>
      </w:r>
    </w:p>
  </w:comment>
  <w:comment w:id="48" w:author="Scott William Jarvie" w:date="2020-01-21T21:29:00Z" w:initials="SWJ">
    <w:p>
      <w:r>
        <w:rPr>
          <w:rFonts w:ascii="Liberation Serif" w:hAnsi="Liberation Serif" w:eastAsia="DejaVu Sans"/>
          <w:lang w:val="en-US" w:eastAsia="en-US" w:bidi="en-US"/>
        </w:rPr>
        <w:t>Not always, as mentioned previously. For instance, current conditions are not reconstructed. Please change the wording or highlight if you can not think of what to change We can then discuss options at a later date. Not changing something when suggested makes the proof-reading repetitive and I need to re-check if actually stated; this makes it time-consuming for me and makes these, unfortunately, passive aggressive messages (sorry if I do this but we need to communicate better on this process)</w:t>
      </w:r>
    </w:p>
  </w:comment>
  <w:comment w:id="49" w:author="Berti Emilio" w:date="2020-01-27T10:52:15Z" w:initials="BE">
    <w:p>
      <w:r>
        <w:rPr>
          <w:rFont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val="en-US" w:eastAsia="en-US" w:bidi="ar-SA"/>
        </w:rPr>
        <w:t>Reply to Scott William Jarvie (21/01/2020, 21:29): "..."</w:t>
      </w:r>
    </w:p>
    <w:p>
      <w:r>
        <w:rPr>
          <w:rFonts w:ascii="Liberation Serif" w:hAnsi="Liberation Serif" w:eastAsia="DejaVu Sans"/>
          <w:sz w:val="20"/>
          <w:lang w:val="en-US" w:eastAsia="en-US" w:bidi="ar-SA"/>
        </w:rPr>
        <w:t xml:space="preserve">Current conditions </w:t>
      </w:r>
      <w:r>
        <w:rPr>
          <w:rFonts w:ascii="Liberation Serif" w:hAnsi="Liberation Serif" w:eastAsia="DejaVu Sans"/>
          <w:sz w:val="20"/>
          <w:u w:val="single"/>
          <w:lang w:val="en-US" w:eastAsia="en-US" w:bidi="ar-SA"/>
        </w:rPr>
        <w:t>ARE</w:t>
      </w:r>
      <w:r>
        <w:rPr>
          <w:rFonts w:ascii="Liberation Serif" w:hAnsi="Liberation Serif" w:eastAsia="DejaVu Sans"/>
          <w:sz w:val="20"/>
          <w:lang w:val="en-US" w:eastAsia="en-US" w:bidi="ar-SA"/>
        </w:rPr>
        <w:t xml:space="preserve"> reconstructed in the same way as the present natural and rewilding.</w:t>
      </w:r>
    </w:p>
  </w:comment>
  <w:comment w:id="50" w:author="Berti Emilio" w:date="2020-02-03T11:57:12Z" w:initials="BE">
    <w:p>
      <w:r>
        <w:rPr>
          <w:rFonts w:eastAsia="Cambria" w:cs="DejaVu Sans" w:ascii="Cambria" w:hAnsi="Cambria"/>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bidi="ar-SA" w:eastAsia="en-US" w:val="en-GB"/>
        </w:rPr>
        <w:t>As these mammals interact, I would call them communities.</w:t>
      </w:r>
    </w:p>
  </w:comment>
  <w:comment w:id="51" w:author="Scott William Jarvie" w:date="2020-01-21T21:33:00Z" w:initials="SWJ">
    <w:p>
      <w:r>
        <w:rPr>
          <w:rFonts w:ascii="Liberation Serif" w:hAnsi="Liberation Serif" w:eastAsia="DejaVu Sans"/>
          <w:lang w:val="en-US" w:eastAsia="en-US" w:bidi="en-US"/>
        </w:rPr>
        <w:t>I need to check this again</w:t>
      </w:r>
    </w:p>
  </w:comment>
  <w:comment w:id="52" w:author="Scott William Jarvie" w:date="2020-01-21T21:36:00Z" w:initials="SWJ">
    <w:p>
      <w:r>
        <w:rPr>
          <w:rFonts w:ascii="Liberation Serif" w:hAnsi="Liberation Serif" w:eastAsia="DejaVu Sans"/>
          <w:lang w:val="en-US" w:eastAsia="en-US" w:bidi="en-US"/>
        </w:rPr>
        <w:t xml:space="preserve">Just checking that this happens after the above paragraph. </w:t>
      </w:r>
    </w:p>
  </w:comment>
  <w:comment w:id="53" w:author="Berti Emilio" w:date="2020-01-27T10:54:29Z" w:initials="BE">
    <w:p>
      <w:r>
        <w:rPr>
          <w:rFont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val="en-US" w:eastAsia="en-US" w:bidi="ar-SA"/>
        </w:rPr>
        <w:t>Reply to Scott William Jarvie (21/01/2020, 21:36): "..."</w:t>
      </w:r>
    </w:p>
    <w:p>
      <w:r>
        <w:rPr>
          <w:rFonts w:ascii="Liberation Serif" w:hAnsi="Liberation Serif" w:eastAsia="DejaVu Sans"/>
          <w:sz w:val="20"/>
          <w:lang w:val="en-US" w:eastAsia="en-US" w:bidi="ar-SA"/>
        </w:rPr>
        <w:t>Yes, it happens after inference.</w:t>
      </w:r>
    </w:p>
  </w:comment>
  <w:comment w:id="54" w:author="Scott William Jarvie" w:date="2020-01-21T21:53:00Z" w:initials="SWJ">
    <w:p>
      <w:r>
        <w:rPr>
          <w:rFonts w:ascii="Liberation Serif" w:hAnsi="Liberation Serif" w:eastAsia="DejaVu Sans"/>
          <w:lang w:val="en-US" w:eastAsia="en-US" w:bidi="en-US"/>
        </w:rPr>
        <w:t>I already defined</w:t>
      </w:r>
    </w:p>
  </w:comment>
  <w:comment w:id="56" w:author="Berti Emilio" w:date="2020-01-27T11:05:03Z" w:initials="BE">
    <w:p>
      <w:r>
        <w:rPr>
          <w:rFonts w:ascii="Cambria" w:hAnsi="Cambria" w:eastAsia="Cambria"/>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US" w:eastAsia="en-US" w:bidi="ar-SA"/>
        </w:rPr>
        <w:t>I would leave this here to be clear this is our effect size measure.</w:t>
      </w:r>
    </w:p>
  </w:comment>
  <w:comment w:id="57" w:author="Scott William Jarvie" w:date="2020-01-22T09:23:00Z" w:initials="SWJ">
    <w:p>
      <w:r>
        <w:rPr>
          <w:rFonts w:ascii="Liberation Serif" w:hAnsi="Liberation Serif" w:eastAsia="DejaVu Sans"/>
          <w:lang w:val="en-US" w:eastAsia="en-US" w:bidi="en-US"/>
        </w:rPr>
        <w:t>Why do you use the effect size? Needs to be stated</w:t>
      </w:r>
    </w:p>
  </w:comment>
  <w:comment w:id="58" w:author="Berti Emilio" w:date="2020-01-27T11:08:01Z" w:initials="BE">
    <w:p>
      <w:r>
        <w:rPr>
          <w:rFonts w:ascii="Cambria" w:hAnsi="Cambria" w:eastAsia="Cambria"/>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US" w:eastAsia="en-US" w:bidi="ar-SA"/>
        </w:rPr>
        <w:t>don’t kill me here. Hyphens and dashes are not compatible with a Rmd file and will generate errors. I just used the minus sign.</w:t>
      </w:r>
    </w:p>
  </w:comment>
  <w:comment w:id="59" w:author="Scott William Jarvie" w:date="2020-01-21T21:57:00Z" w:initials="SWJ">
    <w:p>
      <w:r>
        <w:rPr>
          <w:rFonts w:ascii="Liberation Serif" w:hAnsi="Liberation Serif" w:eastAsia="DejaVu Sans"/>
          <w:lang w:val="en-US" w:eastAsia="en-US" w:bidi="en-US"/>
        </w:rPr>
        <w:t>Integrate this better. If you say it here like I mentioned in the last iteration it means you can state directly in the Results easier</w:t>
      </w:r>
    </w:p>
  </w:comment>
  <w:comment w:id="55" w:author="Berti Emilio" w:date="2020-01-30T10:48:38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Effect size definition.</w:t>
      </w:r>
    </w:p>
  </w:comment>
  <w:comment w:id="60" w:author="Scott William Jarvie" w:date="2020-01-22T09:23:00Z" w:initials="SWJ">
    <w:p>
      <w:r>
        <w:rPr>
          <w:rFonts w:ascii="Liberation Serif" w:hAnsi="Liberation Serif" w:eastAsia="DejaVu Sans"/>
          <w:lang w:val="en-US" w:eastAsia="en-US" w:bidi="en-US"/>
        </w:rPr>
        <w:t>add what sort of uncertainty you show after the Bonferroni correction, e.g. for reporting purposes – is it confidence intervals or something else?</w:t>
      </w:r>
    </w:p>
  </w:comment>
  <w:comment w:id="61" w:author="Scott William Jarvie" w:date="2020-01-21T21:56:00Z" w:initials="SWJ">
    <w:p>
      <w:r>
        <w:rPr>
          <w:rFonts w:ascii="Liberation Serif" w:hAnsi="Liberation Serif" w:eastAsia="DejaVu Sans"/>
          <w:lang w:val="en-US" w:eastAsia="en-US" w:bidi="en-US"/>
        </w:rPr>
        <w:t>Can we discuss how the effect sizes were calculated? I’m not sure if the effect sizes were calculated in the GLMMs. The wording might have to change accordingly</w:t>
      </w:r>
    </w:p>
  </w:comment>
  <w:comment w:id="62" w:author="Microsoft Office User" w:date="2020-01-19T22:13:00Z" w:initials="MOU">
    <w:p>
      <w:r>
        <w:rPr>
          <w:rFonts w:ascii="Liberation Serif" w:hAnsi="Liberation Serif" w:eastAsia="DejaVu Sans"/>
          <w:lang w:val="en-US" w:eastAsia="en-US" w:bidi="en-US"/>
        </w:rPr>
        <w:t>I remember at one time you wanted to include this information and my comment in the last revision could have been misinterpreted. If you would like to include it, this could be one way. A good reason to include them here is if you discuss, which I’m not sure we really do at this stage. However, maybe we should as examples somewhere</w:t>
      </w:r>
    </w:p>
    <w:p>
      <w:r>
        <w:rPr>
          <w:rFonts w:ascii="Liberation Serif" w:hAnsi="Liberation Serif" w:eastAsia="DejaVu Sans"/>
          <w:lang w:val="en-US" w:eastAsia="en-US" w:bidi="en-US"/>
        </w:rPr>
      </w:r>
    </w:p>
    <w:p>
      <w:r>
        <w:rPr>
          <w:rFonts w:ascii="Liberation Serif" w:hAnsi="Liberation Serif" w:eastAsia="DejaVu Sans"/>
          <w:lang w:val="en-US" w:eastAsia="en-US" w:bidi="en-US"/>
        </w:rPr>
        <w:t xml:space="preserve">Otherwise remove it and write it something like: </w:t>
      </w:r>
    </w:p>
    <w:p>
      <w:r>
        <w:rPr>
          <w:rFonts w:ascii="Liberation Serif" w:hAnsi="Liberation Serif" w:eastAsia="DejaVu Sans"/>
          <w:lang w:val="en-US" w:eastAsia="en-US" w:bidi="en-US"/>
        </w:rPr>
      </w:r>
    </w:p>
    <w:p>
      <w:r>
        <w:rPr>
          <w:rFonts w:ascii="Liberation Serif" w:hAnsi="Liberation Serif" w:eastAsia="DejaVu Sans"/>
          <w:lang w:val="en-US" w:eastAsia="en-US" w:bidi="en-US"/>
        </w:rPr>
        <w:t>With the rewilding selection criteria, no functional analogues were found to replace 15 of the total 34 families with extinct species</w:t>
      </w:r>
    </w:p>
  </w:comment>
  <w:comment w:id="63" w:author="Berti Emilio" w:date="2020-01-30T10:41:46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Let’s remove it for now and see what Jens thinks.</w:t>
      </w:r>
    </w:p>
  </w:comment>
  <w:comment w:id="64" w:author="Berti Emilio" w:date="2020-01-30T10:42:14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Check again at the end.</w:t>
      </w:r>
    </w:p>
  </w:comment>
  <w:comment w:id="65" w:author="Scott William Jarvie" w:date="2020-01-22T11:18:00Z" w:initials="SWJ">
    <w:p>
      <w:r>
        <w:rPr>
          <w:rFonts w:ascii="Liberation Serif" w:hAnsi="Liberation Serif" w:eastAsia="DejaVu Sans"/>
          <w:lang w:val="en-US" w:eastAsia="en-US" w:bidi="en-US"/>
        </w:rPr>
        <w:t>This needs to be defined in the Methodds sections, e.g. in the main teext as was written there is no mention of effects sizes</w:t>
      </w:r>
    </w:p>
  </w:comment>
  <w:comment w:id="66" w:author="Berti Emilio" w:date="2020-01-30T10:41:00Z" w:initials="BE">
    <w:p>
      <w:r>
        <w:rPr>
          <w:rFonts w:ascii="Cambria" w:hAnsi="Cambria" w:eastAsia="Cambria" w:cs="DejaVu Sans"/>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val="en-GB" w:eastAsia="en-US" w:bidi="ar-SA"/>
        </w:rPr>
        <w:t>Reply to Scott William Jarvie (22/01/2020, 11:18): "..."</w:t>
      </w:r>
    </w:p>
    <w:p>
      <w:r>
        <w:rPr>
          <w:rFonts w:ascii="Liberation Serif" w:hAnsi="Liberation Serif" w:eastAsia="DejaVu Sans"/>
          <w:sz w:val="20"/>
          <w:lang w:val="en-GB" w:eastAsia="en-US" w:bidi="ar-SA"/>
        </w:rPr>
        <w:t>I expanded in the method. Let’s see.</w:t>
      </w:r>
    </w:p>
  </w:comment>
  <w:comment w:id="67" w:author="Scott William Jarvie" w:date="2020-01-22T11:16:00Z" w:initials="SWJ">
    <w:p>
      <w:r>
        <w:rPr>
          <w:rFonts w:ascii="Liberation Serif" w:hAnsi="Liberation Serif" w:eastAsia="DejaVu Sans"/>
          <w:lang w:val="en-US" w:eastAsia="en-US" w:bidi="en-US"/>
        </w:rPr>
        <w:t>Is this with more significance and stronger effects sizes? Can you say that too? If so, I would mention it as this should be strengthened if you are going to make such a statement</w:t>
      </w:r>
    </w:p>
  </w:comment>
  <w:comment w:id="68" w:author="Scott William Jarvie" w:date="2020-01-22T11:13:00Z" w:initials="SWJ">
    <w:p>
      <w:r>
        <w:rPr>
          <w:rFonts w:ascii="Liberation Serif" w:hAnsi="Liberation Serif" w:eastAsia="DejaVu Sans"/>
          <w:lang w:val="en-US" w:eastAsia="en-US" w:bidi="en-US"/>
        </w:rPr>
        <w:t>Let’s use common font as is usually done when you submit a paper; it makes it easier to follow</w:t>
      </w:r>
    </w:p>
  </w:comment>
  <w:comment w:id="69" w:author="Berti Emilio" w:date="2020-01-30T10:43:01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This is actually the Cohen’s d. I defined it like this also in the method.</w:t>
      </w:r>
    </w:p>
  </w:comment>
  <w:comment w:id="70" w:author="Scott William Jarvie" w:date="2020-01-21T20:47:00Z" w:initials="SWJ">
    <w:p>
      <w:r>
        <w:rPr>
          <w:rFonts w:ascii="Liberation Serif" w:hAnsi="Liberation Serif" w:eastAsia="DejaVu Sans"/>
          <w:lang w:val="en-US" w:eastAsia="en-US" w:bidi="en-US"/>
        </w:rPr>
        <w:t>This will be modified if you decide to go with the new table layout</w:t>
      </w:r>
    </w:p>
  </w:comment>
  <w:comment w:id="71" w:author="Berti Emilio" w:date="2020-01-30T10:45:37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Remove.</w:t>
      </w:r>
    </w:p>
  </w:comment>
  <w:comment w:id="72" w:author="Scott William Jarvie" w:date="2020-01-22T11:24:00Z" w:initials="SWJ">
    <w:p>
      <w:r>
        <w:rPr>
          <w:rFonts w:ascii="Liberation Serif" w:hAnsi="Liberation Serif" w:eastAsia="DejaVu Sans"/>
          <w:lang w:val="en-US" w:eastAsia="en-US" w:bidi="en-US"/>
        </w:rPr>
        <w:t>Nice look figure and thanks for incorporating the simpler aspects of Jens’ comment, e.g. removing the lines</w:t>
      </w:r>
    </w:p>
  </w:comment>
  <w:comment w:id="74" w:author="Berti Emilio" w:date="2020-01-28T16:10:21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US" w:eastAsia="en-US" w:bidi="ar-SA"/>
        </w:rPr>
        <w:t>New figure. Figure 3 need to be remade like this. On the way.</w:t>
      </w:r>
    </w:p>
    <w:p>
      <w:r>
        <w:rPr>
          <w:rFonts w:ascii="Liberation Serif" w:hAnsi="Liberation Serif" w:eastAsia="DejaVu Sans"/>
          <w:lang w:val="en-US" w:eastAsia="en-US" w:bidi="en-US"/>
        </w:rPr>
      </w:r>
    </w:p>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US" w:eastAsia="en-US" w:bidi="ar-SA"/>
        </w:rPr>
        <w:t>I will fix the dashed lines inside the circles when we are all happy about this.</w:t>
      </w:r>
    </w:p>
  </w:comment>
  <w:comment w:id="75" w:author="Berti Emilio" w:date="2020-01-28T16:29:13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US" w:eastAsia="en-US" w:bidi="ar-SA"/>
        </w:rPr>
        <w:t>Ask Jens how to deal with legend, axes labels, and caption.</w:t>
      </w:r>
    </w:p>
  </w:comment>
  <w:comment w:id="76" w:author="Scott William Jarvie" w:date="2020-01-22T11:53:00Z" w:initials="SWJ">
    <w:p>
      <w:r>
        <w:rPr>
          <w:rFonts w:ascii="Liberation Serif" w:hAnsi="Liberation Serif" w:eastAsia="DejaVu Sans"/>
          <w:lang w:val="en-US" w:eastAsia="en-US" w:bidi="en-US"/>
        </w:rPr>
        <w:t>Was there a reason not change this? Just curious in case I missed something with the wording</w:t>
      </w:r>
    </w:p>
  </w:comment>
  <w:comment w:id="77" w:author="Berti Emilio" w:date="2020-01-27T12:56:37Z" w:initials="BE">
    <w:p>
      <w:r>
        <w:rPr>
          <w:rFonts w:ascii="Cambria" w:hAnsi="Cambria" w:eastAsia="Cambria" w:cs="DejaVu Sans"/>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val="en-US" w:eastAsia="en-US" w:bidi="ar-SA"/>
        </w:rPr>
        <w:t>Reply to Scott William Jarvie (22/01/2020, 11:53): "..."</w:t>
      </w:r>
    </w:p>
    <w:p>
      <w:r>
        <w:rPr>
          <w:rFonts w:ascii="Liberation Serif" w:hAnsi="Liberation Serif" w:eastAsia="DejaVu Sans"/>
          <w:sz w:val="20"/>
          <w:lang w:val="en-US" w:eastAsia="en-US" w:bidi="ar-SA"/>
        </w:rPr>
        <w:t>I found it confusing and I think it can be misinterpreted like this. For instance, are the interactions within or between trophic levels?</w:t>
      </w:r>
    </w:p>
  </w:comment>
  <w:comment w:id="78" w:author="Scott William Jarvie" w:date="2020-01-22T11:55:00Z" w:initials="SWJ">
    <w:p>
      <w:r>
        <w:rPr>
          <w:rFonts w:ascii="Liberation Serif" w:hAnsi="Liberation Serif" w:eastAsia="DejaVu Sans"/>
          <w:lang w:val="en-US" w:eastAsia="en-US" w:bidi="en-US"/>
        </w:rPr>
        <w:t>Has to be defined in the Methods section</w:t>
      </w:r>
    </w:p>
  </w:comment>
  <w:comment w:id="79" w:author="Berti Emilio" w:date="2020-01-30T10:48:06Z" w:initials="BE">
    <w:p>
      <w:r>
        <w:rPr>
          <w:rFonts w:ascii="Cambria" w:hAnsi="Cambria" w:eastAsia="Cambria" w:cs="DejaVu Sans"/>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val="en-GB" w:eastAsia="en-US" w:bidi="ar-SA"/>
        </w:rPr>
        <w:t>Reply to Scott William Jarvie (22/01/2020, 11:55): "..."</w:t>
      </w:r>
    </w:p>
    <w:p>
      <w:r>
        <w:rPr>
          <w:rFonts w:ascii="Liberation Serif" w:hAnsi="Liberation Serif" w:eastAsia="DejaVu Sans"/>
          <w:sz w:val="20"/>
          <w:lang w:val="en-GB" w:eastAsia="en-US" w:bidi="ar-SA"/>
        </w:rPr>
        <w:t>Did it, let’s see.</w:t>
      </w:r>
    </w:p>
  </w:comment>
  <w:comment w:id="80" w:author="Scott William Jarvie" w:date="2020-01-22T12:04:00Z" w:initials="SWJ">
    <w:p>
      <w:r>
        <w:rPr>
          <w:rFonts w:ascii="Liberation Serif" w:hAnsi="Liberation Serif" w:eastAsia="DejaVu Sans"/>
          <w:lang w:val="en-US" w:eastAsia="en-US" w:bidi="en-US"/>
        </w:rPr>
        <w:t>What do you mean by impacted? Are you referring to the ones previously? Maybe some precision in wording here would make it clearer</w:t>
      </w:r>
    </w:p>
  </w:comment>
  <w:comment w:id="81" w:author="Scott William Jarvie" w:date="2020-01-22T12:08:00Z" w:initials="SWJ">
    <w:p>
      <w:r>
        <w:rPr>
          <w:rFonts w:ascii="Liberation Serif" w:hAnsi="Liberation Serif" w:eastAsia="DejaVu Sans"/>
          <w:lang w:val="en-US" w:eastAsia="en-US" w:bidi="en-US"/>
        </w:rPr>
        <w:t>So not all because it did not change for large carnivores and herbivores….</w:t>
      </w:r>
    </w:p>
  </w:comment>
  <w:comment w:id="82" w:author="Scott William Jarvie" w:date="2020-01-22T12:06:00Z" w:initials="SWJ">
    <w:p>
      <w:r>
        <w:rPr>
          <w:rFonts w:ascii="Liberation Serif" w:hAnsi="Liberation Serif" w:eastAsia="DejaVu Sans"/>
          <w:lang w:val="en-US" w:eastAsia="en-US" w:bidi="en-US"/>
        </w:rPr>
        <w:t>Was this significant? If so, state it. If not, can use this wording. The tone has to be softened to, e.g. “tended to increase”</w:t>
      </w:r>
    </w:p>
  </w:comment>
  <w:comment w:id="83" w:author="Scott William Jarvie" w:date="2020-01-22T12:05:00Z" w:initials="SWJ">
    <w:p>
      <w:r>
        <w:rPr>
          <w:rFonts w:ascii="Liberation Serif" w:hAnsi="Liberation Serif" w:eastAsia="DejaVu Sans"/>
          <w:lang w:val="en-US" w:eastAsia="en-US" w:bidi="en-US"/>
        </w:rPr>
        <w:t>As there is a directionality implied with carnivore and herbivore, I would suggest changing this order throughout?</w:t>
      </w:r>
    </w:p>
  </w:comment>
  <w:comment w:id="84" w:author="Scott William Jarvie" w:date="2020-01-22T12:08:00Z" w:initials="SWJ">
    <w:p>
      <w:r>
        <w:rPr>
          <w:rFonts w:ascii="Liberation Serif" w:hAnsi="Liberation Serif" w:eastAsia="DejaVu Sans"/>
          <w:lang w:val="en-US" w:eastAsia="en-US" w:bidi="en-US"/>
        </w:rPr>
        <w:t>Let’s work on the wording together. It’s appear to be troublesome and might be better to be shown</w:t>
      </w:r>
    </w:p>
  </w:comment>
  <w:comment w:id="85" w:author="Scott William Jarvie" w:date="2020-01-22T12:09:00Z" w:initials="SWJ">
    <w:p>
      <w:r>
        <w:rPr>
          <w:rFonts w:ascii="Liberation Serif" w:hAnsi="Liberation Serif" w:eastAsia="DejaVu Sans"/>
          <w:lang w:val="en-US" w:eastAsia="en-US" w:bidi="en-US"/>
        </w:rPr>
        <w:t>Similar to above, was this also shown by significance and effects sizes</w:t>
      </w:r>
    </w:p>
  </w:comment>
  <w:comment w:id="86" w:author="Scott William Jarvie" w:date="2020-01-22T11:54:00Z" w:initials="SWJ">
    <w:p>
      <w:r>
        <w:rPr>
          <w:rFonts w:ascii="Liberation Serif" w:hAnsi="Liberation Serif" w:eastAsia="DejaVu Sans"/>
          <w:lang w:val="en-US" w:eastAsia="en-US" w:bidi="en-US"/>
        </w:rPr>
        <w:t>Figure 3?</w:t>
      </w:r>
    </w:p>
    <w:p>
      <w:r>
        <w:rPr>
          <w:rFonts w:ascii="Liberation Serif" w:hAnsi="Liberation Serif" w:eastAsia="DejaVu Sans"/>
          <w:lang w:val="en-US" w:eastAsia="en-US" w:bidi="en-US"/>
        </w:rPr>
      </w:r>
    </w:p>
    <w:p>
      <w:r>
        <w:rPr>
          <w:rFonts w:ascii="Liberation Serif" w:hAnsi="Liberation Serif" w:eastAsia="DejaVu Sans"/>
          <w:lang w:val="en-US" w:eastAsia="en-US" w:bidi="en-US"/>
        </w:rPr>
        <w:t>Also the table?</w:t>
      </w:r>
    </w:p>
  </w:comment>
  <w:comment w:id="87" w:author="Berti Emilio" w:date="2020-01-27T15:34:50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US" w:eastAsia="en-US" w:bidi="ar-SA"/>
        </w:rPr>
        <w:t>what’s wrong with it?</w:t>
      </w:r>
    </w:p>
  </w:comment>
  <w:comment w:id="88" w:author="Scott William Jarvie" w:date="2020-01-22T12:21:00Z" w:initials="SWJ">
    <w:p>
      <w:r>
        <w:rPr>
          <w:rFonts w:ascii="Liberation Serif" w:hAnsi="Liberation Serif" w:eastAsia="DejaVu Sans"/>
          <w:lang w:val="en-US" w:eastAsia="en-US" w:bidi="en-US"/>
        </w:rPr>
        <w:t>Sorry, I tried to rewrite this but am getting confused with what was there. Can we work on this together to try to get it right?</w:t>
      </w:r>
    </w:p>
  </w:comment>
  <w:comment w:id="90" w:author="Berti Emilio" w:date="2020-01-30T10:43:01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This is actually the Cohen’s d. I defined it like this also in the method.</w:t>
      </w:r>
    </w:p>
  </w:comment>
  <w:comment w:id="89" w:author="Berti Emilio" w:date="2020-01-30T10:51:59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How to avoid to repeat the same as words as in Table 1.</w:t>
      </w:r>
    </w:p>
  </w:comment>
  <w:comment w:id="92" w:author="Berti Emilio" w:date="2020-01-30T11:44:52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Probably more readable without repeating every time the predator.</w:t>
      </w:r>
    </w:p>
  </w:comment>
  <w:comment w:id="91" w:author="Berti Emilio" w:date="2020-01-30T11:45:09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Probably more readable without size. Will put size in the caption.</w:t>
      </w:r>
    </w:p>
  </w:comment>
  <w:comment w:id="94" w:author="Berti Emilio" w:date="2020-02-03T14:34:00Z" w:initials="BE">
    <w:p>
      <w:r>
        <w:rPr>
          <w:rFonts w:eastAsia="Cambria" w:cs="DejaVu Sans" w:ascii="Cambria" w:hAnsi="Cambria"/>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bidi="ar-SA" w:eastAsia="en-US" w:val="en-GB"/>
        </w:rPr>
        <w:t>Split?</w:t>
      </w:r>
    </w:p>
  </w:comment>
  <w:comment w:id="93" w:author="Berti Emilio" w:date="2020-02-03T14:22:15Z" w:initials="BE">
    <w:p>
      <w:r>
        <w:rPr>
          <w:rFonts w:eastAsia="Cambria" w:cs="DejaVu Sans" w:ascii="Cambria" w:hAnsi="Cambria"/>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bidi="ar-SA" w:eastAsia="en-US" w:val="en-GB"/>
        </w:rPr>
        <w:t>This one is always tricky. Ask Jens.</w:t>
      </w:r>
    </w:p>
  </w:comment>
  <w:comment w:id="95" w:author="Berti Emilio" w:date="2020-02-03T13:55:00Z" w:initials="BE">
    <w:p>
      <w:r>
        <w:rPr>
          <w:rFonts w:eastAsia="Cambria" w:cs="DejaVu Sans" w:ascii="Cambria" w:hAnsi="Cambria"/>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bidi="ar-SA" w:eastAsia="en-US" w:val="en-GB"/>
        </w:rPr>
        <w:t>Ask Jens.</w:t>
      </w:r>
    </w:p>
  </w:comment>
  <w:comment w:id="96" w:author="Scott William Jarvie" w:date="2020-01-22T13:52:00Z" w:initials="SWJ">
    <w:p>
      <w:r>
        <w:rPr>
          <w:rFonts w:ascii="Liberation Serif" w:hAnsi="Liberation Serif" w:eastAsia="DejaVu Sans"/>
          <w:lang w:val="en-US" w:eastAsia="en-US" w:bidi="en-US"/>
        </w:rPr>
        <w:t>look at feedback from the previous version</w:t>
      </w:r>
    </w:p>
  </w:comment>
  <w:comment w:id="97" w:author="Scott William Jarvie" w:date="2020-01-22T13:15:00Z" w:initials="SWJ">
    <w:p>
      <w:r>
        <w:rPr>
          <w:rFonts w:ascii="Liberation Serif" w:hAnsi="Liberation Serif" w:eastAsia="DejaVu Sans"/>
          <w:lang w:val="en-US" w:eastAsia="en-US" w:bidi="en-US"/>
        </w:rPr>
        <w:t>if the two sentences are not combined, probably better to write likes this</w:t>
      </w:r>
    </w:p>
  </w:comment>
  <w:comment w:id="98" w:author="Microsoft Office User" w:date="2020-01-19T17:34:00Z" w:initials="MOU">
    <w:p>
      <w:r>
        <w:rPr>
          <w:rFonts w:ascii="Liberation Serif" w:hAnsi="Liberation Serif" w:eastAsia="DejaVu Sans"/>
          <w:lang w:val="en-US" w:eastAsia="en-US" w:bidi="en-US"/>
        </w:rPr>
        <w:t>Please carefully check the references. I have had a quick scan and there are a number of potential mistakes</w:t>
      </w:r>
    </w:p>
  </w:comment>
  <w:comment w:id="99" w:author="Microsoft Office User" w:date="2020-01-19T17:34:00Z" w:initials="MOU">
    <w:p>
      <w:r>
        <w:rPr>
          <w:rFonts w:ascii="Liberation Serif" w:hAnsi="Liberation Serif" w:eastAsia="DejaVu Sans"/>
          <w:lang w:val="en-US" w:eastAsia="en-US" w:bidi="en-US"/>
        </w:rPr>
        <w:t>?</w:t>
      </w:r>
    </w:p>
  </w:comment>
  <w:comment w:id="100" w:author="Microsoft Office User" w:date="2020-01-19T17:34:00Z" w:initials="MOU">
    <w:p>
      <w:r>
        <w:rPr>
          <w:rFonts w:ascii="Liberation Serif" w:hAnsi="Liberation Serif" w:eastAsia="DejaVu Sans"/>
          <w:lang w:val="en-US" w:eastAsia="en-US" w:bidi="en-US"/>
        </w:rPr>
        <w:t>?</w:t>
      </w:r>
    </w:p>
  </w:comment>
  <w:comment w:id="101" w:author="Microsoft Office User" w:date="2020-01-19T17:34:00Z" w:initials="MOU">
    <w:p>
      <w:r>
        <w:rPr>
          <w:rFonts w:ascii="Liberation Serif" w:hAnsi="Liberation Serif" w:eastAsia="DejaVu Sans"/>
          <w:lang w:val="en-US" w:eastAsia="en-US" w:bidi="en-US"/>
        </w:rPr>
        <w:t>?</w:t>
      </w:r>
    </w:p>
  </w:comment>
  <w:comment w:id="102" w:author="Microsoft Office User" w:date="2020-01-19T17:34:00Z" w:initials="MOU">
    <w:p>
      <w:r>
        <w:rPr>
          <w:rFonts w:ascii="Liberation Serif" w:hAnsi="Liberation Serif" w:eastAsia="DejaVu Sans"/>
          <w:lang w:val="en-US" w:eastAsia="en-US" w:bidi="en-US"/>
        </w:rPr>
        <w:t>?</w:t>
      </w:r>
    </w:p>
  </w:comment>
  <w:comment w:id="103" w:author="Microsoft Office User" w:date="2020-01-19T17:35:00Z" w:initials="MOU">
    <w:p>
      <w:r>
        <w:rPr>
          <w:rFonts w:ascii="Liberation Serif" w:hAnsi="Liberation Serif" w:eastAsia="DejaVu Sans"/>
          <w:lang w:val="en-US" w:eastAsia="en-US" w:bidi="en-US"/>
        </w:rPr>
        <w:t>?</w:t>
      </w:r>
    </w:p>
  </w:comment>
  <w:comment w:id="104" w:author="Microsoft Office User" w:date="2020-01-19T17:35:00Z" w:initials="MOU">
    <w:p>
      <w:r>
        <w:rPr>
          <w:rFonts w:ascii="Liberation Serif" w:hAnsi="Liberation Serif" w:eastAsia="DejaVu Sans"/>
          <w:lang w:val="en-US" w:eastAsia="en-US" w:bidi="en-US"/>
        </w:rPr>
        <w:t>? Might be capitals for the start of words as a book</w:t>
      </w:r>
    </w:p>
  </w:comment>
  <w:comment w:id="105" w:author="Microsoft Office User" w:date="2020-01-19T17:36:00Z" w:initials="MOU">
    <w:p>
      <w:r>
        <w:rPr>
          <w:rFonts w:ascii="Liberation Serif" w:hAnsi="Liberation Serif" w:eastAsia="DejaVu Sans"/>
          <w:lang w:val="en-US" w:eastAsia="en-US" w:bidi="en-US"/>
        </w:rPr>
        <w:t>? looks incomplete for the publisher and no page numbers</w:t>
      </w:r>
    </w:p>
  </w:comment>
  <w:comment w:id="106" w:author="Microsoft Office User" w:date="2020-01-19T17:36:00Z" w:initials="MOU">
    <w:p>
      <w:r>
        <w:rPr>
          <w:rFonts w:ascii="Liberation Serif" w:hAnsi="Liberation Serif" w:eastAsia="DejaVu Sans"/>
          <w:lang w:val="en-US" w:eastAsia="en-US" w:bidi="en-US"/>
        </w:rPr>
        <w:t>Is this complete</w:t>
      </w:r>
    </w:p>
  </w:comment>
  <w:comment w:id="107" w:author="Microsoft Office User" w:date="2020-01-19T17:37:00Z" w:initials="MOU">
    <w:p>
      <w:r>
        <w:rPr>
          <w:rFonts w:ascii="Liberation Serif" w:hAnsi="Liberation Serif" w:eastAsia="DejaVu Sans"/>
          <w:lang w:val="en-US" w:eastAsia="en-US" w:bidi="en-US"/>
        </w:rPr>
        <w:t>Because a noun</w:t>
      </w:r>
    </w:p>
  </w:comment>
  <w:comment w:id="108" w:author="Microsoft Office User" w:date="2020-01-19T17:38:00Z" w:initials="MOU">
    <w:p>
      <w:r>
        <w:rPr>
          <w:rFonts w:ascii="Liberation Serif" w:hAnsi="Liberation Serif" w:eastAsia="DejaVu Sans"/>
          <w:lang w:val="en-US" w:eastAsia="en-US" w:bidi="en-US"/>
        </w:rPr>
        <w:t>?</w:t>
      </w:r>
    </w:p>
  </w:comment>
  <w:comment w:id="109" w:author="Microsoft Office User" w:date="2020-01-19T17:39:00Z" w:initials="MOU">
    <w:p>
      <w:r>
        <w:rPr>
          <w:rFonts w:ascii="Liberation Serif" w:hAnsi="Liberation Serif" w:eastAsia="DejaVu Sans"/>
          <w:lang w:val="en-US" w:eastAsia="en-US" w:bidi="en-US"/>
        </w:rPr>
        <w:t>Check spelling</w:t>
      </w:r>
    </w:p>
  </w:comment>
  <w:comment w:id="110" w:author="Microsoft Office User" w:date="2020-01-19T17:40:00Z" w:initials="MOU">
    <w:p>
      <w:r>
        <w:rPr>
          <w:rFonts w:ascii="Liberation Serif" w:hAnsi="Liberation Serif" w:eastAsia="DejaVu Sans"/>
          <w:lang w:val="en-US" w:eastAsia="en-US" w:bidi="en-US"/>
        </w:rPr>
        <w:t>? capital</w:t>
      </w:r>
    </w:p>
  </w:comment>
  <w:comment w:id="111" w:author="Microsoft Office User" w:date="2020-01-19T17:40:00Z" w:initials="MOU">
    <w:p>
      <w:r>
        <w:rPr>
          <w:rFonts w:ascii="Liberation Serif" w:hAnsi="Liberation Serif" w:eastAsia="DejaVu Sans"/>
          <w:lang w:val="en-US" w:eastAsia="en-US" w:bidi="en-US"/>
        </w:rPr>
        <w:t>Check this as looks to be from a book. I think the referencing needs work</w:t>
      </w:r>
    </w:p>
  </w:comment>
  <w:comment w:id="112" w:author="Microsoft Office User" w:date="2020-01-19T17:41:00Z" w:initials="MOU">
    <w:p>
      <w:r>
        <w:rPr>
          <w:rFonts w:ascii="Liberation Serif" w:hAnsi="Liberation Serif" w:eastAsia="DejaVu Sans"/>
          <w:lang w:val="en-US" w:eastAsia="en-US" w:bidi="en-US"/>
        </w:rPr>
        <w:t>? name. Use a noun</w:t>
      </w:r>
    </w:p>
  </w:comment>
  <w:comment w:id="113" w:author="Microsoft Office User" w:date="2020-01-19T17:41:00Z" w:initials="MOU">
    <w:p>
      <w:r>
        <w:rPr>
          <w:rFonts w:ascii="Liberation Serif" w:hAnsi="Liberation Serif" w:eastAsia="DejaVu Sans"/>
          <w:lang w:val="en-US" w:eastAsia="en-US" w:bidi="en-US"/>
        </w:rPr>
        <w:t>Check this whole reference, but definitely a mistake here</w:t>
      </w:r>
    </w:p>
  </w:comment>
  <w:comment w:id="114" w:author="Microsoft Office User" w:date="2020-01-19T17:42:00Z" w:initials="MOU">
    <w:p>
      <w:r>
        <w:rPr>
          <w:rFonts w:ascii="Liberation Serif" w:hAnsi="Liberation Serif" w:eastAsia="DejaVu Sans"/>
          <w:lang w:val="en-US" w:eastAsia="en-US" w:bidi="en-US"/>
        </w:rPr>
        <w:t>No page numbers….</w:t>
      </w:r>
    </w:p>
  </w:comment>
  <w:comment w:id="115" w:author="Microsoft Office User" w:date="2020-01-19T17:42:00Z" w:initials="MOU">
    <w:p>
      <w:r>
        <w:rPr>
          <w:rFonts w:ascii="Liberation Serif" w:hAnsi="Liberation Serif" w:eastAsia="DejaVu Sans"/>
          <w:lang w:val="en-US" w:eastAsia="en-US" w:bidi="en-US"/>
        </w:rPr>
        <w:t>Check….</w:t>
      </w:r>
    </w:p>
  </w:comment>
  <w:comment w:id="116" w:author="Microsoft Office User" w:date="2020-01-19T17:43:00Z" w:initials="MOU">
    <w:p>
      <w:r>
        <w:rPr>
          <w:rFonts w:ascii="Liberation Serif" w:hAnsi="Liberation Serif" w:eastAsia="DejaVu Sans"/>
          <w:lang w:val="en-US" w:eastAsia="en-US" w:bidi="en-US"/>
        </w:rPr>
        <w:t>Think carefully about use of this citation….</w:t>
      </w:r>
    </w:p>
  </w:comment>
  <w:comment w:id="117" w:author="Microsoft Office User" w:date="2020-01-19T17:44:00Z" w:initials="MOU">
    <w:p>
      <w:r>
        <w:rPr>
          <w:rFonts w:ascii="Liberation Serif" w:hAnsi="Liberation Serif" w:eastAsia="DejaVu Sans"/>
          <w:lang w:val="en-US" w:eastAsia="en-US" w:bidi="en-US"/>
        </w:rPr>
        <w:t>Check this? It has now been published, but might depend on version you used. Also, why do other R packages have the http but not this. Try to be consistent</w:t>
      </w:r>
    </w:p>
  </w:comment>
  <w:comment w:id="118" w:author="Microsoft Office User" w:date="2020-01-19T17:44:00Z" w:initials="MOU">
    <w:p>
      <w:r>
        <w:rPr>
          <w:rFonts w:ascii="Liberation Serif" w:hAnsi="Liberation Serif" w:eastAsia="DejaVu Sans"/>
          <w:lang w:val="en-US" w:eastAsia="en-US" w:bidi="en-US"/>
        </w:rPr>
        <w:t>Check this. It is a book</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Times New Roman">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s>
</file>

<file path=word/settings.xml><?xml version="1.0" encoding="utf-8"?>
<w:settings xmlns:w="http://schemas.openxmlformats.org/wordprocessingml/2006/main">
  <w:zoom w:percent="180"/>
  <w:embedSystemFonts/>
  <w:defaultTabStop w:val="1368"/>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DejaVu Sans"/>
        <w:sz w:val="24"/>
        <w:szCs w:val="24"/>
        <w:lang w:val="en-GB" w:eastAsia="en-US" w:bidi="ar-SA"/>
      </w:rPr>
    </w:rPrDefault>
    <w:pPrDefault>
      <w:pPr/>
    </w:pPrDefault>
  </w:docDefaults>
  <w:style w:type="paragraph" w:styleId="Normal">
    <w:name w:val="Normal"/>
    <w:qFormat/>
    <w:pPr>
      <w:widowControl/>
      <w:kinsoku w:val="true"/>
      <w:overflowPunct w:val="true"/>
      <w:autoSpaceDE w:val="true"/>
      <w:bidi w:val="0"/>
      <w:spacing w:before="0" w:after="200"/>
      <w:jc w:val="left"/>
    </w:pPr>
    <w:rPr>
      <w:rFonts w:ascii="Cambria" w:hAnsi="Cambria" w:eastAsia="Cambria" w:cs="DejaVu Sans"/>
      <w:color w:val="auto"/>
      <w:sz w:val="24"/>
      <w:szCs w:val="24"/>
      <w:lang w:val="en-GB" w:eastAsia="en-US" w:bidi="ar-SA"/>
    </w:rPr>
  </w:style>
  <w:style w:type="paragraph" w:styleId="Heading1">
    <w:name w:val="Heading 1"/>
    <w:basedOn w:val="Normal"/>
    <w:next w:val="TextBody"/>
    <w:qFormat/>
    <w:pPr>
      <w:keepNext/>
      <w:keepLines/>
      <w:numPr>
        <w:ilvl w:val="0"/>
        <w:numId w:val="0"/>
      </w:numPr>
      <w:spacing w:before="480" w:after="0"/>
      <w:outlineLvl w:val="0"/>
    </w:pPr>
    <w:rPr>
      <w:rFonts w:ascii="Calibri" w:hAnsi="Calibri" w:eastAsia="Cambria" w:cs="DejaVu Sans"/>
      <w:b/>
      <w:bCs/>
      <w:color w:val="345A8A"/>
      <w:sz w:val="32"/>
      <w:szCs w:val="32"/>
    </w:rPr>
  </w:style>
  <w:style w:type="paragraph" w:styleId="Heading2">
    <w:name w:val="Heading 2"/>
    <w:basedOn w:val="Normal"/>
    <w:next w:val="TextBody"/>
    <w:qFormat/>
    <w:pPr>
      <w:keepNext/>
      <w:keepLines/>
      <w:numPr>
        <w:ilvl w:val="0"/>
        <w:numId w:val="0"/>
      </w:numPr>
      <w:spacing w:before="200" w:after="0"/>
      <w:outlineLvl w:val="1"/>
    </w:pPr>
    <w:rPr>
      <w:rFonts w:ascii="Calibri" w:hAnsi="Calibri" w:eastAsia="Cambria" w:cs="DejaVu Sans"/>
      <w:b/>
      <w:bCs/>
      <w:color w:val="4F81BD"/>
      <w:sz w:val="32"/>
      <w:szCs w:val="32"/>
    </w:rPr>
  </w:style>
  <w:style w:type="paragraph" w:styleId="Heading3">
    <w:name w:val="Heading 3"/>
    <w:basedOn w:val="Normal"/>
    <w:next w:val="TextBody"/>
    <w:qFormat/>
    <w:pPr>
      <w:keepNext/>
      <w:keepLines/>
      <w:numPr>
        <w:ilvl w:val="0"/>
        <w:numId w:val="0"/>
      </w:numPr>
      <w:spacing w:before="200" w:after="0"/>
      <w:outlineLvl w:val="2"/>
    </w:pPr>
    <w:rPr>
      <w:rFonts w:ascii="Calibri" w:hAnsi="Calibri" w:eastAsia="Cambria" w:cs="DejaVu Sans"/>
      <w:b/>
      <w:bCs/>
      <w:color w:val="4F81BD"/>
      <w:sz w:val="28"/>
      <w:szCs w:val="28"/>
    </w:rPr>
  </w:style>
  <w:style w:type="paragraph" w:styleId="Heading4">
    <w:name w:val="Heading 4"/>
    <w:basedOn w:val="Normal"/>
    <w:next w:val="TextBody"/>
    <w:qFormat/>
    <w:pPr>
      <w:keepNext/>
      <w:keepLines/>
      <w:numPr>
        <w:ilvl w:val="0"/>
        <w:numId w:val="0"/>
      </w:numPr>
      <w:spacing w:before="200" w:after="0"/>
      <w:outlineLvl w:val="3"/>
    </w:pPr>
    <w:rPr>
      <w:rFonts w:ascii="Calibri" w:hAnsi="Calibri" w:eastAsia="Cambria" w:cs="DejaVu Sans"/>
      <w:b/>
      <w:bCs/>
      <w:color w:val="4F81BD"/>
    </w:rPr>
  </w:style>
  <w:style w:type="paragraph" w:styleId="Heading5">
    <w:name w:val="Heading 5"/>
    <w:basedOn w:val="Normal"/>
    <w:next w:val="TextBody"/>
    <w:qFormat/>
    <w:pPr>
      <w:keepNext/>
      <w:keepLines/>
      <w:numPr>
        <w:ilvl w:val="0"/>
        <w:numId w:val="0"/>
      </w:numPr>
      <w:spacing w:before="200" w:after="0"/>
      <w:outlineLvl w:val="4"/>
    </w:pPr>
    <w:rPr>
      <w:rFonts w:ascii="Calibri" w:hAnsi="Calibri" w:eastAsia="Cambria" w:cs="DejaVu Sans"/>
      <w:i/>
      <w:iCs/>
      <w:color w:val="4F81BD"/>
    </w:rPr>
  </w:style>
  <w:style w:type="paragraph" w:styleId="Heading6">
    <w:name w:val="Heading 6"/>
    <w:basedOn w:val="Normal"/>
    <w:next w:val="TextBody"/>
    <w:qFormat/>
    <w:pPr>
      <w:keepNext/>
      <w:keepLines/>
      <w:numPr>
        <w:ilvl w:val="0"/>
        <w:numId w:val="0"/>
      </w:numPr>
      <w:spacing w:before="200" w:after="0"/>
      <w:outlineLvl w:val="5"/>
    </w:pPr>
    <w:rPr>
      <w:rFonts w:ascii="Calibri" w:hAnsi="Calibri" w:eastAsia="Cambria" w:cs="DejaVu Sans"/>
      <w:color w:val="4F81BD"/>
    </w:rPr>
  </w:style>
  <w:style w:type="character" w:styleId="DefaultParagraphFont">
    <w:name w:val="Default Paragraph Font"/>
    <w:qFormat/>
    <w:rPr/>
  </w:style>
  <w:style w:type="character" w:styleId="CaptionChar">
    <w:name w:val="Caption Char"/>
    <w:basedOn w:val="DefaultParagraphFont"/>
    <w:qFormat/>
    <w:rPr/>
  </w:style>
  <w:style w:type="character" w:styleId="VerbatimChar">
    <w:name w:val="Verbatim Char"/>
    <w:basedOn w:val="CaptionChar"/>
    <w:qFormat/>
    <w:rPr>
      <w:rFonts w:ascii="Consolas" w:hAnsi="Consolas"/>
      <w:sz w:val="22"/>
    </w:rPr>
  </w:style>
  <w:style w:type="character" w:styleId="FootnoteAnchor">
    <w:name w:val="Footnote Anchor"/>
    <w:basedOn w:val="CaptionChar"/>
    <w:rPr>
      <w:vertAlign w:val="superscript"/>
    </w:rPr>
  </w:style>
  <w:style w:type="character" w:styleId="InternetLink">
    <w:name w:val="Internet Link"/>
    <w:basedOn w:val="CaptionChar"/>
    <w:rPr>
      <w:color w:val="4F81BD"/>
    </w:rPr>
  </w:style>
  <w:style w:type="character" w:styleId="KeywordTok">
    <w:name w:val="KeywordTok"/>
    <w:basedOn w:val="VerbatimChar"/>
    <w:qFormat/>
    <w:rPr>
      <w:rFonts w:ascii="Consolas" w:hAnsi="Consolas"/>
      <w:b/>
      <w:color w:val="007020"/>
      <w:sz w:val="22"/>
    </w:rPr>
  </w:style>
  <w:style w:type="character" w:styleId="DataTypeTok">
    <w:name w:val="DataTypeTok"/>
    <w:basedOn w:val="VerbatimChar"/>
    <w:qFormat/>
    <w:rPr>
      <w:rFonts w:ascii="Consolas" w:hAnsi="Consolas"/>
      <w:color w:val="902000"/>
      <w:sz w:val="22"/>
    </w:rPr>
  </w:style>
  <w:style w:type="character" w:styleId="DecValTok">
    <w:name w:val="DecValTok"/>
    <w:basedOn w:val="VerbatimChar"/>
    <w:qFormat/>
    <w:rPr>
      <w:rFonts w:ascii="Consolas" w:hAnsi="Consolas"/>
      <w:color w:val="40A070"/>
      <w:sz w:val="22"/>
    </w:rPr>
  </w:style>
  <w:style w:type="character" w:styleId="BaseNTok">
    <w:name w:val="BaseNTok"/>
    <w:basedOn w:val="VerbatimChar"/>
    <w:qFormat/>
    <w:rPr>
      <w:rFonts w:ascii="Consolas" w:hAnsi="Consolas"/>
      <w:color w:val="40A070"/>
      <w:sz w:val="22"/>
    </w:rPr>
  </w:style>
  <w:style w:type="character" w:styleId="FloatTok">
    <w:name w:val="FloatTok"/>
    <w:basedOn w:val="VerbatimChar"/>
    <w:qFormat/>
    <w:rPr>
      <w:rFonts w:ascii="Consolas" w:hAnsi="Consolas"/>
      <w:color w:val="40A070"/>
      <w:sz w:val="22"/>
    </w:rPr>
  </w:style>
  <w:style w:type="character" w:styleId="ConstantTok">
    <w:name w:val="ConstantTok"/>
    <w:basedOn w:val="VerbatimChar"/>
    <w:qFormat/>
    <w:rPr>
      <w:rFonts w:ascii="Consolas" w:hAnsi="Consolas"/>
      <w:color w:val="880000"/>
      <w:sz w:val="22"/>
    </w:rPr>
  </w:style>
  <w:style w:type="character" w:styleId="CharTok">
    <w:name w:val="CharTok"/>
    <w:basedOn w:val="VerbatimChar"/>
    <w:qFormat/>
    <w:rPr>
      <w:rFonts w:ascii="Consolas" w:hAnsi="Consolas"/>
      <w:color w:val="4070A0"/>
      <w:sz w:val="22"/>
    </w:rPr>
  </w:style>
  <w:style w:type="character" w:styleId="SpecialCharTok">
    <w:name w:val="SpecialCharTok"/>
    <w:basedOn w:val="VerbatimChar"/>
    <w:qFormat/>
    <w:rPr>
      <w:rFonts w:ascii="Consolas" w:hAnsi="Consolas"/>
      <w:color w:val="4070A0"/>
      <w:sz w:val="22"/>
    </w:rPr>
  </w:style>
  <w:style w:type="character" w:styleId="StringTok">
    <w:name w:val="StringTok"/>
    <w:basedOn w:val="VerbatimChar"/>
    <w:qFormat/>
    <w:rPr>
      <w:rFonts w:ascii="Consolas" w:hAnsi="Consolas"/>
      <w:color w:val="4070A0"/>
      <w:sz w:val="22"/>
    </w:rPr>
  </w:style>
  <w:style w:type="character" w:styleId="VerbatimStringTok">
    <w:name w:val="VerbatimStringTok"/>
    <w:basedOn w:val="VerbatimChar"/>
    <w:qFormat/>
    <w:rPr>
      <w:rFonts w:ascii="Consolas" w:hAnsi="Consolas"/>
      <w:color w:val="4070A0"/>
      <w:sz w:val="22"/>
    </w:rPr>
  </w:style>
  <w:style w:type="character" w:styleId="SpecialStringTok">
    <w:name w:val="SpecialStringTok"/>
    <w:basedOn w:val="VerbatimChar"/>
    <w:qFormat/>
    <w:rPr>
      <w:rFonts w:ascii="Consolas" w:hAnsi="Consolas"/>
      <w:color w:val="BB6688"/>
      <w:sz w:val="22"/>
    </w:rPr>
  </w:style>
  <w:style w:type="character" w:styleId="ImportTok">
    <w:name w:val="ImportTok"/>
    <w:basedOn w:val="VerbatimChar"/>
    <w:qFormat/>
    <w:rPr>
      <w:rFonts w:ascii="Consolas" w:hAnsi="Consolas"/>
      <w:sz w:val="22"/>
    </w:rPr>
  </w:style>
  <w:style w:type="character" w:styleId="CommentTok">
    <w:name w:val="CommentTok"/>
    <w:basedOn w:val="VerbatimChar"/>
    <w:qFormat/>
    <w:rPr>
      <w:rFonts w:ascii="Consolas" w:hAnsi="Consolas"/>
      <w:i/>
      <w:color w:val="60A0B0"/>
      <w:sz w:val="22"/>
    </w:rPr>
  </w:style>
  <w:style w:type="character" w:styleId="DocumentationTok">
    <w:name w:val="DocumentationTok"/>
    <w:basedOn w:val="VerbatimChar"/>
    <w:qFormat/>
    <w:rPr>
      <w:rFonts w:ascii="Consolas" w:hAnsi="Consolas"/>
      <w:i/>
      <w:color w:val="BA2121"/>
      <w:sz w:val="22"/>
    </w:rPr>
  </w:style>
  <w:style w:type="character" w:styleId="AnnotationTok">
    <w:name w:val="AnnotationTok"/>
    <w:basedOn w:val="VerbatimChar"/>
    <w:qFormat/>
    <w:rPr>
      <w:rFonts w:ascii="Consolas" w:hAnsi="Consolas"/>
      <w:b/>
      <w:i/>
      <w:color w:val="60A0B0"/>
      <w:sz w:val="22"/>
    </w:rPr>
  </w:style>
  <w:style w:type="character" w:styleId="CommentVarTok">
    <w:name w:val="CommentVarTok"/>
    <w:basedOn w:val="VerbatimChar"/>
    <w:qFormat/>
    <w:rPr>
      <w:rFonts w:ascii="Consolas" w:hAnsi="Consolas"/>
      <w:b/>
      <w:i/>
      <w:color w:val="60A0B0"/>
      <w:sz w:val="22"/>
    </w:rPr>
  </w:style>
  <w:style w:type="character" w:styleId="OtherTok">
    <w:name w:val="OtherTok"/>
    <w:basedOn w:val="VerbatimChar"/>
    <w:qFormat/>
    <w:rPr>
      <w:rFonts w:ascii="Consolas" w:hAnsi="Consolas"/>
      <w:color w:val="007020"/>
      <w:sz w:val="22"/>
    </w:rPr>
  </w:style>
  <w:style w:type="character" w:styleId="FunctionTok">
    <w:name w:val="FunctionTok"/>
    <w:basedOn w:val="VerbatimChar"/>
    <w:qFormat/>
    <w:rPr>
      <w:rFonts w:ascii="Consolas" w:hAnsi="Consolas"/>
      <w:color w:val="06287E"/>
      <w:sz w:val="22"/>
    </w:rPr>
  </w:style>
  <w:style w:type="character" w:styleId="VariableTok">
    <w:name w:val="VariableTok"/>
    <w:basedOn w:val="VerbatimChar"/>
    <w:qFormat/>
    <w:rPr>
      <w:rFonts w:ascii="Consolas" w:hAnsi="Consolas"/>
      <w:color w:val="19177C"/>
      <w:sz w:val="22"/>
    </w:rPr>
  </w:style>
  <w:style w:type="character" w:styleId="ControlFlowTok">
    <w:name w:val="ControlFlowTok"/>
    <w:basedOn w:val="VerbatimChar"/>
    <w:qFormat/>
    <w:rPr>
      <w:rFonts w:ascii="Consolas" w:hAnsi="Consolas"/>
      <w:b/>
      <w:color w:val="007020"/>
      <w:sz w:val="22"/>
    </w:rPr>
  </w:style>
  <w:style w:type="character" w:styleId="OperatorTok">
    <w:name w:val="OperatorTok"/>
    <w:basedOn w:val="VerbatimChar"/>
    <w:qFormat/>
    <w:rPr>
      <w:rFonts w:ascii="Consolas" w:hAnsi="Consolas"/>
      <w:color w:val="666666"/>
      <w:sz w:val="22"/>
    </w:rPr>
  </w:style>
  <w:style w:type="character" w:styleId="BuiltInTok">
    <w:name w:val="BuiltInTok"/>
    <w:basedOn w:val="VerbatimChar"/>
    <w:qFormat/>
    <w:rPr>
      <w:rFonts w:ascii="Consolas" w:hAnsi="Consolas"/>
      <w:sz w:val="22"/>
    </w:rPr>
  </w:style>
  <w:style w:type="character" w:styleId="ExtensionTok">
    <w:name w:val="ExtensionTok"/>
    <w:basedOn w:val="VerbatimChar"/>
    <w:qFormat/>
    <w:rPr>
      <w:rFonts w:ascii="Consolas" w:hAnsi="Consolas"/>
      <w:sz w:val="22"/>
    </w:rPr>
  </w:style>
  <w:style w:type="character" w:styleId="PreprocessorTok">
    <w:name w:val="PreprocessorTok"/>
    <w:basedOn w:val="VerbatimChar"/>
    <w:qFormat/>
    <w:rPr>
      <w:rFonts w:ascii="Consolas" w:hAnsi="Consolas"/>
      <w:color w:val="BC7A00"/>
      <w:sz w:val="22"/>
    </w:rPr>
  </w:style>
  <w:style w:type="character" w:styleId="AttributeTok">
    <w:name w:val="AttributeTok"/>
    <w:basedOn w:val="VerbatimChar"/>
    <w:qFormat/>
    <w:rPr>
      <w:rFonts w:ascii="Consolas" w:hAnsi="Consolas"/>
      <w:color w:val="7D9029"/>
      <w:sz w:val="22"/>
    </w:rPr>
  </w:style>
  <w:style w:type="character" w:styleId="RegionMarkerTok">
    <w:name w:val="RegionMarkerTok"/>
    <w:basedOn w:val="VerbatimChar"/>
    <w:qFormat/>
    <w:rPr>
      <w:rFonts w:ascii="Consolas" w:hAnsi="Consolas"/>
      <w:sz w:val="22"/>
    </w:rPr>
  </w:style>
  <w:style w:type="character" w:styleId="InformationTok">
    <w:name w:val="InformationTok"/>
    <w:basedOn w:val="VerbatimChar"/>
    <w:qFormat/>
    <w:rPr>
      <w:rFonts w:ascii="Consolas" w:hAnsi="Consolas"/>
      <w:b/>
      <w:i/>
      <w:color w:val="60A0B0"/>
      <w:sz w:val="22"/>
    </w:rPr>
  </w:style>
  <w:style w:type="character" w:styleId="WarningTok">
    <w:name w:val="WarningTok"/>
    <w:basedOn w:val="VerbatimChar"/>
    <w:qFormat/>
    <w:rPr>
      <w:rFonts w:ascii="Consolas" w:hAnsi="Consolas"/>
      <w:b/>
      <w:i/>
      <w:color w:val="60A0B0"/>
      <w:sz w:val="22"/>
    </w:rPr>
  </w:style>
  <w:style w:type="character" w:styleId="AlertTok">
    <w:name w:val="AlertTok"/>
    <w:basedOn w:val="VerbatimChar"/>
    <w:qFormat/>
    <w:rPr>
      <w:rFonts w:ascii="Consolas" w:hAnsi="Consolas"/>
      <w:b/>
      <w:color w:val="FF0000"/>
      <w:sz w:val="22"/>
    </w:rPr>
  </w:style>
  <w:style w:type="character" w:styleId="ErrorTok">
    <w:name w:val="ErrorTok"/>
    <w:basedOn w:val="VerbatimChar"/>
    <w:qFormat/>
    <w:rPr>
      <w:rFonts w:ascii="Consolas" w:hAnsi="Consolas"/>
      <w:b/>
      <w:color w:val="FF0000"/>
      <w:sz w:val="22"/>
    </w:rPr>
  </w:style>
  <w:style w:type="character" w:styleId="NormalTok">
    <w:name w:val="NormalTok"/>
    <w:basedOn w:val="VerbatimChar"/>
    <w:qFormat/>
    <w:rPr>
      <w:rFonts w:ascii="Consolas" w:hAnsi="Consolas"/>
      <w:sz w:val="22"/>
    </w:rPr>
  </w:style>
  <w:style w:type="character" w:styleId="CommentTextChar">
    <w:name w:val="Comment Text Char"/>
    <w:basedOn w:val="DefaultParagraphFont"/>
    <w:qFormat/>
    <w:rPr>
      <w:sz w:val="20"/>
      <w:szCs w:val="20"/>
    </w:rPr>
  </w:style>
  <w:style w:type="character" w:styleId="Annotationreference">
    <w:name w:val="annotation reference"/>
    <w:basedOn w:val="DefaultParagraphFont"/>
    <w:qFormat/>
    <w:rPr>
      <w:sz w:val="16"/>
      <w:szCs w:val="16"/>
    </w:rPr>
  </w:style>
  <w:style w:type="character" w:styleId="BalloonTextChar">
    <w:name w:val="Balloon Text Char"/>
    <w:basedOn w:val="DefaultParagraphFont"/>
    <w:qFormat/>
    <w:rPr>
      <w:rFonts w:ascii="Times New Roman" w:hAnsi="Times New Roman" w:cs="Times New Roman"/>
      <w:sz w:val="18"/>
      <w:szCs w:val="18"/>
    </w:rPr>
  </w:style>
  <w:style w:type="character" w:styleId="CommentSubjectChar">
    <w:name w:val="Comment Subject Char"/>
    <w:basedOn w:val="CommentTextChar"/>
    <w:qFormat/>
    <w:rPr>
      <w:b/>
      <w:bCs/>
      <w:sz w:val="20"/>
      <w:szCs w:val="20"/>
    </w:rPr>
  </w:style>
  <w:style w:type="character" w:styleId="HeaderChar">
    <w:name w:val="Header Char"/>
    <w:basedOn w:val="DefaultParagraphFont"/>
    <w:qFormat/>
    <w:rPr/>
  </w:style>
  <w:style w:type="character" w:styleId="FooterChar">
    <w:name w:val="Footer Char"/>
    <w:basedOn w:val="DefaultParagraphFont"/>
    <w:qFormat/>
    <w:rPr/>
  </w:style>
  <w:style w:type="character" w:styleId="BodyTextChar">
    <w:name w:val="Body Text Char"/>
    <w:basedOn w:val="DefaultParagraphFont"/>
    <w:qFormat/>
    <w:rPr/>
  </w:style>
  <w:style w:type="character" w:styleId="NumberingSymbols">
    <w:name w:val="Numbering Symbols"/>
    <w:qFormat/>
    <w:rPr/>
  </w:style>
  <w:style w:type="paragraph" w:styleId="Heading">
    <w:name w:val="Heading"/>
    <w:basedOn w:val="Normal"/>
    <w:next w:val="TextBody"/>
    <w:qFormat/>
    <w:pPr>
      <w:keepNext/>
      <w:spacing w:before="240" w:after="120"/>
    </w:pPr>
    <w:rPr>
      <w:rFonts w:ascii="Liberation Sans" w:hAnsi="Liberation Sans" w:eastAsia="DejaVu Sans" w:cs="FreeSans"/>
      <w:sz w:val="28"/>
      <w:szCs w:val="28"/>
    </w:rPr>
  </w:style>
  <w:style w:type="paragraph" w:styleId="TextBody">
    <w:name w:val="Body Text"/>
    <w:basedOn w:val="Normal"/>
    <w:pPr>
      <w:spacing w:before="180" w:after="18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Caption1">
    <w:name w:val="caption"/>
    <w:basedOn w:val="Normal"/>
    <w:qFormat/>
    <w:pPr>
      <w:spacing w:before="0" w:after="120"/>
    </w:pPr>
    <w:rPr>
      <w:i/>
    </w:rPr>
  </w:style>
  <w:style w:type="paragraph" w:styleId="FirstParagraph">
    <w:name w:val="First Paragraph"/>
    <w:basedOn w:val="TextBody"/>
    <w:next w:val="TextBody"/>
    <w:qFormat/>
    <w:pPr/>
    <w:rPr/>
  </w:style>
  <w:style w:type="paragraph" w:styleId="Compact">
    <w:name w:val="Compact"/>
    <w:basedOn w:val="TextBody"/>
    <w:qFormat/>
    <w:pPr>
      <w:spacing w:before="36" w:after="36"/>
    </w:pPr>
    <w:rPr/>
  </w:style>
  <w:style w:type="paragraph" w:styleId="Title">
    <w:name w:val="Title"/>
    <w:basedOn w:val="Normal"/>
    <w:next w:val="TextBody"/>
    <w:qFormat/>
    <w:pPr>
      <w:keepNext/>
      <w:keepLines/>
      <w:spacing w:before="480" w:after="240"/>
      <w:jc w:val="center"/>
    </w:pPr>
    <w:rPr>
      <w:rFonts w:ascii="Calibri" w:hAnsi="Calibri" w:eastAsia="Cambria" w:cs="DejaVu Sans"/>
      <w:b/>
      <w:bCs/>
      <w:color w:val="345A8A"/>
      <w:sz w:val="36"/>
      <w:szCs w:val="36"/>
    </w:rPr>
  </w:style>
  <w:style w:type="paragraph" w:styleId="Subtitle">
    <w:name w:val="Subtitle"/>
    <w:basedOn w:val="Title"/>
    <w:next w:val="TextBody"/>
    <w:qFormat/>
    <w:pPr>
      <w:spacing w:before="240" w:after="240"/>
    </w:pPr>
    <w:rPr>
      <w:sz w:val="30"/>
      <w:szCs w:val="30"/>
    </w:rPr>
  </w:style>
  <w:style w:type="paragraph" w:styleId="Author">
    <w:name w:val="Author"/>
    <w:next w:val="TextBody"/>
    <w:qFormat/>
    <w:pPr>
      <w:keepNext/>
      <w:keepLines/>
      <w:widowControl/>
      <w:kinsoku w:val="true"/>
      <w:overflowPunct w:val="true"/>
      <w:autoSpaceDE w:val="true"/>
      <w:bidi w:val="0"/>
      <w:jc w:val="center"/>
    </w:pPr>
    <w:rPr>
      <w:rFonts w:ascii="Cambria" w:hAnsi="Cambria" w:eastAsia="Cambria" w:cs="DejaVu Sans"/>
      <w:color w:val="auto"/>
      <w:sz w:val="24"/>
      <w:szCs w:val="24"/>
      <w:lang w:val="en-GB" w:eastAsia="en-US" w:bidi="ar-SA"/>
    </w:rPr>
  </w:style>
  <w:style w:type="paragraph" w:styleId="Date">
    <w:name w:val="Date"/>
    <w:next w:val="TextBody"/>
    <w:qFormat/>
    <w:pPr>
      <w:keepNext/>
      <w:keepLines/>
      <w:widowControl/>
      <w:kinsoku w:val="true"/>
      <w:overflowPunct w:val="true"/>
      <w:autoSpaceDE w:val="true"/>
      <w:bidi w:val="0"/>
      <w:jc w:val="center"/>
    </w:pPr>
    <w:rPr>
      <w:rFonts w:ascii="Cambria" w:hAnsi="Cambria" w:eastAsia="Cambria" w:cs="DejaVu Sans"/>
      <w:color w:val="auto"/>
      <w:sz w:val="24"/>
      <w:szCs w:val="24"/>
      <w:lang w:val="en-GB" w:eastAsia="en-US" w:bidi="ar-SA"/>
    </w:rPr>
  </w:style>
  <w:style w:type="paragraph" w:styleId="Abstract">
    <w:name w:val="Abstract"/>
    <w:basedOn w:val="Normal"/>
    <w:next w:val="TextBody"/>
    <w:qFormat/>
    <w:pPr>
      <w:keepNext/>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qFormat/>
    <w:pPr>
      <w:spacing w:before="100" w:after="100"/>
    </w:pPr>
    <w:rPr>
      <w:rFonts w:ascii="Calibri" w:hAnsi="Calibri" w:eastAsia="Cambria" w:cs="DejaVu Sans"/>
      <w:bCs/>
      <w:sz w:val="20"/>
      <w:szCs w:val="20"/>
    </w:rPr>
  </w:style>
  <w:style w:type="paragraph" w:styleId="Footnotetext">
    <w:name w:val="footnote text"/>
    <w:basedOn w:val="Normal"/>
    <w:qFormat/>
    <w:pPr/>
    <w:rPr/>
  </w:style>
  <w:style w:type="paragraph" w:styleId="DefinitionTerm">
    <w:name w:val="Definition Term"/>
    <w:basedOn w:val="Normal"/>
    <w:qFormat/>
    <w:pPr>
      <w:keepNext/>
      <w:keepLines/>
      <w:spacing w:before="0" w:after="0"/>
    </w:pPr>
    <w:rPr>
      <w:b/>
    </w:rPr>
  </w:style>
  <w:style w:type="paragraph" w:styleId="Definition">
    <w:name w:val="Definition"/>
    <w:basedOn w:val="Normal"/>
    <w:qFormat/>
    <w:pPr/>
    <w:rPr/>
  </w:style>
  <w:style w:type="paragraph" w:styleId="TableCaption">
    <w:name w:val="Table Caption"/>
    <w:basedOn w:val="Caption1"/>
    <w:qFormat/>
    <w:pPr>
      <w:keepNext/>
    </w:pPr>
    <w:rPr/>
  </w:style>
  <w:style w:type="paragraph" w:styleId="ImageCaption">
    <w:name w:val="Image Caption"/>
    <w:basedOn w:val="Caption1"/>
    <w:qFormat/>
    <w:pPr/>
    <w:rPr/>
  </w:style>
  <w:style w:type="paragraph" w:styleId="Figure">
    <w:name w:val="Figure"/>
    <w:basedOn w:val="Normal"/>
    <w:qFormat/>
    <w:pPr/>
    <w:rPr/>
  </w:style>
  <w:style w:type="paragraph" w:styleId="FigurewithCaption">
    <w:name w:val="Figure with Caption"/>
    <w:basedOn w:val="Figure"/>
    <w:qFormat/>
    <w:pPr>
      <w:keepNext/>
    </w:pPr>
    <w:rPr/>
  </w:style>
  <w:style w:type="paragraph" w:styleId="TOCHeading">
    <w:name w:val="TOC Heading"/>
    <w:basedOn w:val="Heading1"/>
    <w:next w:val="TextBody"/>
    <w:qFormat/>
    <w:pPr>
      <w:spacing w:lineRule="auto" w:line="259" w:before="240" w:after="0"/>
    </w:pPr>
    <w:rPr>
      <w:b w:val="false"/>
      <w:bCs w:val="false"/>
      <w:color w:val="365F91"/>
    </w:rPr>
  </w:style>
  <w:style w:type="paragraph" w:styleId="SourceCode">
    <w:name w:val="Source Code"/>
    <w:basedOn w:val="Normal"/>
    <w:qFormat/>
    <w:pPr/>
    <w:rPr/>
  </w:style>
  <w:style w:type="paragraph" w:styleId="TableContents">
    <w:name w:val="Table Contents"/>
    <w:basedOn w:val="Normal"/>
    <w:qFormat/>
    <w:pPr>
      <w:suppressLineNumbers/>
      <w:ind w:left="43" w:right="43" w:hanging="0"/>
    </w:pPr>
    <w:rPr/>
  </w:style>
  <w:style w:type="paragraph" w:styleId="TableHeading">
    <w:name w:val="Table Heading"/>
    <w:basedOn w:val="TableContents"/>
    <w:qFormat/>
    <w:pPr/>
    <w:rPr>
      <w:b/>
      <w:bCs/>
    </w:rPr>
  </w:style>
  <w:style w:type="paragraph" w:styleId="Standard">
    <w:name w:val="Standard"/>
    <w:qFormat/>
    <w:pPr>
      <w:widowControl/>
      <w:kinsoku w:val="true"/>
      <w:overflowPunct w:val="true"/>
      <w:autoSpaceDE w:val="true"/>
      <w:bidi w:val="0"/>
      <w:jc w:val="left"/>
    </w:pPr>
    <w:rPr>
      <w:rFonts w:ascii="Times New Roman" w:hAnsi="Times New Roman" w:eastAsia="Lucida Sans Unicode" w:cs="Tahoma"/>
      <w:color w:val="00000A"/>
      <w:sz w:val="24"/>
      <w:szCs w:val="24"/>
      <w:lang w:eastAsia="en-GB" w:val="en-GB" w:bidi="ar-SA"/>
    </w:rPr>
  </w:style>
  <w:style w:type="paragraph" w:styleId="Annotationtext">
    <w:name w:val="annotation text"/>
    <w:basedOn w:val="Normal"/>
    <w:qFormat/>
    <w:pPr/>
    <w:rPr>
      <w:sz w:val="20"/>
      <w:szCs w:val="20"/>
    </w:rPr>
  </w:style>
  <w:style w:type="paragraph" w:styleId="BalloonText">
    <w:name w:val="Balloon Text"/>
    <w:basedOn w:val="Normal"/>
    <w:qFormat/>
    <w:pPr>
      <w:spacing w:before="0" w:after="0"/>
    </w:pPr>
    <w:rPr>
      <w:rFonts w:ascii="Times New Roman" w:hAnsi="Times New Roman" w:cs="Times New Roman"/>
      <w:sz w:val="18"/>
      <w:szCs w:val="18"/>
    </w:rPr>
  </w:style>
  <w:style w:type="paragraph" w:styleId="Annotationsubject">
    <w:name w:val="annotation subject"/>
    <w:basedOn w:val="Annotationtext"/>
    <w:qFormat/>
    <w:pPr/>
    <w:rPr>
      <w:b/>
      <w:bCs/>
    </w:rPr>
  </w:style>
  <w:style w:type="paragraph" w:styleId="Revision">
    <w:name w:val="Revision"/>
    <w:qFormat/>
    <w:pPr>
      <w:widowControl/>
      <w:kinsoku w:val="true"/>
      <w:overflowPunct w:val="true"/>
      <w:autoSpaceDE w:val="true"/>
      <w:bidi w:val="0"/>
      <w:jc w:val="left"/>
    </w:pPr>
    <w:rPr>
      <w:rFonts w:ascii="Cambria" w:hAnsi="Cambria" w:eastAsia="Cambria" w:cs="DejaVu Sans"/>
      <w:color w:val="auto"/>
      <w:sz w:val="24"/>
      <w:szCs w:val="24"/>
      <w:lang w:val="en-GB" w:eastAsia="en-US" w:bidi="ar-SA"/>
    </w:rPr>
  </w:style>
  <w:style w:type="paragraph" w:styleId="Header">
    <w:name w:val="Header"/>
    <w:basedOn w:val="Normal"/>
    <w:pPr>
      <w:tabs>
        <w:tab w:val="center" w:pos="4680" w:leader="none"/>
        <w:tab w:val="right" w:pos="9360" w:leader="none"/>
      </w:tabs>
      <w:spacing w:before="0" w:after="0"/>
    </w:pPr>
    <w:rPr/>
  </w:style>
  <w:style w:type="paragraph" w:styleId="Footer">
    <w:name w:val="Footer"/>
    <w:basedOn w:val="Normal"/>
    <w:pPr>
      <w:tabs>
        <w:tab w:val="center" w:pos="4680" w:leader="none"/>
        <w:tab w:val="right" w:pos="9360" w:leader="none"/>
      </w:tabs>
      <w:spacing w:before="0" w:after="0"/>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CRAN.R-project.org/package=doParallel" TargetMode="External"/><Relationship Id="rId6" Type="http://schemas.openxmlformats.org/officeDocument/2006/relationships/hyperlink" Target="https://doi.org/10.1002/ecy.2443" TargetMode="External"/><Relationship Id="rId7" Type="http://schemas.openxmlformats.org/officeDocument/2006/relationships/hyperlink" Target="https://CRAN.R-project.org/package=raster" TargetMode="External"/><Relationship Id="rId8" Type="http://schemas.openxmlformats.org/officeDocument/2006/relationships/hyperlink" Target="https://CRAN.R-project.org/package=dismo" TargetMode="External"/><Relationship Id="rId9" Type="http://schemas.openxmlformats.org/officeDocument/2006/relationships/hyperlink" Target="https://CRAN.R-project.org/package=quantreg" TargetMode="External"/><Relationship Id="rId10" Type="http://schemas.openxmlformats.org/officeDocument/2006/relationships/hyperlink" Target="https://CRAN.R-project.org/package=emmeans" TargetMode="External"/><Relationship Id="rId11" Type="http://schemas.openxmlformats.org/officeDocument/2006/relationships/hyperlink" Target="https://CRAN.R-project.org/package=performance" TargetMode="External"/><Relationship Id="rId12" Type="http://schemas.openxmlformats.org/officeDocument/2006/relationships/hyperlink" Target="https://github.com/easystats/estimate" TargetMode="External"/><Relationship Id="rId13" Type="http://schemas.openxmlformats.org/officeDocument/2006/relationships/hyperlink" Target="https://CRAN.R-project.org/package=foreach" TargetMode="External"/><Relationship Id="rId14" Type="http://schemas.openxmlformats.org/officeDocument/2006/relationships/hyperlink" Target="https://doi.org/10.32614/RJ-2018-009" TargetMode="External"/><Relationship Id="rId15" Type="http://schemas.openxmlformats.org/officeDocument/2006/relationships/hyperlink" Target="https://CRAN.R-project.org/package=maxnet" TargetMode="External"/><Relationship Id="rId16" Type="http://schemas.openxmlformats.org/officeDocument/2006/relationships/hyperlink" Target="https://www.R-project.org/" TargetMode="External"/><Relationship Id="rId17" Type="http://schemas.openxmlformats.org/officeDocument/2006/relationships/hyperlink" Target="http://www.protectedplanet.net/" TargetMode="External"/><Relationship Id="rId18" Type="http://schemas.openxmlformats.org/officeDocument/2006/relationships/hyperlink" Target="https://ggplot2.tidyverse.org/" TargetMode="External"/><Relationship Id="rId19" Type="http://schemas.openxmlformats.org/officeDocument/2006/relationships/comments" Target="comments.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AU1TemplafyLinks.dotm</Template>
  <TotalTime>1938</TotalTime>
  <Application>LibreOffice/5.2.7.2$Linux_X86_64 LibreOffice_project/20m0$Build-2</Application>
  <Pages>24</Pages>
  <Words>7536</Words>
  <Characters>44630</Characters>
  <CharactersWithSpaces>51672</CharactersWithSpaces>
  <Paragraphs>471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2020-01-19T17:07:00Z</dcterms:created>
  <dc:creator>Microsoft Office User</dc:creator>
  <dc:description/>
  <dc:language>en-GB</dc:language>
  <cp:lastModifiedBy>Berti Emilio</cp:lastModifiedBy>
  <dcterms:modified xsi:type="dcterms:W3CDTF">2020-02-03T16:27:10Z</dcterms:modified>
  <cp:revision>72</cp:revision>
  <dc:subject/>
  <dc:title>Rewiring food webs via trophic rewilding</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