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lineRule="auto" w:line="480" w:before="480" w:after="240"/>
        <w:rPr>
          <w:sz w:val="40"/>
          <w:szCs w:val="40"/>
          <w:lang w:val="en-GB"/>
        </w:rPr>
      </w:pPr>
      <w:bookmarkStart w:id="0" w:name="__DdeLink__124300_1183751913"/>
      <w:r>
        <w:rPr>
          <w:sz w:val="40"/>
          <w:szCs w:val="40"/>
          <w:lang w:val="en-GB"/>
        </w:rPr>
        <w:t>Globally downgraded food webs in protected areas can be partially rewired through trophic rewildin</w:t>
      </w:r>
      <w:bookmarkEnd w:id="0"/>
      <w:r>
        <w:rPr>
          <w:sz w:val="40"/>
          <w:szCs w:val="40"/>
          <w:lang w:val="en-GB"/>
        </w:rPr>
        <w:t>g</w:t>
      </w:r>
      <w:r>
        <w:rPr>
          <w:sz w:val="40"/>
          <w:szCs w:val="40"/>
          <w:lang w:val="en-GB"/>
        </w:rPr>
        <w:commentReference w:id="0"/>
      </w:r>
    </w:p>
    <w:p>
      <w:pPr>
        <w:pStyle w:val="FirstParagraph"/>
        <w:keepNext/>
        <w:widowControl w:val="false"/>
        <w:spacing w:lineRule="auto" w:line="480"/>
        <w:jc w:val="center"/>
        <w:rPr>
          <w:rFonts w:ascii="Times New Roman" w:hAnsi="Times New Roman"/>
          <w:sz w:val="22"/>
          <w:szCs w:val="22"/>
          <w:lang w:val="en-GB"/>
        </w:rPr>
      </w:pPr>
      <w:r>
        <w:rPr>
          <w:rFonts w:ascii="Times New Roman" w:hAnsi="Times New Roman"/>
          <w:sz w:val="22"/>
          <w:szCs w:val="22"/>
          <w:lang w:val="en-GB"/>
        </w:rPr>
        <w:t xml:space="preserve">Emilio Berti </w:t>
      </w:r>
      <w:r>
        <w:rPr>
          <w:rFonts w:ascii="Times New Roman" w:hAnsi="Times New Roman"/>
          <w:sz w:val="22"/>
          <w:szCs w:val="22"/>
          <w:vertAlign w:val="superscript"/>
          <w:lang w:val="en-GB"/>
        </w:rPr>
        <w:t>*, 1, 2</w:t>
      </w:r>
      <w:r>
        <w:rPr>
          <w:rFonts w:ascii="Times New Roman" w:hAnsi="Times New Roman"/>
          <w:sz w:val="22"/>
          <w:szCs w:val="22"/>
          <w:lang w:val="en-GB"/>
        </w:rPr>
        <w:t>, Scott Jarvie</w:t>
      </w:r>
      <w:commentRangeStart w:id="1"/>
      <w:r>
        <w:rPr>
          <w:rFonts w:ascii="Times New Roman" w:hAnsi="Times New Roman"/>
          <w:sz w:val="22"/>
          <w:szCs w:val="22"/>
          <w:vertAlign w:val="superscript"/>
          <w:lang w:val="en-GB"/>
        </w:rPr>
        <w:t>1, 2</w:t>
      </w:r>
      <w:r>
        <w:rPr>
          <w:rFonts w:ascii="Times New Roman" w:hAnsi="Times New Roman"/>
          <w:sz w:val="22"/>
          <w:szCs w:val="22"/>
          <w:lang w:val="en-GB"/>
        </w:rPr>
      </w:r>
      <w:commentRangeEnd w:id="1"/>
      <w:r>
        <w:commentReference w:id="1"/>
      </w:r>
      <w:r>
        <w:rPr>
          <w:rFonts w:ascii="Times New Roman" w:hAnsi="Times New Roman"/>
          <w:sz w:val="22"/>
          <w:szCs w:val="22"/>
          <w:lang w:val="en-GB"/>
        </w:rPr>
        <w:t>, Jens-Christian Svenning</w:t>
      </w:r>
      <w:r>
        <w:rPr>
          <w:rFonts w:ascii="Times New Roman" w:hAnsi="Times New Roman"/>
          <w:sz w:val="22"/>
          <w:szCs w:val="22"/>
          <w:vertAlign w:val="superscript"/>
          <w:lang w:val="en-GB"/>
        </w:rPr>
        <w:t>1, 2</w:t>
      </w:r>
    </w:p>
    <w:p>
      <w:pPr>
        <w:pStyle w:val="FirstParagraph"/>
        <w:keepNext/>
        <w:widowControl w:val="false"/>
        <w:suppressLineNumbers/>
        <w:bidi w:val="0"/>
        <w:spacing w:lineRule="auto" w:line="360"/>
        <w:jc w:val="left"/>
        <w:rPr>
          <w:rFonts w:ascii="Times New Roman" w:hAnsi="Times New Roman" w:cs="Times New Roman"/>
        </w:rPr>
      </w:pPr>
      <w:r>
        <w:rPr>
          <w:rFonts w:cs="Times New Roman"/>
        </w:rPr>
        <w:t>1 – Center for Biodiversity Dynamics in a Changing World (BIOCHANGE), Department of Biology, Aarhus University, Ny Munkegade 114, DK-8000 Aarhus C, Denmark</w:t>
      </w:r>
    </w:p>
    <w:p>
      <w:pPr>
        <w:pStyle w:val="TextBody"/>
        <w:keepNext/>
        <w:widowControl w:val="false"/>
        <w:suppressLineNumbers/>
        <w:bidi w:val="0"/>
        <w:spacing w:lineRule="auto" w:line="360"/>
        <w:jc w:val="left"/>
        <w:rPr>
          <w:rFonts w:ascii="Times New Roman" w:hAnsi="Times New Roman" w:cs="Times New Roman"/>
        </w:rPr>
      </w:pPr>
      <w:r>
        <w:rPr>
          <w:rFonts w:cs="Times New Roman"/>
        </w:rPr>
        <w:t>2 – Section for Ecoinformatics and Biodiversity, Department of Biology, Aarhus University, Ny Munkegade 114, DK-8000 Aarhus C, Denmark</w:t>
      </w:r>
    </w:p>
    <w:p>
      <w:pPr>
        <w:pStyle w:val="TextBody"/>
        <w:keepNext/>
        <w:widowControl w:val="false"/>
        <w:suppressLineNumbers/>
        <w:bidi w:val="0"/>
        <w:spacing w:lineRule="auto" w:line="360"/>
        <w:jc w:val="left"/>
        <w:rPr>
          <w:rFonts w:ascii="Times New Roman" w:hAnsi="Times New Roman" w:cs="Times New Roman"/>
          <w:position w:val="0"/>
          <w:sz w:val="22"/>
          <w:sz w:val="22"/>
          <w:szCs w:val="22"/>
          <w:vertAlign w:val="baseline"/>
          <w:lang w:val="en-GB"/>
        </w:rPr>
      </w:pPr>
      <w:r>
        <w:rPr>
          <w:rFonts w:cs="Times New Roman"/>
          <w:position w:val="0"/>
          <w:sz w:val="22"/>
          <w:sz w:val="22"/>
          <w:szCs w:val="22"/>
          <w:vertAlign w:val="baseline"/>
          <w:lang w:val="en-GB"/>
        </w:rPr>
        <w:t>* – Corresponding author: emilio.berti@bio.au.dk</w:t>
      </w:r>
    </w:p>
    <w:p>
      <w:pPr>
        <w:pStyle w:val="Heading1"/>
        <w:spacing w:lineRule="auto" w:line="480"/>
        <w:rPr>
          <w:rFonts w:ascii="Times New Roman" w:hAnsi="Times New Roman"/>
          <w:lang w:val="en-GB"/>
        </w:rPr>
      </w:pPr>
      <w:bookmarkStart w:id="1" w:name="abstract"/>
      <w:bookmarkEnd w:id="1"/>
      <w:r>
        <w:rPr>
          <w:rFonts w:ascii="Times New Roman" w:hAnsi="Times New Roman"/>
          <w:lang w:val="en-GB"/>
        </w:rPr>
        <w:commentReference w:id="2"/>
      </w:r>
      <w:r>
        <w:rPr>
          <w:rFonts w:ascii="Times New Roman" w:hAnsi="Times New Roman"/>
          <w:lang w:val="en-GB"/>
        </w:rPr>
        <w:t>Introduction</w:t>
      </w:r>
      <w:r>
        <w:rPr>
          <w:rFonts w:ascii="Times New Roman" w:hAnsi="Times New Roman"/>
          <w:lang w:val="en-GB"/>
        </w:rPr>
        <w:commentReference w:id="3"/>
      </w:r>
    </w:p>
    <w:p>
      <w:pPr>
        <w:pStyle w:val="FirstParagraph"/>
        <w:keepNext/>
        <w:widowControl w:val="false"/>
        <w:bidi w:val="0"/>
        <w:spacing w:lineRule="auto" w:line="480"/>
        <w:jc w:val="left"/>
        <w:rPr>
          <w:rFonts w:ascii="Times New Roman" w:hAnsi="Times New Roman"/>
          <w:b/>
          <w:b/>
          <w:bCs/>
          <w:sz w:val="24"/>
          <w:szCs w:val="24"/>
          <w:lang w:val="en-GB"/>
        </w:rPr>
      </w:pPr>
      <w:r>
        <w:rPr>
          <w:rFonts w:ascii="Times New Roman" w:hAnsi="Times New Roman"/>
          <w:b/>
          <w:bCs/>
          <w:sz w:val="24"/>
          <w:szCs w:val="24"/>
          <w:lang w:val="en-GB"/>
        </w:rPr>
        <w:commentReference w:id="4"/>
      </w:r>
      <w:r>
        <w:rPr>
          <w:rFonts w:ascii="Times New Roman" w:hAnsi="Times New Roman"/>
          <w:b/>
          <w:bCs/>
          <w:sz w:val="24"/>
          <w:szCs w:val="24"/>
          <w:lang w:val="en-GB"/>
        </w:rPr>
        <w:t xml:space="preserve">Protected areas are a key instrument for biodiversity conservation, but generally harbour impoverished faunas and downgraded food webs due to the human-linked prehistoric and historic megafauna extinctions. This trophic downgrading, </w:t>
      </w:r>
      <w:r>
        <w:rPr>
          <w:rFonts w:ascii="Times New Roman" w:hAnsi="Times New Roman"/>
          <w:b/>
          <w:bCs/>
          <w:sz w:val="24"/>
          <w:szCs w:val="24"/>
          <w:lang w:val="en-GB"/>
        </w:rPr>
        <w:t>which often</w:t>
      </w:r>
      <w:r>
        <w:rPr>
          <w:rFonts w:ascii="Times New Roman" w:hAnsi="Times New Roman"/>
          <w:b/>
          <w:bCs/>
          <w:sz w:val="24"/>
          <w:szCs w:val="24"/>
          <w:lang w:val="en-GB"/>
        </w:rPr>
        <w:t xml:space="preserve"> challenge</w:t>
      </w:r>
      <w:r>
        <w:rPr>
          <w:rFonts w:ascii="Times New Roman" w:hAnsi="Times New Roman"/>
          <w:b/>
          <w:bCs/>
          <w:sz w:val="24"/>
          <w:szCs w:val="24"/>
          <w:lang w:val="en-GB"/>
        </w:rPr>
        <w:t>s</w:t>
      </w:r>
      <w:r>
        <w:rPr>
          <w:rFonts w:ascii="Times New Roman" w:hAnsi="Times New Roman"/>
          <w:b/>
          <w:bCs/>
          <w:sz w:val="24"/>
          <w:szCs w:val="24"/>
          <w:lang w:val="en-GB"/>
        </w:rPr>
        <w:t xml:space="preserve"> </w:t>
      </w:r>
      <w:r>
        <w:rPr>
          <w:rFonts w:ascii="Times New Roman" w:hAnsi="Times New Roman"/>
          <w:b/>
          <w:bCs/>
          <w:sz w:val="24"/>
          <w:szCs w:val="24"/>
          <w:lang w:val="en-GB"/>
        </w:rPr>
        <w:t xml:space="preserve">ecosystems </w:t>
      </w:r>
      <w:r>
        <w:rPr>
          <w:rFonts w:ascii="Times New Roman" w:hAnsi="Times New Roman"/>
          <w:b/>
          <w:bCs/>
          <w:sz w:val="24"/>
          <w:szCs w:val="24"/>
          <w:lang w:val="en-GB"/>
        </w:rPr>
        <w:t xml:space="preserve">functionality </w:t>
      </w:r>
      <w:r>
        <w:rPr>
          <w:rFonts w:ascii="Times New Roman" w:hAnsi="Times New Roman"/>
          <w:b/>
          <w:bCs/>
          <w:sz w:val="24"/>
          <w:szCs w:val="24"/>
          <w:lang w:val="en-GB"/>
        </w:rPr>
        <w:t>and community stability</w:t>
      </w:r>
      <w:r>
        <w:rPr>
          <w:rFonts w:ascii="Times New Roman" w:hAnsi="Times New Roman"/>
          <w:b/>
          <w:bCs/>
          <w:sz w:val="24"/>
          <w:szCs w:val="24"/>
          <w:lang w:val="en-GB"/>
        </w:rPr>
        <w:t xml:space="preserve">, may be remedied through trophic rewilding, an ecological restoration strategy that uses species </w:t>
      </w:r>
      <w:r>
        <w:rPr>
          <w:rFonts w:ascii="Times New Roman" w:hAnsi="Times New Roman"/>
          <w:b/>
          <w:bCs/>
          <w:sz w:val="24"/>
          <w:szCs w:val="24"/>
          <w:lang w:val="en-GB"/>
        </w:rPr>
        <w:t>(re)</w:t>
      </w:r>
      <w:r>
        <w:rPr>
          <w:rFonts w:ascii="Times New Roman" w:hAnsi="Times New Roman"/>
          <w:b/>
          <w:bCs/>
          <w:sz w:val="24"/>
          <w:szCs w:val="24"/>
          <w:lang w:val="en-GB"/>
        </w:rPr>
        <w:t xml:space="preserve">introductions to restore top-down trophic interactions. </w:t>
      </w:r>
      <w:r>
        <w:rPr>
          <w:rFonts w:ascii="Times New Roman" w:hAnsi="Times New Roman"/>
          <w:b/>
          <w:bCs/>
          <w:sz w:val="24"/>
          <w:szCs w:val="24"/>
          <w:lang w:val="en-GB"/>
        </w:rPr>
        <w:t>However</w:t>
      </w:r>
      <w:r>
        <w:rPr>
          <w:rFonts w:ascii="Times New Roman" w:hAnsi="Times New Roman"/>
          <w:b/>
          <w:bCs/>
          <w:sz w:val="24"/>
          <w:szCs w:val="24"/>
          <w:lang w:val="en-GB"/>
        </w:rPr>
        <w:t xml:space="preserve">, the extent to which extant species can rewire food webs to pre-extinction levels is poorly understood. Using current and estimated natural ranges of all extant and extinct late-Quaternary mammals, we modelled climatic suitability to identify species for reintroductions </w:t>
      </w:r>
      <w:r>
        <w:rPr>
          <w:rFonts w:ascii="Times New Roman" w:hAnsi="Times New Roman"/>
          <w:b/>
          <w:bCs/>
          <w:sz w:val="24"/>
          <w:szCs w:val="24"/>
          <w:lang w:val="en-GB"/>
        </w:rPr>
        <w:t>and</w:t>
      </w:r>
      <w:r>
        <w:rPr>
          <w:rFonts w:ascii="Times New Roman" w:hAnsi="Times New Roman"/>
          <w:b/>
          <w:bCs/>
          <w:sz w:val="24"/>
          <w:szCs w:val="24"/>
          <w:lang w:val="en-GB"/>
        </w:rPr>
        <w:t xml:space="preserve"> introductions as functional analogues to replace closely-related, similar</w:t>
      </w:r>
      <w:r>
        <w:rPr>
          <w:rFonts w:ascii="Times New Roman" w:hAnsi="Times New Roman"/>
          <w:b/>
          <w:bCs/>
          <w:sz w:val="24"/>
          <w:szCs w:val="24"/>
          <w:lang w:val="en-GB"/>
        </w:rPr>
        <w:t>ly</w:t>
      </w:r>
      <w:r>
        <w:rPr>
          <w:rFonts w:ascii="Times New Roman" w:hAnsi="Times New Roman"/>
          <w:b/>
          <w:bCs/>
          <w:sz w:val="24"/>
          <w:szCs w:val="24"/>
          <w:lang w:val="en-GB"/>
        </w:rPr>
        <w:t>-sized extinct species. We then inferred food webs in large protected areas (PAs) and assessed the consequences of past losses for trophic complexity and the recoveries opportunities through rewilding. Our results show that species richness of the upper trophic levels has declined following late-Quaternary extinctions and that the number of trophic interactions decreased in PAs on average by 49%. Importantly, we found that trophic rewilding could partially restore trophic level richness and rewire 18% of the lost interactions through reintroductions jointly with introductions of functional analogues. Overall, our findings support trophic rewilding as an opportunity to rewire food webs in PAs globally and reinstate lost trophic interactions in degraded ecosystems.</w:t>
      </w:r>
    </w:p>
    <w:p>
      <w:pPr>
        <w:pStyle w:val="FirstParagraph"/>
        <w:keepNext/>
        <w:widowControl w:val="false"/>
        <w:bidi w:val="0"/>
        <w:spacing w:lineRule="auto" w:line="480"/>
        <w:jc w:val="left"/>
        <w:rPr>
          <w:rFonts w:ascii="Times New Roman" w:hAnsi="Times New Roman"/>
          <w:sz w:val="24"/>
          <w:szCs w:val="24"/>
          <w:lang w:val="en-GB"/>
        </w:rPr>
      </w:pPr>
      <w:r>
        <w:rPr>
          <w:rFonts w:ascii="Times New Roman" w:hAnsi="Times New Roman"/>
          <w:sz w:val="24"/>
          <w:szCs w:val="24"/>
          <w:lang w:val="en-GB"/>
        </w:rPr>
        <w:t xml:space="preserve">During the last 50,000 years, large-bodied animals (megafauna) have been removed from ecosystems around the world in a size-selective extinction event unique for the last 66 million years </w:t>
      </w:r>
      <w:r>
        <w:rPr>
          <w:rFonts w:ascii="Times New Roman" w:hAnsi="Times New Roman"/>
          <w:sz w:val="24"/>
          <w:szCs w:val="24"/>
          <w:vertAlign w:val="superscript"/>
          <w:lang w:val="en-GB"/>
        </w:rPr>
        <w:t>1</w:t>
      </w:r>
      <w:r>
        <w:rPr>
          <w:rFonts w:ascii="Times New Roman" w:hAnsi="Times New Roman"/>
          <w:sz w:val="24"/>
          <w:szCs w:val="24"/>
          <w:lang w:val="en-GB"/>
        </w:rPr>
        <w:t xml:space="preserve">⁠ </w:t>
      </w:r>
      <w:r>
        <w:rPr>
          <w:rFonts w:ascii="Times New Roman" w:hAnsi="Times New Roman"/>
          <w:sz w:val="24"/>
          <w:szCs w:val="24"/>
          <w:lang w:val="en-GB"/>
        </w:rPr>
        <w:t xml:space="preserve">(Smith et al. 2018) </w:t>
      </w:r>
      <w:r>
        <w:rPr>
          <w:rFonts w:ascii="Times New Roman" w:hAnsi="Times New Roman"/>
          <w:sz w:val="24"/>
          <w:szCs w:val="24"/>
          <w:lang w:val="en-GB"/>
        </w:rPr>
        <w:t xml:space="preserve">and strongly linked to the global expansion of modern humans </w:t>
      </w:r>
      <w:r>
        <w:rPr>
          <w:rFonts w:ascii="Times New Roman" w:hAnsi="Times New Roman"/>
          <w:sz w:val="24"/>
          <w:szCs w:val="24"/>
          <w:vertAlign w:val="superscript"/>
          <w:lang w:val="en-GB"/>
        </w:rPr>
        <w:t>2</w:t>
      </w:r>
      <w:r>
        <w:rPr>
          <w:rFonts w:ascii="Times New Roman" w:hAnsi="Times New Roman"/>
          <w:sz w:val="24"/>
          <w:szCs w:val="24"/>
          <w:lang w:val="en-GB"/>
        </w:rPr>
        <w:t xml:space="preserve">⁠ </w:t>
      </w:r>
      <w:r>
        <w:rPr>
          <w:rFonts w:ascii="Times New Roman" w:hAnsi="Times New Roman"/>
          <w:sz w:val="24"/>
          <w:szCs w:val="24"/>
          <w:lang w:val="en-GB"/>
        </w:rPr>
        <w:t>(Sandom et al. 2014)</w:t>
      </w:r>
      <w:r>
        <w:rPr>
          <w:rFonts w:ascii="Times New Roman" w:hAnsi="Times New Roman"/>
          <w:sz w:val="24"/>
          <w:szCs w:val="24"/>
          <w:lang w:val="en-GB"/>
        </w:rPr>
        <w:t>(</w:t>
      </w:r>
      <w:r>
        <w:rPr>
          <w:rFonts w:ascii="Times New Roman" w:hAnsi="Times New Roman"/>
          <w:i/>
          <w:iCs/>
          <w:sz w:val="24"/>
          <w:szCs w:val="24"/>
          <w:lang w:val="en-GB"/>
        </w:rPr>
        <w:t>Homo sapiens</w:t>
      </w:r>
      <w:r>
        <w:rPr>
          <w:rFonts w:ascii="Times New Roman" w:hAnsi="Times New Roman"/>
          <w:sz w:val="24"/>
          <w:szCs w:val="24"/>
          <w:lang w:val="en-GB"/>
        </w:rPr>
        <w:t xml:space="preserve">). These size-biased losses have continued through the Holocene </w:t>
      </w:r>
      <w:r>
        <w:rPr>
          <w:rFonts w:ascii="Times New Roman" w:hAnsi="Times New Roman"/>
          <w:sz w:val="24"/>
          <w:szCs w:val="24"/>
          <w:vertAlign w:val="superscript"/>
          <w:lang w:val="en-GB"/>
        </w:rPr>
        <w:t>3,4</w:t>
      </w:r>
      <w:r>
        <w:rPr>
          <w:rFonts w:ascii="Times New Roman" w:hAnsi="Times New Roman"/>
          <w:sz w:val="24"/>
          <w:szCs w:val="24"/>
          <w:lang w:val="en-GB"/>
        </w:rPr>
        <w:t xml:space="preserve">⁠ </w:t>
      </w:r>
      <w:r>
        <w:rPr>
          <w:rFonts w:ascii="Times New Roman" w:hAnsi="Times New Roman"/>
          <w:sz w:val="24"/>
          <w:szCs w:val="24"/>
          <w:lang w:val="en-GB"/>
        </w:rPr>
        <w:t xml:space="preserve">(Crees et al. 2014, Teng et al. 2020) </w:t>
      </w:r>
      <w:r>
        <w:rPr>
          <w:rFonts w:ascii="Times New Roman" w:hAnsi="Times New Roman"/>
          <w:sz w:val="24"/>
          <w:szCs w:val="24"/>
          <w:lang w:val="en-GB"/>
        </w:rPr>
        <w:t xml:space="preserve">and into the present in many areas </w:t>
      </w:r>
      <w:r>
        <w:rPr>
          <w:rFonts w:ascii="Times New Roman" w:hAnsi="Times New Roman"/>
          <w:sz w:val="24"/>
          <w:szCs w:val="24"/>
          <w:lang w:val="en-GB"/>
        </w:rPr>
        <w:t xml:space="preserve">(Dirzo et al. 2011) </w:t>
      </w:r>
      <w:r>
        <w:rPr>
          <w:rFonts w:ascii="Times New Roman" w:hAnsi="Times New Roman"/>
          <w:sz w:val="24"/>
          <w:szCs w:val="24"/>
          <w:vertAlign w:val="superscript"/>
          <w:lang w:val="en-GB"/>
        </w:rPr>
        <w:t>5</w:t>
      </w:r>
      <w:r>
        <w:rPr>
          <w:rFonts w:ascii="Times New Roman" w:hAnsi="Times New Roman"/>
          <w:sz w:val="24"/>
          <w:szCs w:val="24"/>
          <w:lang w:val="en-GB"/>
        </w:rPr>
        <w:t xml:space="preserve">⁠, leading to widespread trophic downgrading of ecosystems </w:t>
      </w:r>
      <w:r>
        <w:rPr>
          <w:rFonts w:ascii="Times New Roman" w:hAnsi="Times New Roman"/>
          <w:sz w:val="24"/>
          <w:szCs w:val="24"/>
          <w:lang w:val="en-GB"/>
        </w:rPr>
        <w:t xml:space="preserve">(Estes et al. 2011, Mendoza et al. 2019) </w:t>
      </w:r>
      <w:r>
        <w:rPr>
          <w:rFonts w:ascii="Times New Roman" w:hAnsi="Times New Roman"/>
          <w:sz w:val="24"/>
          <w:szCs w:val="24"/>
          <w:vertAlign w:val="superscript"/>
          <w:lang w:val="en-GB"/>
        </w:rPr>
        <w:t>6,7</w:t>
      </w:r>
      <w:r>
        <w:rPr>
          <w:rFonts w:ascii="Times New Roman" w:hAnsi="Times New Roman"/>
          <w:sz w:val="24"/>
          <w:szCs w:val="24"/>
          <w:lang w:val="en-GB"/>
        </w:rPr>
        <w:t xml:space="preserve">⁠. </w:t>
      </w:r>
      <w:r>
        <w:rPr>
          <w:rFonts w:ascii="Times New Roman" w:hAnsi="Times New Roman"/>
          <w:sz w:val="24"/>
          <w:szCs w:val="24"/>
          <w:lang w:val="en-GB"/>
        </w:rPr>
        <w:t>The</w:t>
      </w:r>
      <w:r>
        <w:rPr>
          <w:rFonts w:ascii="Times New Roman" w:hAnsi="Times New Roman"/>
          <w:sz w:val="24"/>
          <w:szCs w:val="24"/>
          <w:lang w:val="en-GB"/>
        </w:rPr>
        <w:t xml:space="preserve"> downsizing of faunas and simplification of food webs have a wide range of ecosystem consequences such as reduced regulatory effects of top-down control and decreased resilience of ecosystems </w:t>
      </w:r>
      <w:r>
        <w:rPr>
          <w:rFonts w:ascii="Times New Roman" w:hAnsi="Times New Roman"/>
          <w:sz w:val="24"/>
          <w:szCs w:val="24"/>
          <w:lang w:val="en-GB"/>
        </w:rPr>
        <w:t xml:space="preserve">(Estes et al. 2011, Gill 2014) </w:t>
      </w:r>
      <w:r>
        <w:rPr>
          <w:rFonts w:ascii="Times New Roman" w:hAnsi="Times New Roman"/>
          <w:sz w:val="24"/>
          <w:szCs w:val="24"/>
          <w:vertAlign w:val="superscript"/>
          <w:lang w:val="en-GB"/>
        </w:rPr>
        <w:t>6,8</w:t>
      </w:r>
      <w:r>
        <w:rPr>
          <w:rFonts w:ascii="Times New Roman" w:hAnsi="Times New Roman"/>
          <w:sz w:val="24"/>
          <w:szCs w:val="24"/>
          <w:lang w:val="en-GB"/>
        </w:rPr>
        <w:t xml:space="preserve">⁠. Protected areas (PAs) are a cornerstone </w:t>
      </w:r>
      <w:r>
        <w:rPr>
          <w:rFonts w:ascii="Times New Roman" w:hAnsi="Times New Roman"/>
          <w:sz w:val="24"/>
          <w:szCs w:val="24"/>
          <w:lang w:val="en-GB"/>
        </w:rPr>
        <w:t>for</w:t>
      </w:r>
      <w:r>
        <w:rPr>
          <w:rFonts w:ascii="Times New Roman" w:hAnsi="Times New Roman"/>
          <w:sz w:val="24"/>
          <w:szCs w:val="24"/>
          <w:lang w:val="en-GB"/>
        </w:rPr>
        <w:t xml:space="preserve"> nature conservation. With almost 15% of the terrestrial surface covered </w:t>
      </w:r>
      <w:r>
        <w:rPr>
          <w:rFonts w:ascii="Times New Roman" w:hAnsi="Times New Roman"/>
          <w:sz w:val="24"/>
          <w:szCs w:val="24"/>
          <w:vertAlign w:val="superscript"/>
          <w:lang w:val="en-GB"/>
        </w:rPr>
        <w:t>9</w:t>
      </w:r>
      <w:r>
        <w:rPr>
          <w:rFonts w:ascii="Times New Roman" w:hAnsi="Times New Roman"/>
          <w:sz w:val="24"/>
          <w:szCs w:val="24"/>
          <w:lang w:val="en-GB"/>
        </w:rPr>
        <w:t xml:space="preserve">⁠ (UNEP-WCMC 2018), PAs protect habitats and species from increasing anthropogenic pressure, buffering them from threatening processes </w:t>
      </w:r>
      <w:r>
        <w:rPr>
          <w:rFonts w:ascii="Times New Roman" w:hAnsi="Times New Roman"/>
          <w:sz w:val="24"/>
          <w:szCs w:val="24"/>
          <w:lang w:val="en-GB"/>
        </w:rPr>
        <w:t xml:space="preserve">(Gaston et al. 2008) </w:t>
      </w:r>
      <w:r>
        <w:rPr>
          <w:rFonts w:ascii="Times New Roman" w:hAnsi="Times New Roman"/>
          <w:sz w:val="24"/>
          <w:szCs w:val="24"/>
          <w:vertAlign w:val="superscript"/>
          <w:lang w:val="en-GB"/>
        </w:rPr>
        <w:t>10</w:t>
      </w:r>
      <w:r>
        <w:rPr>
          <w:rFonts w:ascii="Times New Roman" w:hAnsi="Times New Roman"/>
          <w:sz w:val="24"/>
          <w:szCs w:val="24"/>
          <w:lang w:val="en-GB"/>
        </w:rPr>
        <w:t xml:space="preserve">⁠. Nevertheless, prehistoric and historic faunal downsizing also affect PAs, potentially reducing their capacity for maintaining biodiversity as well as </w:t>
      </w:r>
      <w:r>
        <w:rPr>
          <w:rFonts w:ascii="Times New Roman" w:hAnsi="Times New Roman"/>
          <w:sz w:val="24"/>
          <w:szCs w:val="24"/>
          <w:lang w:val="en-GB"/>
        </w:rPr>
        <w:t>altering</w:t>
      </w:r>
      <w:r>
        <w:rPr>
          <w:rFonts w:ascii="Times New Roman" w:hAnsi="Times New Roman"/>
          <w:sz w:val="24"/>
          <w:szCs w:val="24"/>
          <w:lang w:val="en-GB"/>
        </w:rPr>
        <w:t xml:space="preserve"> their ecological functioning.</w:t>
      </w:r>
    </w:p>
    <w:p>
      <w:pPr>
        <w:pStyle w:val="TextBody"/>
        <w:keepNext/>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Trophic rewilding is a novel restoration strategy that advocates the (re)introduction of large</w:t>
      </w:r>
      <w:r>
        <w:rPr>
          <w:rFonts w:ascii="Times New Roman" w:hAnsi="Times New Roman"/>
          <w:sz w:val="24"/>
          <w:szCs w:val="24"/>
          <w:lang w:val="en-GB"/>
        </w:rPr>
        <w:t>-</w:t>
      </w:r>
      <w:r>
        <w:rPr>
          <w:rFonts w:ascii="Times New Roman" w:hAnsi="Times New Roman"/>
          <w:sz w:val="24"/>
          <w:szCs w:val="24"/>
          <w:lang w:val="en-GB"/>
        </w:rPr>
        <w:t xml:space="preserve">bodied species to restore trophic top-down interactions and associated tropic cascades </w:t>
      </w:r>
      <w:r>
        <w:rPr>
          <w:rFonts w:ascii="Times New Roman" w:hAnsi="Times New Roman"/>
          <w:sz w:val="24"/>
          <w:szCs w:val="24"/>
          <w:lang w:val="en-GB"/>
        </w:rPr>
        <w:t xml:space="preserve">and </w:t>
      </w:r>
      <w:r>
        <w:rPr>
          <w:rFonts w:ascii="Times New Roman" w:hAnsi="Times New Roman"/>
          <w:sz w:val="24"/>
          <w:szCs w:val="24"/>
          <w:lang w:val="en-GB"/>
        </w:rPr>
        <w:t xml:space="preserve">to promote self-sustaining biodiverse ecosystems </w:t>
      </w:r>
      <w:r>
        <w:rPr>
          <w:rFonts w:ascii="Times New Roman" w:hAnsi="Times New Roman"/>
          <w:sz w:val="24"/>
          <w:szCs w:val="24"/>
          <w:lang w:val="en-GB"/>
        </w:rPr>
        <w:t xml:space="preserve">(Svenning et al 2016) </w:t>
      </w:r>
      <w:r>
        <w:rPr>
          <w:rFonts w:ascii="Times New Roman" w:hAnsi="Times New Roman"/>
          <w:sz w:val="24"/>
          <w:szCs w:val="24"/>
          <w:vertAlign w:val="superscript"/>
          <w:lang w:val="en-GB"/>
        </w:rPr>
        <w:t>11</w:t>
      </w:r>
      <w:r>
        <w:rPr>
          <w:rFonts w:ascii="Times New Roman" w:hAnsi="Times New Roman"/>
          <w:sz w:val="24"/>
          <w:szCs w:val="24"/>
          <w:lang w:val="en-GB"/>
        </w:rPr>
        <w:t xml:space="preserve">⁠. For example, the reintroduction of wolves into Yellowstone National Park in </w:t>
      </w:r>
      <w:r>
        <w:rPr>
          <w:rFonts w:ascii="Times New Roman" w:hAnsi="Times New Roman"/>
          <w:sz w:val="24"/>
          <w:szCs w:val="24"/>
          <w:lang w:val="en-GB"/>
        </w:rPr>
        <w:t>the mid-1990s</w:t>
      </w:r>
      <w:r>
        <w:rPr>
          <w:rFonts w:ascii="Times New Roman" w:hAnsi="Times New Roman"/>
          <w:sz w:val="24"/>
          <w:szCs w:val="24"/>
          <w:lang w:val="en-GB"/>
        </w:rPr>
        <w:t xml:space="preserve"> </w:t>
      </w:r>
      <w:r>
        <w:rPr>
          <w:rFonts w:ascii="Times New Roman" w:hAnsi="Times New Roman"/>
          <w:sz w:val="24"/>
          <w:szCs w:val="24"/>
          <w:lang w:val="en-GB"/>
        </w:rPr>
        <w:t>reinstated</w:t>
      </w:r>
      <w:r>
        <w:rPr>
          <w:rFonts w:ascii="Times New Roman" w:hAnsi="Times New Roman"/>
          <w:sz w:val="24"/>
          <w:szCs w:val="24"/>
          <w:lang w:val="en-GB"/>
        </w:rPr>
        <w:t xml:space="preserve"> various direct and indirect </w:t>
      </w:r>
      <w:r>
        <w:rPr>
          <w:rFonts w:ascii="Times New Roman" w:hAnsi="Times New Roman"/>
          <w:sz w:val="24"/>
          <w:szCs w:val="24"/>
          <w:lang w:val="en-GB"/>
        </w:rPr>
        <w:t xml:space="preserve">top-down </w:t>
      </w:r>
      <w:r>
        <w:rPr>
          <w:rFonts w:ascii="Times New Roman" w:hAnsi="Times New Roman"/>
          <w:sz w:val="24"/>
          <w:szCs w:val="24"/>
          <w:lang w:val="en-GB"/>
        </w:rPr>
        <w:t xml:space="preserve">effects, as mediated by both </w:t>
      </w:r>
      <w:r>
        <w:rPr>
          <w:rFonts w:ascii="Times New Roman" w:hAnsi="Times New Roman"/>
          <w:sz w:val="24"/>
          <w:szCs w:val="24"/>
          <w:lang w:val="en-GB"/>
        </w:rPr>
        <w:t xml:space="preserve">large herbivores and </w:t>
      </w:r>
      <w:r>
        <w:rPr>
          <w:rFonts w:ascii="Times New Roman" w:hAnsi="Times New Roman"/>
          <w:sz w:val="24"/>
          <w:szCs w:val="24"/>
          <w:lang w:val="en-GB"/>
        </w:rPr>
        <w:t>mesopredators</w:t>
      </w:r>
      <w:r>
        <w:rPr>
          <w:rFonts w:ascii="Times New Roman" w:hAnsi="Times New Roman"/>
          <w:sz w:val="24"/>
          <w:szCs w:val="24"/>
          <w:lang w:val="en-GB"/>
        </w:rPr>
        <w:t xml:space="preserve"> (Ripple et al. 2014a, Ripple et al. 2014b) </w:t>
      </w:r>
      <w:r>
        <w:rPr>
          <w:rFonts w:ascii="Times New Roman" w:hAnsi="Times New Roman"/>
          <w:sz w:val="24"/>
          <w:szCs w:val="24"/>
          <w:vertAlign w:val="superscript"/>
          <w:lang w:val="en-GB"/>
        </w:rPr>
        <w:t>12,13</w:t>
      </w:r>
      <w:r>
        <w:rPr>
          <w:rFonts w:ascii="Times New Roman" w:hAnsi="Times New Roman"/>
          <w:sz w:val="24"/>
          <w:szCs w:val="24"/>
          <w:lang w:val="en-GB"/>
        </w:rPr>
        <w:t>⁠</w:t>
      </w:r>
      <w:r>
        <w:rPr>
          <w:rFonts w:ascii="Times New Roman" w:hAnsi="Times New Roman"/>
          <w:sz w:val="24"/>
          <w:szCs w:val="24"/>
          <w:lang w:val="en-GB"/>
        </w:rPr>
        <w:t>.</w:t>
      </w:r>
      <w:r>
        <w:rPr>
          <w:rFonts w:ascii="Times New Roman" w:hAnsi="Times New Roman"/>
          <w:sz w:val="24"/>
          <w:szCs w:val="24"/>
          <w:lang w:val="en-GB"/>
        </w:rPr>
        <w:t xml:space="preserve"> </w:t>
      </w:r>
      <w:r>
        <w:rPr>
          <w:rFonts w:ascii="Times New Roman" w:hAnsi="Times New Roman"/>
          <w:sz w:val="24"/>
          <w:szCs w:val="24"/>
          <w:lang w:val="en-GB"/>
        </w:rPr>
        <w:t>E</w:t>
      </w:r>
      <w:r>
        <w:rPr>
          <w:rFonts w:ascii="Times New Roman" w:hAnsi="Times New Roman"/>
          <w:sz w:val="24"/>
          <w:szCs w:val="24"/>
          <w:lang w:val="en-GB"/>
        </w:rPr>
        <w:t xml:space="preserve">mpirical data from rewilding projects </w:t>
      </w:r>
      <w:r>
        <w:rPr>
          <w:rFonts w:ascii="Times New Roman" w:hAnsi="Times New Roman"/>
          <w:sz w:val="24"/>
          <w:szCs w:val="24"/>
          <w:lang w:val="en-GB"/>
        </w:rPr>
        <w:t xml:space="preserve">is, however, </w:t>
      </w:r>
      <w:r>
        <w:rPr>
          <w:rFonts w:ascii="Times New Roman" w:hAnsi="Times New Roman"/>
          <w:sz w:val="24"/>
          <w:szCs w:val="24"/>
          <w:lang w:val="en-GB"/>
        </w:rPr>
        <w:t xml:space="preserve">scarce and geographically biased </w:t>
      </w:r>
      <w:r>
        <w:rPr>
          <w:rFonts w:ascii="Times New Roman" w:hAnsi="Times New Roman"/>
          <w:sz w:val="24"/>
          <w:szCs w:val="24"/>
          <w:lang w:val="en-GB"/>
        </w:rPr>
        <w:t xml:space="preserve">(Tanantzap et al. 2018) </w:t>
      </w:r>
      <w:r>
        <w:rPr>
          <w:rFonts w:ascii="Times New Roman" w:hAnsi="Times New Roman"/>
          <w:sz w:val="24"/>
          <w:szCs w:val="24"/>
          <w:vertAlign w:val="superscript"/>
          <w:lang w:val="en-GB"/>
        </w:rPr>
        <w:t>14</w:t>
      </w:r>
      <w:r>
        <w:rPr>
          <w:rFonts w:ascii="Times New Roman" w:hAnsi="Times New Roman"/>
          <w:sz w:val="24"/>
          <w:szCs w:val="24"/>
          <w:lang w:val="en-GB"/>
        </w:rPr>
        <w:t>⁠</w:t>
      </w:r>
      <w:r>
        <w:rPr>
          <w:rFonts w:cs="Segoe UI Symbol" w:ascii="Times New Roman" w:hAnsi="Times New Roman"/>
          <w:sz w:val="24"/>
          <w:szCs w:val="24"/>
          <w:lang w:val="en-GB"/>
        </w:rPr>
        <w:t>,</w:t>
      </w:r>
      <w:r>
        <w:rPr>
          <w:rFonts w:ascii="Times New Roman" w:hAnsi="Times New Roman"/>
          <w:sz w:val="24"/>
          <w:szCs w:val="24"/>
          <w:lang w:val="en-GB"/>
        </w:rPr>
        <w:t xml:space="preserve"> with scientific literature on rewilding dominated by essays, perspectives and opinion papers </w:t>
      </w:r>
      <w:r>
        <w:rPr>
          <w:rFonts w:ascii="Times New Roman" w:hAnsi="Times New Roman"/>
          <w:sz w:val="24"/>
          <w:szCs w:val="24"/>
          <w:lang w:val="en-GB"/>
        </w:rPr>
        <w:t xml:space="preserve">(Svenning et al. 2016) </w:t>
      </w:r>
      <w:r>
        <w:rPr>
          <w:rFonts w:ascii="Times New Roman" w:hAnsi="Times New Roman"/>
          <w:sz w:val="24"/>
          <w:szCs w:val="24"/>
          <w:vertAlign w:val="superscript"/>
          <w:lang w:val="en-GB"/>
        </w:rPr>
        <w:t>11</w:t>
      </w:r>
      <w:r>
        <w:rPr>
          <w:rFonts w:ascii="Times New Roman" w:hAnsi="Times New Roman"/>
          <w:sz w:val="24"/>
          <w:szCs w:val="24"/>
          <w:lang w:val="en-GB"/>
        </w:rPr>
        <w:t xml:space="preserve">⁠. Despite increasing evidence for the restoration potential of rewilding from local studies </w:t>
      </w:r>
      <w:r>
        <w:rPr>
          <w:rFonts w:ascii="Times New Roman" w:hAnsi="Times New Roman"/>
          <w:sz w:val="24"/>
          <w:szCs w:val="24"/>
          <w:lang w:val="en-GB"/>
        </w:rPr>
        <w:t xml:space="preserve">(Perino et al. 2019) </w:t>
      </w:r>
      <w:r>
        <w:rPr>
          <w:rFonts w:ascii="Times New Roman" w:hAnsi="Times New Roman"/>
          <w:sz w:val="24"/>
          <w:szCs w:val="24"/>
          <w:vertAlign w:val="superscript"/>
          <w:lang w:val="en-GB"/>
        </w:rPr>
        <w:t>15</w:t>
      </w:r>
      <w:r>
        <w:rPr>
          <w:rFonts w:ascii="Times New Roman" w:hAnsi="Times New Roman"/>
          <w:sz w:val="24"/>
          <w:szCs w:val="24"/>
          <w:lang w:val="en-GB"/>
        </w:rPr>
        <w:t xml:space="preserve">⁠, there is still limited knowledge of </w:t>
      </w:r>
      <w:r>
        <w:rPr>
          <w:rFonts w:ascii="Times New Roman" w:hAnsi="Times New Roman"/>
          <w:sz w:val="24"/>
          <w:szCs w:val="24"/>
          <w:lang w:val="en-GB"/>
        </w:rPr>
        <w:t xml:space="preserve">the opportunities </w:t>
      </w:r>
      <w:r>
        <w:rPr>
          <w:rFonts w:ascii="Times New Roman" w:hAnsi="Times New Roman"/>
          <w:sz w:val="24"/>
          <w:szCs w:val="24"/>
          <w:lang w:val="en-GB"/>
        </w:rPr>
        <w:t xml:space="preserve">to rewire ecological networks at a global scale </w:t>
      </w:r>
      <w:r>
        <w:rPr>
          <w:rFonts w:ascii="Times New Roman" w:hAnsi="Times New Roman"/>
          <w:sz w:val="24"/>
          <w:szCs w:val="24"/>
          <w:lang w:val="en-GB"/>
        </w:rPr>
        <w:t>through rewilding</w:t>
      </w:r>
      <w:r>
        <w:rPr>
          <w:rFonts w:ascii="Times New Roman" w:hAnsi="Times New Roman"/>
          <w:sz w:val="24"/>
          <w:szCs w:val="24"/>
          <w:lang w:val="en-GB"/>
        </w:rPr>
        <w:t>.</w:t>
      </w:r>
    </w:p>
    <w:p>
      <w:pPr>
        <w:pStyle w:val="TextBody"/>
        <w:widowControl w:val="false"/>
        <w:bidi w:val="0"/>
        <w:spacing w:lineRule="auto" w:line="480"/>
        <w:rPr>
          <w:rFonts w:ascii="Times New Roman" w:hAnsi="Times New Roman"/>
          <w:lang w:val="en-GB"/>
        </w:rPr>
      </w:pPr>
      <w:r>
        <w:rPr>
          <w:rFonts w:ascii="Times New Roman" w:hAnsi="Times New Roman"/>
          <w:sz w:val="24"/>
          <w:szCs w:val="24"/>
          <w:lang w:val="en-GB"/>
        </w:rPr>
        <w:t xml:space="preserve">In this study, we investigate the </w:t>
      </w:r>
      <w:r>
        <w:rPr>
          <w:rFonts w:ascii="Times New Roman" w:hAnsi="Times New Roman"/>
          <w:sz w:val="24"/>
          <w:szCs w:val="24"/>
          <w:lang w:val="en-GB"/>
        </w:rPr>
        <w:t>opportunities</w:t>
      </w:r>
      <w:r>
        <w:rPr>
          <w:rFonts w:ascii="Times New Roman" w:hAnsi="Times New Roman"/>
          <w:sz w:val="24"/>
          <w:szCs w:val="24"/>
          <w:lang w:val="en-GB"/>
        </w:rPr>
        <w:t xml:space="preserve"> to rewire terrestrial mammal food webs </w:t>
      </w:r>
      <w:r>
        <w:rPr>
          <w:rFonts w:ascii="Times New Roman" w:hAnsi="Times New Roman"/>
          <w:sz w:val="24"/>
          <w:szCs w:val="24"/>
          <w:lang w:val="en-GB"/>
        </w:rPr>
        <w:t xml:space="preserve">through rewilding </w:t>
      </w:r>
      <w:r>
        <w:rPr>
          <w:rFonts w:ascii="Times New Roman" w:hAnsi="Times New Roman"/>
          <w:sz w:val="24"/>
          <w:szCs w:val="24"/>
          <w:lang w:val="en-GB"/>
        </w:rPr>
        <w:t>in both large (≥ 5,000 km</w:t>
      </w:r>
      <w:r>
        <w:rPr>
          <w:rFonts w:ascii="Times New Roman" w:hAnsi="Times New Roman"/>
          <w:sz w:val="24"/>
          <w:szCs w:val="24"/>
          <w:vertAlign w:val="superscript"/>
          <w:lang w:val="en-GB"/>
        </w:rPr>
        <w:t>2</w:t>
      </w:r>
      <w:r>
        <w:rPr>
          <w:rFonts w:ascii="Times New Roman" w:hAnsi="Times New Roman"/>
          <w:sz w:val="24"/>
          <w:szCs w:val="24"/>
          <w:lang w:val="en-GB"/>
        </w:rPr>
        <w:t xml:space="preserve">) PAs with strict International Union for Conservation of Nature (IUCN) category </w:t>
      </w:r>
      <w:r>
        <w:rPr>
          <w:rFonts w:ascii="Times New Roman" w:hAnsi="Times New Roman"/>
          <w:sz w:val="24"/>
          <w:szCs w:val="24"/>
          <w:lang w:val="en-GB"/>
        </w:rPr>
        <w:t xml:space="preserve">I-II </w:t>
      </w:r>
      <w:r>
        <w:rPr>
          <w:rFonts w:ascii="Times New Roman" w:hAnsi="Times New Roman"/>
          <w:sz w:val="24"/>
          <w:szCs w:val="24"/>
          <w:lang w:val="en-GB"/>
        </w:rPr>
        <w:t>and, for comparison, geographically-unbiased random areas (Fig. 1). We include the latter partly to address the non-random geographic location of PAs and to represent that there may also be opportunities for trophic rewilding</w:t>
      </w:r>
      <w:r>
        <w:rPr>
          <w:rFonts w:ascii="Times New Roman" w:hAnsi="Times New Roman"/>
          <w:sz w:val="24"/>
          <w:szCs w:val="24"/>
          <w:lang w:val="en-GB"/>
        </w:rPr>
        <w:t xml:space="preserve"> </w:t>
      </w:r>
      <w:r>
        <w:rPr>
          <w:rFonts w:ascii="Times New Roman" w:hAnsi="Times New Roman"/>
          <w:sz w:val="24"/>
          <w:szCs w:val="24"/>
          <w:lang w:val="en-GB"/>
        </w:rPr>
        <w:t xml:space="preserve">outside large PAs </w:t>
      </w:r>
      <w:r>
        <w:rPr>
          <w:rFonts w:ascii="Times New Roman" w:hAnsi="Times New Roman"/>
          <w:sz w:val="24"/>
          <w:szCs w:val="24"/>
          <w:lang w:val="en-GB"/>
        </w:rPr>
        <w:t>(</w:t>
      </w:r>
      <w:r>
        <w:rPr>
          <w:rFonts w:ascii="Times New Roman" w:hAnsi="Times New Roman"/>
          <w:sz w:val="24"/>
          <w:szCs w:val="24"/>
          <w:lang w:val="en-GB"/>
        </w:rPr>
        <w:t xml:space="preserve">e.g., </w:t>
      </w:r>
      <w:r>
        <w:rPr>
          <w:rFonts w:ascii="Times New Roman" w:hAnsi="Times New Roman"/>
          <w:sz w:val="24"/>
          <w:szCs w:val="24"/>
          <w:lang w:val="en-GB"/>
        </w:rPr>
        <w:t xml:space="preserve">Pedersen et al. 2020) </w:t>
      </w:r>
      <w:r>
        <w:rPr>
          <w:rFonts w:ascii="Times New Roman" w:hAnsi="Times New Roman"/>
          <w:sz w:val="24"/>
          <w:szCs w:val="24"/>
          <w:vertAlign w:val="superscript"/>
          <w:lang w:val="en-GB"/>
        </w:rPr>
        <w:t>16</w:t>
      </w:r>
      <w:r>
        <w:rPr>
          <w:rFonts w:ascii="Times New Roman" w:hAnsi="Times New Roman"/>
          <w:sz w:val="24"/>
          <w:szCs w:val="24"/>
          <w:lang w:val="en-GB"/>
        </w:rPr>
        <w:t xml:space="preserve">⁠ . </w:t>
      </w:r>
      <w:r>
        <w:rPr>
          <w:rFonts w:ascii="Times New Roman" w:hAnsi="Times New Roman"/>
          <w:sz w:val="24"/>
          <w:szCs w:val="24"/>
          <w:lang w:val="en-GB"/>
        </w:rPr>
        <w:t>To assess the consequences of past extinctions and restoration opportunities, w</w:t>
      </w:r>
      <w:r>
        <w:rPr>
          <w:rFonts w:ascii="Times New Roman" w:hAnsi="Times New Roman"/>
          <w:sz w:val="24"/>
          <w:szCs w:val="24"/>
          <w:lang w:val="en-GB"/>
        </w:rPr>
        <w:t xml:space="preserve">e </w:t>
      </w:r>
      <w:r>
        <w:rPr>
          <w:rFonts w:ascii="Times New Roman" w:hAnsi="Times New Roman"/>
          <w:sz w:val="24"/>
          <w:szCs w:val="24"/>
          <w:lang w:val="en-GB"/>
        </w:rPr>
        <w:t xml:space="preserve">infer food webs under three scenarios: 1) no-extinction, where </w:t>
      </w:r>
      <w:r>
        <w:rPr>
          <w:rFonts w:ascii="Times New Roman" w:hAnsi="Times New Roman"/>
          <w:sz w:val="24"/>
          <w:szCs w:val="24"/>
          <w:lang w:val="en-GB"/>
        </w:rPr>
        <w:t xml:space="preserve">extinct </w:t>
      </w:r>
      <w:r>
        <w:rPr>
          <w:rFonts w:ascii="Times New Roman" w:hAnsi="Times New Roman"/>
          <w:sz w:val="24"/>
          <w:szCs w:val="24"/>
          <w:lang w:val="en-GB"/>
        </w:rPr>
        <w:t xml:space="preserve">mammals </w:t>
      </w:r>
      <w:r>
        <w:rPr>
          <w:rFonts w:ascii="Times New Roman" w:hAnsi="Times New Roman"/>
          <w:sz w:val="24"/>
          <w:szCs w:val="24"/>
          <w:lang w:val="en-GB"/>
        </w:rPr>
        <w:t xml:space="preserve">are considered alive and extinct and extant mammals occupy their present-natural ranges, estimates of their natural distribution </w:t>
      </w:r>
      <w:r>
        <w:rPr>
          <w:rFonts w:ascii="Times New Roman" w:hAnsi="Times New Roman"/>
          <w:sz w:val="24"/>
          <w:szCs w:val="24"/>
          <w:lang w:val="en-GB"/>
        </w:rPr>
        <w:t xml:space="preserve">for </w:t>
      </w:r>
      <w:r>
        <w:rPr>
          <w:rFonts w:ascii="Times New Roman" w:hAnsi="Times New Roman"/>
          <w:sz w:val="24"/>
          <w:szCs w:val="24"/>
          <w:lang w:val="en-GB"/>
        </w:rPr>
        <w:t xml:space="preserve">today’s climate </w:t>
      </w:r>
      <w:r>
        <w:rPr>
          <w:rFonts w:ascii="Times New Roman" w:hAnsi="Times New Roman"/>
          <w:sz w:val="24"/>
          <w:szCs w:val="24"/>
          <w:lang w:val="en-GB"/>
        </w:rPr>
        <w:t xml:space="preserve">given the absence of anthropogenic pressure </w:t>
      </w:r>
      <w:r>
        <w:rPr>
          <w:rFonts w:ascii="Times New Roman" w:hAnsi="Times New Roman"/>
          <w:sz w:val="24"/>
          <w:szCs w:val="24"/>
          <w:lang w:val="en-GB"/>
        </w:rPr>
        <w:t xml:space="preserve">through time </w:t>
      </w:r>
      <w:r>
        <w:rPr>
          <w:rFonts w:ascii="Times New Roman" w:hAnsi="Times New Roman"/>
          <w:sz w:val="24"/>
          <w:szCs w:val="24"/>
          <w:lang w:val="en-GB"/>
        </w:rPr>
        <w:t>(Faurby et al. 2015, Faurby et al. 2018)</w:t>
      </w:r>
      <w:r>
        <w:rPr>
          <w:rFonts w:ascii="Times New Roman" w:hAnsi="Times New Roman"/>
          <w:sz w:val="24"/>
          <w:szCs w:val="24"/>
          <w:lang w:val="en-GB"/>
        </w:rPr>
        <w:t xml:space="preserve"> </w:t>
      </w:r>
      <w:r>
        <w:rPr>
          <w:rFonts w:ascii="Times New Roman" w:hAnsi="Times New Roman"/>
          <w:sz w:val="24"/>
          <w:szCs w:val="24"/>
          <w:vertAlign w:val="superscript"/>
          <w:lang w:val="en-GB"/>
        </w:rPr>
        <w:t>17,18</w:t>
      </w:r>
      <w:r>
        <w:rPr>
          <w:rFonts w:ascii="Times New Roman" w:hAnsi="Times New Roman"/>
          <w:sz w:val="24"/>
          <w:szCs w:val="24"/>
          <w:lang w:val="en-GB"/>
        </w:rPr>
        <w:t>⁠</w:t>
      </w:r>
      <w:r>
        <w:rPr>
          <w:rFonts w:ascii="Times New Roman" w:hAnsi="Times New Roman"/>
          <w:sz w:val="24"/>
          <w:szCs w:val="24"/>
          <w:lang w:val="en-GB"/>
        </w:rPr>
        <w:t xml:space="preserve">; 2) current, where </w:t>
      </w:r>
      <w:r>
        <w:rPr>
          <w:rFonts w:ascii="Times New Roman" w:hAnsi="Times New Roman"/>
          <w:sz w:val="24"/>
          <w:szCs w:val="24"/>
          <w:lang w:val="en-GB"/>
        </w:rPr>
        <w:t>extinct mammals are excluded and</w:t>
      </w:r>
      <w:r>
        <w:rPr>
          <w:rFonts w:ascii="Times New Roman" w:hAnsi="Times New Roman"/>
          <w:sz w:val="24"/>
          <w:szCs w:val="24"/>
          <w:lang w:val="en-GB"/>
        </w:rPr>
        <w:t xml:space="preserve"> </w:t>
      </w:r>
      <w:r>
        <w:rPr>
          <w:rFonts w:ascii="Times New Roman" w:hAnsi="Times New Roman"/>
          <w:sz w:val="24"/>
          <w:szCs w:val="24"/>
          <w:lang w:val="en-GB"/>
        </w:rPr>
        <w:t xml:space="preserve">extant </w:t>
      </w:r>
      <w:r>
        <w:rPr>
          <w:rFonts w:ascii="Times New Roman" w:hAnsi="Times New Roman"/>
          <w:sz w:val="24"/>
          <w:szCs w:val="24"/>
          <w:lang w:val="en-GB"/>
        </w:rPr>
        <w:t xml:space="preserve">mammals </w:t>
      </w:r>
      <w:r>
        <w:rPr>
          <w:rFonts w:ascii="Times New Roman" w:hAnsi="Times New Roman"/>
          <w:sz w:val="24"/>
          <w:szCs w:val="24"/>
          <w:lang w:val="en-GB"/>
        </w:rPr>
        <w:t>have current geographic distribution</w:t>
      </w:r>
      <w:r>
        <w:rPr>
          <w:rFonts w:ascii="Times New Roman" w:hAnsi="Times New Roman"/>
          <w:sz w:val="24"/>
          <w:szCs w:val="24"/>
          <w:lang w:val="en-GB"/>
        </w:rPr>
        <w:t xml:space="preserve">, except for introduced ranges; and 3) rewilding, where extant species </w:t>
      </w:r>
      <w:r>
        <w:rPr>
          <w:rFonts w:ascii="Times New Roman" w:hAnsi="Times New Roman"/>
          <w:sz w:val="24"/>
          <w:szCs w:val="24"/>
          <w:lang w:val="en-GB"/>
        </w:rPr>
        <w:t>are</w:t>
      </w:r>
      <w:r>
        <w:rPr>
          <w:rFonts w:ascii="Times New Roman" w:hAnsi="Times New Roman"/>
          <w:sz w:val="24"/>
          <w:szCs w:val="24"/>
          <w:lang w:val="en-GB"/>
        </w:rPr>
        <w:t xml:space="preserve"> reintroduced to present-natural ranges and extinct species </w:t>
      </w:r>
      <w:r>
        <w:rPr>
          <w:rFonts w:ascii="Times New Roman" w:hAnsi="Times New Roman"/>
          <w:sz w:val="24"/>
          <w:szCs w:val="24"/>
          <w:lang w:val="en-GB"/>
        </w:rPr>
        <w:t>are replaced</w:t>
      </w:r>
      <w:r>
        <w:rPr>
          <w:rFonts w:ascii="Times New Roman" w:hAnsi="Times New Roman"/>
          <w:sz w:val="24"/>
          <w:szCs w:val="24"/>
          <w:lang w:val="en-GB"/>
        </w:rPr>
        <w:t xml:space="preserve">, </w:t>
      </w:r>
      <w:r>
        <w:rPr>
          <w:rFonts w:ascii="Times New Roman" w:hAnsi="Times New Roman"/>
          <w:sz w:val="24"/>
          <w:szCs w:val="24"/>
          <w:lang w:val="en-GB"/>
        </w:rPr>
        <w:t>to the extent possible,</w:t>
      </w:r>
      <w:r>
        <w:rPr>
          <w:rFonts w:ascii="Times New Roman" w:hAnsi="Times New Roman"/>
          <w:sz w:val="24"/>
          <w:szCs w:val="24"/>
          <w:lang w:val="en-GB"/>
        </w:rPr>
        <w:t xml:space="preserve"> by closely-related, similarly-sized functional analogues that have overlapping climatic </w:t>
      </w:r>
      <w:r>
        <w:rPr>
          <w:rFonts w:ascii="Times New Roman" w:hAnsi="Times New Roman"/>
          <w:sz w:val="24"/>
          <w:szCs w:val="24"/>
          <w:lang w:val="en-GB"/>
        </w:rPr>
        <w:t>requirements</w:t>
      </w:r>
      <w:r>
        <w:rPr>
          <w:rFonts w:ascii="Times New Roman" w:hAnsi="Times New Roman"/>
          <w:sz w:val="24"/>
          <w:szCs w:val="24"/>
          <w:lang w:val="en-GB"/>
        </w:rPr>
        <w:t xml:space="preserve">, </w:t>
      </w:r>
      <w:r>
        <w:rPr>
          <w:rFonts w:ascii="Times New Roman" w:hAnsi="Times New Roman"/>
          <w:sz w:val="24"/>
          <w:szCs w:val="24"/>
          <w:lang w:val="en-GB"/>
        </w:rPr>
        <w:t xml:space="preserve">as </w:t>
      </w:r>
      <w:r>
        <w:rPr>
          <w:rFonts w:ascii="Times New Roman" w:hAnsi="Times New Roman"/>
          <w:sz w:val="24"/>
          <w:szCs w:val="24"/>
          <w:lang w:val="en-GB"/>
        </w:rPr>
        <w:t>evaluated through species distribution models (SDMs)</w:t>
      </w:r>
      <w:r>
        <w:rPr>
          <w:rFonts w:ascii="Times New Roman" w:hAnsi="Times New Roman"/>
          <w:sz w:val="24"/>
          <w:szCs w:val="24"/>
          <w:lang w:val="en-GB"/>
        </w:rPr>
        <w:t>.</w:t>
      </w:r>
    </w:p>
    <w:p>
      <w:pPr>
        <w:pStyle w:val="Heading1"/>
        <w:keepNext/>
        <w:widowControl w:val="false"/>
        <w:spacing w:lineRule="auto" w:line="480"/>
        <w:rPr>
          <w:rFonts w:ascii="Times New Roman" w:hAnsi="Times New Roman"/>
          <w:lang w:val="en-GB"/>
        </w:rPr>
      </w:pPr>
      <w:bookmarkStart w:id="2" w:name="results"/>
      <w:bookmarkEnd w:id="2"/>
      <w:r>
        <w:rPr>
          <w:rFonts w:ascii="Times New Roman" w:hAnsi="Times New Roman"/>
          <w:lang w:val="en-GB"/>
        </w:rPr>
        <w:t xml:space="preserve">Results </w:t>
      </w:r>
      <w:r>
        <w:rPr>
          <w:rFonts w:ascii="Times New Roman" w:hAnsi="Times New Roman"/>
          <w:lang w:val="en-GB"/>
        </w:rPr>
        <w:t>and discussion</w:t>
      </w:r>
    </w:p>
    <w:p>
      <w:pPr>
        <w:pStyle w:val="Heading3"/>
        <w:spacing w:lineRule="auto" w:line="480"/>
        <w:rPr>
          <w:rFonts w:ascii="Times New Roman" w:hAnsi="Times New Roman"/>
          <w:lang w:val="en-GB"/>
        </w:rPr>
      </w:pPr>
      <w:r>
        <w:rPr>
          <w:rFonts w:ascii="Times New Roman" w:hAnsi="Times New Roman"/>
          <w:lang w:val="en-GB"/>
        </w:rPr>
        <w:t>Late-</w:t>
      </w:r>
      <w:r>
        <w:rPr>
          <w:rFonts w:ascii="Times New Roman" w:hAnsi="Times New Roman"/>
          <w:lang w:val="en-GB"/>
        </w:rPr>
        <w:t>Q</w:t>
      </w:r>
      <w:r>
        <w:rPr>
          <w:rFonts w:ascii="Times New Roman" w:hAnsi="Times New Roman"/>
          <w:lang w:val="en-GB"/>
        </w:rPr>
        <w:t xml:space="preserve">uaternary losses of species and trophic interactions </w:t>
      </w:r>
      <w:r>
        <w:rPr>
          <w:rFonts w:ascii="Times New Roman" w:hAnsi="Times New Roman"/>
          <w:lang w:val="en-GB"/>
        </w:rPr>
        <w:t>in PAs</w:t>
      </w:r>
    </w:p>
    <w:p>
      <w:pPr>
        <w:pStyle w:val="TextBody"/>
        <w:widowControl w:val="false"/>
        <w:bidi w:val="0"/>
        <w:spacing w:lineRule="auto" w:line="480"/>
        <w:jc w:val="left"/>
        <w:rPr>
          <w:rFonts w:ascii="Times New Roman" w:hAnsi="Times New Roman"/>
          <w:sz w:val="24"/>
          <w:szCs w:val="24"/>
          <w:lang w:val="en-GB"/>
        </w:rPr>
      </w:pPr>
      <w:r>
        <w:rPr>
          <w:rFonts w:ascii="Times New Roman" w:hAnsi="Times New Roman"/>
          <w:sz w:val="24"/>
          <w:szCs w:val="24"/>
          <w:lang w:val="en-GB"/>
        </w:rPr>
        <w:t>PAs</w:t>
      </w:r>
      <w:r>
        <w:rPr>
          <w:rFonts w:ascii="Times New Roman" w:hAnsi="Times New Roman"/>
          <w:sz w:val="24"/>
          <w:szCs w:val="24"/>
          <w:lang w:val="en-GB"/>
        </w:rPr>
        <w:t xml:space="preserve"> are globally strongly affected by past size-biased defaunation, with the number of species per trophic levels significantly lower at present than in the no-extinction scenario, except for small herbivores and small carnivores (</w:t>
      </w:r>
      <w:r>
        <w:rPr>
          <w:rFonts w:ascii="Times New Roman" w:hAnsi="Times New Roman"/>
          <w:sz w:val="24"/>
          <w:szCs w:val="24"/>
          <w:lang w:val="en-GB"/>
        </w:rPr>
        <w:t>Fig.</w:t>
      </w:r>
      <w:r>
        <w:rPr>
          <w:rFonts w:ascii="Times New Roman" w:hAnsi="Times New Roman"/>
          <w:sz w:val="24"/>
          <w:szCs w:val="24"/>
          <w:lang w:val="en-GB"/>
        </w:rPr>
        <w:t xml:space="preserve"> 1). The relative reductions are especially strong for megacarnivores </w:t>
      </w:r>
      <w:r>
        <w:rPr>
          <w:rFonts w:ascii="Times New Roman" w:hAnsi="Times New Roman"/>
          <w:sz w:val="24"/>
          <w:szCs w:val="24"/>
          <w:lang w:val="en-GB"/>
        </w:rPr>
        <w:t>(≥ 100 kg)</w:t>
      </w:r>
      <w:r>
        <w:rPr>
          <w:rFonts w:ascii="Times New Roman" w:hAnsi="Times New Roman"/>
          <w:sz w:val="24"/>
          <w:szCs w:val="24"/>
          <w:lang w:val="en-GB"/>
        </w:rPr>
        <w:t xml:space="preserve">, megaherbivores </w:t>
      </w:r>
      <w:r>
        <w:rPr>
          <w:rFonts w:ascii="Times New Roman" w:hAnsi="Times New Roman"/>
          <w:sz w:val="24"/>
          <w:szCs w:val="24"/>
          <w:lang w:val="en-GB"/>
        </w:rPr>
        <w:t>(≥ 1,000 kg)</w:t>
      </w:r>
      <w:r>
        <w:rPr>
          <w:rFonts w:ascii="Times New Roman" w:hAnsi="Times New Roman"/>
          <w:sz w:val="24"/>
          <w:szCs w:val="24"/>
          <w:lang w:val="en-GB"/>
        </w:rPr>
        <w:t xml:space="preserve">, and large herbivores </w:t>
      </w:r>
      <w:r>
        <w:rPr>
          <w:rFonts w:ascii="Times New Roman" w:hAnsi="Times New Roman"/>
          <w:sz w:val="24"/>
          <w:szCs w:val="24"/>
          <w:lang w:val="en-GB"/>
        </w:rPr>
        <w:t>(45-999 kg)</w:t>
      </w:r>
      <w:r>
        <w:rPr>
          <w:rFonts w:ascii="Times New Roman" w:hAnsi="Times New Roman"/>
          <w:sz w:val="24"/>
          <w:szCs w:val="24"/>
          <w:lang w:val="en-GB"/>
        </w:rPr>
        <w:t xml:space="preserve">, while large carnivores </w:t>
      </w:r>
      <w:r>
        <w:rPr>
          <w:rFonts w:ascii="Times New Roman" w:hAnsi="Times New Roman"/>
          <w:sz w:val="24"/>
          <w:szCs w:val="24"/>
          <w:lang w:val="en-GB"/>
        </w:rPr>
        <w:t>(21.5-99 kg) are</w:t>
      </w:r>
      <w:r>
        <w:rPr>
          <w:rFonts w:ascii="Times New Roman" w:hAnsi="Times New Roman"/>
          <w:sz w:val="24"/>
          <w:szCs w:val="24"/>
          <w:lang w:val="en-GB"/>
        </w:rPr>
        <w:t xml:space="preserve"> also, but le</w:t>
      </w:r>
      <w:r>
        <w:rPr>
          <w:rFonts w:ascii="Times New Roman" w:hAnsi="Times New Roman"/>
          <w:sz w:val="24"/>
          <w:szCs w:val="24"/>
          <w:lang w:val="en-GB"/>
        </w:rPr>
        <w:t>s</w:t>
      </w:r>
      <w:r>
        <w:rPr>
          <w:rFonts w:ascii="Times New Roman" w:hAnsi="Times New Roman"/>
          <w:sz w:val="24"/>
          <w:szCs w:val="24"/>
          <w:lang w:val="en-GB"/>
        </w:rPr>
        <w:t xml:space="preserve">s strongly affected </w:t>
      </w:r>
      <w:r>
        <w:rPr>
          <w:rFonts w:ascii="Times New Roman" w:hAnsi="Times New Roman"/>
          <w:sz w:val="24"/>
          <w:szCs w:val="24"/>
          <w:lang w:val="en-GB"/>
        </w:rPr>
        <w:t>(Fig. 2)</w:t>
      </w:r>
      <w:r>
        <w:rPr>
          <w:rFonts w:ascii="Times New Roman" w:hAnsi="Times New Roman"/>
          <w:sz w:val="24"/>
          <w:szCs w:val="24"/>
          <w:lang w:val="en-GB"/>
        </w:rPr>
        <w:t xml:space="preserve">. </w:t>
      </w:r>
      <w:r>
        <w:rPr>
          <w:rFonts w:ascii="Times New Roman" w:hAnsi="Times New Roman"/>
          <w:sz w:val="24"/>
          <w:szCs w:val="24"/>
          <w:lang w:val="en-GB"/>
        </w:rPr>
        <w:t>Overall</w:t>
      </w:r>
      <w:r>
        <w:rPr>
          <w:rFonts w:ascii="Times New Roman" w:hAnsi="Times New Roman"/>
          <w:sz w:val="24"/>
          <w:szCs w:val="24"/>
          <w:lang w:val="en-GB"/>
        </w:rPr>
        <w:t>, the numbers of species within the PAs are reduced on average by 41% across all trophic levels relative to the no-extinction baseline.</w:t>
      </w:r>
      <w:r>
        <w:rPr>
          <w:rFonts w:ascii="Times New Roman" w:hAnsi="Times New Roman"/>
          <w:sz w:val="24"/>
          <w:szCs w:val="24"/>
          <w:lang w:val="en-GB"/>
        </w:rPr>
        <w:t xml:space="preserve"> In line with previous evidence (Smith et al. 2018, Sandom et al. 2014, Ripple et al. 2014b) </w:t>
      </w:r>
      <w:r>
        <w:rPr>
          <w:rFonts w:ascii="Times New Roman" w:hAnsi="Times New Roman"/>
          <w:sz w:val="24"/>
          <w:szCs w:val="24"/>
          <w:vertAlign w:val="superscript"/>
          <w:lang w:val="en-GB"/>
        </w:rPr>
        <w:t>1,2,13</w:t>
      </w:r>
      <w:r>
        <w:rPr>
          <w:rFonts w:ascii="Times New Roman" w:hAnsi="Times New Roman"/>
          <w:sz w:val="24"/>
          <w:szCs w:val="24"/>
          <w:lang w:val="en-GB"/>
        </w:rPr>
        <w:t>⁠</w:t>
      </w:r>
      <w:r>
        <w:rPr>
          <w:rFonts w:cs="Segoe UI Symbol" w:ascii="Times New Roman" w:hAnsi="Times New Roman"/>
          <w:sz w:val="24"/>
          <w:szCs w:val="24"/>
          <w:lang w:val="en-GB"/>
        </w:rPr>
        <w:t xml:space="preserve">, </w:t>
      </w:r>
      <w:r>
        <w:rPr>
          <w:rFonts w:cs="Segoe UI Symbol" w:ascii="Times New Roman" w:hAnsi="Times New Roman"/>
          <w:sz w:val="24"/>
          <w:szCs w:val="24"/>
          <w:lang w:val="en-GB"/>
        </w:rPr>
        <w:t>we found that m</w:t>
      </w:r>
      <w:r>
        <w:rPr>
          <w:rFonts w:ascii="Times New Roman" w:hAnsi="Times New Roman"/>
          <w:sz w:val="24"/>
          <w:szCs w:val="24"/>
          <w:lang w:val="en-GB"/>
        </w:rPr>
        <w:t>uch of these decreases are explained by megafaunal losses, particularly of megacarnivores and megaherbivores, with average declines up to 83% (Supplementary Table 1).</w:t>
      </w:r>
    </w:p>
    <w:p>
      <w:pPr>
        <w:pStyle w:val="TextBody"/>
        <w:widowControl w:val="false"/>
        <w:bidi w:val="0"/>
        <w:spacing w:lineRule="auto" w:line="480"/>
        <w:jc w:val="left"/>
        <w:rPr>
          <w:rFonts w:ascii="Times New Roman" w:hAnsi="Times New Roman"/>
          <w:sz w:val="24"/>
          <w:szCs w:val="24"/>
          <w:lang w:val="en-GB"/>
        </w:rPr>
      </w:pPr>
      <w:r>
        <w:rPr>
          <w:rFonts w:ascii="Times New Roman" w:hAnsi="Times New Roman"/>
          <w:sz w:val="24"/>
          <w:szCs w:val="24"/>
          <w:lang w:val="en-GB"/>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940810" cy="4850130"/>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2"/>
                    <a:stretch>
                      <a:fillRect/>
                    </a:stretch>
                  </pic:blipFill>
                  <pic:spPr bwMode="auto">
                    <a:xfrm>
                      <a:off x="0" y="0"/>
                      <a:ext cx="3940810" cy="4850130"/>
                    </a:xfrm>
                    <a:prstGeom prst="rect">
                      <a:avLst/>
                    </a:prstGeom>
                  </pic:spPr>
                </pic:pic>
              </a:graphicData>
            </a:graphic>
          </wp:anchor>
        </w:drawing>
      </w:r>
    </w:p>
    <w:p>
      <w:pPr>
        <w:pStyle w:val="TextBody"/>
        <w:widowControl w:val="false"/>
        <w:bidi w:val="0"/>
        <w:spacing w:lineRule="auto" w:line="480"/>
        <w:jc w:val="left"/>
        <w:rPr>
          <w:rFonts w:ascii="Times New Roman" w:hAnsi="Times New Roman"/>
          <w:sz w:val="24"/>
          <w:szCs w:val="24"/>
          <w:lang w:val="en-GB"/>
        </w:rPr>
      </w:pPr>
      <w:r>
        <w:rPr>
          <w:rFonts w:ascii="Times New Roman" w:hAnsi="Times New Roman"/>
          <w:sz w:val="24"/>
          <w:szCs w:val="24"/>
          <w:lang w:val="en-GB"/>
        </w:rPr>
      </w:r>
    </w:p>
    <w:p>
      <w:pPr>
        <w:pStyle w:val="TextBody"/>
        <w:widowControl w:val="false"/>
        <w:bidi w:val="0"/>
        <w:spacing w:lineRule="auto" w:line="480"/>
        <w:jc w:val="left"/>
        <w:rPr>
          <w:rFonts w:ascii="Times New Roman" w:hAnsi="Times New Roman"/>
          <w:sz w:val="24"/>
          <w:szCs w:val="24"/>
          <w:lang w:val="en-GB"/>
        </w:rPr>
      </w:pPr>
      <w:r>
        <w:rPr>
          <w:rFonts w:ascii="Times New Roman" w:hAnsi="Times New Roman"/>
          <w:sz w:val="24"/>
          <w:szCs w:val="24"/>
          <w:lang w:val="en-GB"/>
        </w:rPr>
      </w:r>
    </w:p>
    <w:p>
      <w:pPr>
        <w:pStyle w:val="TextBody"/>
        <w:widowControl w:val="false"/>
        <w:bidi w:val="0"/>
        <w:spacing w:lineRule="auto" w:line="480"/>
        <w:jc w:val="left"/>
        <w:rPr>
          <w:rFonts w:ascii="Times New Roman" w:hAnsi="Times New Roman"/>
          <w:sz w:val="24"/>
          <w:szCs w:val="24"/>
          <w:lang w:val="en-GB"/>
        </w:rPr>
      </w:pPr>
      <w:r>
        <w:rPr>
          <w:rFonts w:ascii="Times New Roman" w:hAnsi="Times New Roman"/>
          <w:sz w:val="24"/>
          <w:szCs w:val="24"/>
          <w:lang w:val="en-GB"/>
        </w:rPr>
      </w:r>
    </w:p>
    <w:p>
      <w:pPr>
        <w:pStyle w:val="TextBody"/>
        <w:widowControl w:val="false"/>
        <w:bidi w:val="0"/>
        <w:spacing w:lineRule="auto" w:line="480"/>
        <w:jc w:val="left"/>
        <w:rPr>
          <w:rFonts w:ascii="Times New Roman" w:hAnsi="Times New Roman"/>
          <w:sz w:val="24"/>
          <w:szCs w:val="24"/>
          <w:lang w:val="en-GB"/>
        </w:rPr>
      </w:pPr>
      <w:r>
        <w:rPr>
          <w:rFonts w:ascii="Times New Roman" w:hAnsi="Times New Roman"/>
          <w:sz w:val="24"/>
          <w:szCs w:val="24"/>
          <w:lang w:val="en-GB"/>
        </w:rPr>
      </w:r>
    </w:p>
    <w:p>
      <w:pPr>
        <w:pStyle w:val="TextBody"/>
        <w:widowControl w:val="false"/>
        <w:bidi w:val="0"/>
        <w:spacing w:lineRule="auto" w:line="480"/>
        <w:jc w:val="left"/>
        <w:rPr>
          <w:rFonts w:ascii="Times New Roman" w:hAnsi="Times New Roman"/>
          <w:sz w:val="24"/>
          <w:szCs w:val="24"/>
          <w:lang w:val="en-GB"/>
        </w:rPr>
      </w:pPr>
      <w:r>
        <w:rPr>
          <w:rFonts w:ascii="Times New Roman" w:hAnsi="Times New Roman"/>
          <w:sz w:val="24"/>
          <w:szCs w:val="24"/>
          <w:lang w:val="en-GB"/>
        </w:rPr>
      </w:r>
    </w:p>
    <w:p>
      <w:pPr>
        <w:pStyle w:val="TextBody"/>
        <w:widowControl w:val="false"/>
        <w:bidi w:val="0"/>
        <w:spacing w:lineRule="auto" w:line="480"/>
        <w:jc w:val="left"/>
        <w:rPr>
          <w:rFonts w:ascii="Times New Roman" w:hAnsi="Times New Roman"/>
          <w:sz w:val="24"/>
          <w:szCs w:val="24"/>
          <w:lang w:val="en-GB"/>
        </w:rPr>
      </w:pPr>
      <w:r>
        <w:rPr>
          <w:rFonts w:ascii="Times New Roman" w:hAnsi="Times New Roman"/>
          <w:sz w:val="24"/>
          <w:szCs w:val="24"/>
          <w:lang w:val="en-GB"/>
        </w:rPr>
      </w:r>
    </w:p>
    <w:p>
      <w:pPr>
        <w:pStyle w:val="TextBody"/>
        <w:widowControl w:val="false"/>
        <w:bidi w:val="0"/>
        <w:spacing w:lineRule="auto" w:line="480"/>
        <w:jc w:val="left"/>
        <w:rPr>
          <w:rFonts w:ascii="Times New Roman" w:hAnsi="Times New Roman"/>
          <w:sz w:val="24"/>
          <w:szCs w:val="24"/>
          <w:lang w:val="en-GB"/>
        </w:rPr>
      </w:pPr>
      <w:r>
        <w:rPr>
          <w:rFonts w:ascii="Times New Roman" w:hAnsi="Times New Roman"/>
          <w:sz w:val="24"/>
          <w:szCs w:val="24"/>
          <w:lang w:val="en-GB"/>
        </w:rPr>
      </w:r>
    </w:p>
    <w:p>
      <w:pPr>
        <w:pStyle w:val="TextBody"/>
        <w:widowControl w:val="false"/>
        <w:bidi w:val="0"/>
        <w:spacing w:lineRule="auto" w:line="480"/>
        <w:jc w:val="left"/>
        <w:rPr>
          <w:rFonts w:ascii="Times New Roman" w:hAnsi="Times New Roman"/>
          <w:sz w:val="24"/>
          <w:szCs w:val="24"/>
          <w:lang w:val="en-GB"/>
        </w:rPr>
      </w:pPr>
      <w:r>
        <w:rPr>
          <w:rFonts w:ascii="Times New Roman" w:hAnsi="Times New Roman"/>
          <w:sz w:val="24"/>
          <w:szCs w:val="24"/>
          <w:lang w:val="en-GB"/>
        </w:rPr>
      </w:r>
    </w:p>
    <w:p>
      <w:pPr>
        <w:pStyle w:val="TextBody"/>
        <w:widowControl w:val="false"/>
        <w:bidi w:val="0"/>
        <w:spacing w:lineRule="auto" w:line="480"/>
        <w:jc w:val="left"/>
        <w:rPr>
          <w:rFonts w:ascii="Times New Roman" w:hAnsi="Times New Roman"/>
          <w:sz w:val="24"/>
          <w:szCs w:val="24"/>
          <w:lang w:val="en-GB"/>
        </w:rPr>
      </w:pPr>
      <w:r>
        <w:rPr>
          <w:rFonts w:ascii="Times New Roman" w:hAnsi="Times New Roman"/>
          <w:sz w:val="24"/>
          <w:szCs w:val="24"/>
          <w:lang w:val="en-GB"/>
        </w:rPr>
      </w:r>
    </w:p>
    <w:p>
      <w:pPr>
        <w:pStyle w:val="TextBody"/>
        <w:widowControl w:val="false"/>
        <w:bidi w:val="0"/>
        <w:spacing w:lineRule="auto" w:line="480"/>
        <w:jc w:val="left"/>
        <w:rPr>
          <w:rFonts w:ascii="Times New Roman" w:hAnsi="Times New Roman"/>
          <w:b/>
          <w:b/>
          <w:bCs/>
          <w:sz w:val="24"/>
          <w:szCs w:val="24"/>
          <w:lang w:val="en-GB"/>
        </w:rPr>
      </w:pPr>
      <w:r>
        <w:rPr>
          <w:rFonts w:ascii="Times New Roman" w:hAnsi="Times New Roman"/>
          <w:b/>
          <w:bCs/>
          <w:sz w:val="24"/>
          <w:szCs w:val="24"/>
          <w:lang w:val="en-GB"/>
        </w:rPr>
      </w:r>
    </w:p>
    <w:p>
      <w:pPr>
        <w:pStyle w:val="TextBody"/>
        <w:widowControl w:val="false"/>
        <w:bidi w:val="0"/>
        <w:spacing w:lineRule="auto" w:line="480"/>
        <w:jc w:val="left"/>
        <w:rPr>
          <w:rFonts w:ascii="Times New Roman" w:hAnsi="Times New Roman"/>
          <w:b/>
          <w:b/>
          <w:bCs/>
          <w:i/>
          <w:i/>
          <w:iCs/>
          <w:sz w:val="24"/>
          <w:szCs w:val="24"/>
          <w:lang w:val="en-GB"/>
        </w:rPr>
      </w:pPr>
      <w:r>
        <w:rPr>
          <w:rFonts w:ascii="Times New Roman" w:hAnsi="Times New Roman"/>
          <w:b/>
          <w:bCs/>
          <w:i/>
          <w:iCs/>
          <w:sz w:val="24"/>
          <w:szCs w:val="24"/>
          <w:lang w:val="en-GB"/>
        </w:rPr>
        <w:t xml:space="preserve">Fig. 1. Number of species per trophic levels in PAs under the three scenarios examined. </w:t>
      </w:r>
      <w:r>
        <w:rPr>
          <w:rFonts w:ascii="Times New Roman" w:hAnsi="Times New Roman"/>
          <w:b w:val="false"/>
          <w:bCs w:val="false"/>
          <w:i/>
          <w:iCs/>
          <w:sz w:val="24"/>
          <w:szCs w:val="24"/>
          <w:lang w:val="en-GB"/>
        </w:rPr>
        <w:t xml:space="preserve">Individual </w:t>
      </w:r>
      <w:r>
        <w:rPr>
          <w:rFonts w:ascii="Times New Roman" w:hAnsi="Times New Roman"/>
          <w:b w:val="false"/>
          <w:bCs w:val="false"/>
          <w:i/>
          <w:iCs/>
          <w:sz w:val="24"/>
          <w:szCs w:val="24"/>
          <w:lang w:val="en-GB"/>
        </w:rPr>
        <w:t xml:space="preserve">data points represents single food webs </w:t>
      </w:r>
      <w:r>
        <w:rPr>
          <w:rFonts w:ascii="Times New Roman" w:hAnsi="Times New Roman"/>
          <w:b w:val="false"/>
          <w:bCs w:val="false"/>
          <w:i/>
          <w:iCs/>
          <w:sz w:val="24"/>
          <w:szCs w:val="24"/>
          <w:lang w:val="en-GB"/>
        </w:rPr>
        <w:t>and</w:t>
      </w:r>
      <w:r>
        <w:rPr>
          <w:rFonts w:ascii="Times New Roman" w:hAnsi="Times New Roman"/>
          <w:b w:val="false"/>
          <w:bCs w:val="false"/>
          <w:i/>
          <w:iCs/>
          <w:sz w:val="24"/>
          <w:szCs w:val="24"/>
          <w:lang w:val="en-GB"/>
        </w:rPr>
        <w:t xml:space="preserve"> v</w:t>
      </w:r>
      <w:r>
        <w:rPr>
          <w:rFonts w:ascii="Times New Roman" w:hAnsi="Times New Roman"/>
          <w:b w:val="false"/>
          <w:bCs w:val="false"/>
          <w:i/>
          <w:iCs/>
          <w:sz w:val="24"/>
          <w:szCs w:val="24"/>
          <w:lang w:val="en-GB"/>
        </w:rPr>
        <w:t>iolin plots show the</w:t>
      </w:r>
      <w:r>
        <w:rPr>
          <w:rFonts w:ascii="Times New Roman" w:hAnsi="Times New Roman"/>
          <w:b w:val="false"/>
          <w:bCs w:val="false"/>
          <w:i/>
          <w:iCs/>
          <w:sz w:val="24"/>
          <w:szCs w:val="24"/>
          <w:lang w:val="en-GB"/>
        </w:rPr>
        <w:t>ir overall</w:t>
      </w:r>
      <w:r>
        <w:rPr>
          <w:rFonts w:ascii="Times New Roman" w:hAnsi="Times New Roman"/>
          <w:b w:val="false"/>
          <w:bCs w:val="false"/>
          <w:i/>
          <w:iCs/>
          <w:sz w:val="24"/>
          <w:szCs w:val="24"/>
          <w:lang w:val="en-GB"/>
        </w:rPr>
        <w:t xml:space="preserve"> distribution. </w:t>
      </w:r>
      <w:r>
        <w:rPr>
          <w:rFonts w:ascii="Times New Roman" w:hAnsi="Times New Roman"/>
          <w:b w:val="false"/>
          <w:bCs w:val="false"/>
          <w:i/>
          <w:iCs/>
          <w:sz w:val="24"/>
          <w:szCs w:val="24"/>
          <w:lang w:val="en-GB"/>
        </w:rPr>
        <w:t>For definition of trophic levels see Fig. 2.</w:t>
      </w:r>
      <w:r>
        <w:br w:type="page"/>
      </w:r>
    </w:p>
    <w:p>
      <w:pPr>
        <w:pStyle w:val="Fig"/>
        <w:widowControl w:val="false"/>
        <w:bidi w:val="0"/>
        <w:spacing w:lineRule="auto" w:line="480"/>
        <w:jc w:val="left"/>
        <w:rPr>
          <w:rFonts w:ascii="Times New Roman" w:hAnsi="Times New Roman"/>
          <w:i/>
          <w:i/>
          <w:iCs/>
          <w:sz w:val="24"/>
          <w:szCs w:val="24"/>
          <w:lang w:val="en-GB"/>
        </w:rPr>
      </w:pPr>
      <w:commentRangeStart w:id="5"/>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7541260" cy="499237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7541260" cy="4992370"/>
                    </a:xfrm>
                    <a:prstGeom prst="rect">
                      <a:avLst/>
                    </a:prstGeom>
                  </pic:spPr>
                </pic:pic>
              </a:graphicData>
            </a:graphic>
          </wp:anchor>
        </w:drawing>
      </w:r>
      <w:r>
        <w:rPr>
          <w:rFonts w:ascii="Times New Roman" w:hAnsi="Times New Roman"/>
          <w:b/>
          <w:bCs/>
          <w:i/>
          <w:iCs/>
          <w:sz w:val="24"/>
          <w:szCs w:val="24"/>
          <w:lang w:val="en-GB"/>
        </w:rPr>
        <w:t>Fig</w:t>
      </w:r>
      <w:r>
        <w:rPr>
          <w:rFonts w:ascii="Times New Roman" w:hAnsi="Times New Roman"/>
          <w:i/>
          <w:iCs/>
          <w:sz w:val="24"/>
          <w:szCs w:val="24"/>
          <w:lang w:val="en-GB"/>
        </w:rPr>
      </w:r>
      <w:commentRangeEnd w:id="5"/>
      <w:r>
        <w:commentReference w:id="5"/>
      </w:r>
      <w:r>
        <w:rPr>
          <w:rFonts w:ascii="Times New Roman" w:hAnsi="Times New Roman"/>
          <w:b/>
          <w:bCs/>
          <w:i/>
          <w:iCs/>
          <w:sz w:val="24"/>
          <w:szCs w:val="24"/>
          <w:lang w:val="en-GB"/>
        </w:rPr>
        <w:t xml:space="preserve">. </w:t>
      </w:r>
      <w:r>
        <w:rPr>
          <w:rFonts w:ascii="Times New Roman" w:hAnsi="Times New Roman"/>
          <w:b/>
          <w:bCs/>
          <w:i/>
          <w:iCs/>
          <w:sz w:val="24"/>
          <w:szCs w:val="24"/>
          <w:lang w:val="en-GB"/>
        </w:rPr>
        <w:t>2</w:t>
      </w:r>
      <w:r>
        <w:rPr>
          <w:rFonts w:ascii="Times New Roman" w:hAnsi="Times New Roman"/>
          <w:b/>
          <w:bCs/>
          <w:i/>
          <w:iCs/>
          <w:sz w:val="24"/>
          <w:szCs w:val="24"/>
          <w:lang w:val="en-GB"/>
        </w:rPr>
        <w:t xml:space="preserve">. </w:t>
      </w:r>
      <w:r>
        <w:rPr>
          <w:rFonts w:ascii="Times New Roman" w:hAnsi="Times New Roman"/>
          <w:b/>
          <w:bCs/>
          <w:i/>
          <w:iCs/>
          <w:sz w:val="24"/>
          <w:szCs w:val="24"/>
          <w:lang w:val="en-GB"/>
        </w:rPr>
        <w:t>Standardized differences of the contrasts among scenarios for t</w:t>
      </w:r>
      <w:r>
        <w:rPr>
          <w:rFonts w:ascii="Times New Roman" w:hAnsi="Times New Roman"/>
          <w:b/>
          <w:bCs/>
          <w:i/>
          <w:iCs/>
          <w:sz w:val="24"/>
          <w:szCs w:val="24"/>
          <w:lang w:val="en-GB"/>
        </w:rPr>
        <w:t>r</w:t>
      </w:r>
      <w:r>
        <w:rPr>
          <w:rFonts w:ascii="Times New Roman" w:hAnsi="Times New Roman"/>
          <w:b/>
          <w:bCs/>
          <w:i/>
          <w:iCs/>
          <w:sz w:val="24"/>
          <w:szCs w:val="24"/>
          <w:lang w:val="en-GB"/>
        </w:rPr>
        <w:t xml:space="preserve">ophic level richness </w:t>
      </w:r>
      <w:r>
        <w:rPr>
          <w:rFonts w:ascii="Times New Roman" w:hAnsi="Times New Roman"/>
          <w:b/>
          <w:bCs/>
          <w:i/>
          <w:iCs/>
          <w:sz w:val="24"/>
          <w:szCs w:val="24"/>
          <w:lang w:val="en-GB"/>
        </w:rPr>
        <w:t>and number of interactions</w:t>
      </w:r>
      <w:r>
        <w:rPr>
          <w:rFonts w:ascii="Times New Roman" w:hAnsi="Times New Roman"/>
          <w:b/>
          <w:bCs/>
          <w:i/>
          <w:iCs/>
          <w:sz w:val="24"/>
          <w:szCs w:val="24"/>
          <w:lang w:val="en-GB"/>
        </w:rPr>
        <w:t>.</w:t>
      </w:r>
      <w:r>
        <w:rPr>
          <w:rFonts w:ascii="Times New Roman" w:hAnsi="Times New Roman"/>
          <w:i/>
          <w:iCs/>
          <w:sz w:val="24"/>
          <w:szCs w:val="24"/>
          <w:lang w:val="en-GB"/>
        </w:rPr>
        <w:t xml:space="preserve"> Standardized differences are an effect size measure that show the ecological importance of the change among the scenarios. Horizontal bars show the 95% confidence interval of the difference among contrasts. Differences that are not significant (P </w:t>
      </w:r>
      <w:r>
        <w:rPr>
          <w:rFonts w:eastAsia="Times New Roman" w:cs="Times New Roman" w:ascii="Times New Roman" w:hAnsi="Times New Roman"/>
          <w:i/>
          <w:iCs/>
          <w:sz w:val="24"/>
          <w:szCs w:val="24"/>
          <w:lang w:val="en-GB"/>
        </w:rPr>
        <w:t>≥</w:t>
      </w:r>
      <w:r>
        <w:rPr>
          <w:rFonts w:ascii="Times New Roman" w:hAnsi="Times New Roman"/>
          <w:i/>
          <w:iCs/>
          <w:sz w:val="24"/>
          <w:szCs w:val="24"/>
          <w:lang w:val="en-GB"/>
        </w:rPr>
        <w:t xml:space="preserve"> 0.01, after Bonferroni correction) have confidence intervals crossing the dashed vertical lines.</w:t>
      </w:r>
      <w:r>
        <w:br w:type="page"/>
      </w:r>
    </w:p>
    <w:p>
      <w:pPr>
        <w:pStyle w:val="TextBody"/>
        <w:widowControl w:val="false"/>
        <w:bidi w:val="0"/>
        <w:spacing w:lineRule="auto" w:line="480"/>
        <w:jc w:val="left"/>
        <w:rPr>
          <w:rFonts w:ascii="Times New Roman" w:hAnsi="Times New Roman"/>
          <w:sz w:val="24"/>
          <w:szCs w:val="24"/>
          <w:lang w:val="en-GB"/>
        </w:rPr>
      </w:pPr>
      <w:r>
        <w:rPr>
          <w:rFonts w:ascii="Times New Roman" w:hAnsi="Times New Roman"/>
          <w:sz w:val="24"/>
          <w:szCs w:val="24"/>
          <w:lang w:val="en-GB"/>
        </w:rPr>
        <w:t xml:space="preserve">Reflecting the strong past size-biased defaunation, the number of interactions among trophic levels </w:t>
      </w:r>
      <w:r>
        <w:rPr>
          <w:rFonts w:ascii="Times New Roman" w:hAnsi="Times New Roman"/>
          <w:sz w:val="24"/>
          <w:szCs w:val="24"/>
          <w:lang w:val="en-GB"/>
        </w:rPr>
        <w:t xml:space="preserve">in PAs mammal communities </w:t>
      </w:r>
      <w:r>
        <w:rPr>
          <w:rFonts w:ascii="Times New Roman" w:hAnsi="Times New Roman"/>
          <w:sz w:val="24"/>
          <w:szCs w:val="24"/>
          <w:lang w:val="en-GB"/>
        </w:rPr>
        <w:t>is much reduced under current scenario relative to the no-extinction scenario (</w:t>
      </w:r>
      <w:r>
        <w:rPr>
          <w:rFonts w:ascii="Times New Roman" w:hAnsi="Times New Roman"/>
          <w:sz w:val="24"/>
          <w:szCs w:val="24"/>
          <w:lang w:val="en-GB"/>
        </w:rPr>
        <w:t>Fig. 1</w:t>
      </w:r>
      <w:r>
        <w:rPr>
          <w:rFonts w:ascii="Times New Roman" w:hAnsi="Times New Roman"/>
          <w:sz w:val="24"/>
          <w:szCs w:val="24"/>
          <w:lang w:val="en-GB"/>
        </w:rPr>
        <w:t xml:space="preserve">). Notably, all interactions involving megacarnivores are strongly reduced, with the link between large carnivores and large herbivores also strongly reduced, and a smaller reduction in link from large carnivores to small carnivores. </w:t>
      </w:r>
      <w:r>
        <w:rPr>
          <w:rFonts w:ascii="Times New Roman" w:hAnsi="Times New Roman"/>
          <w:sz w:val="24"/>
          <w:szCs w:val="24"/>
          <w:lang w:val="en-GB"/>
        </w:rPr>
        <w:t>In our reconstructed food webs, m</w:t>
      </w:r>
      <w:r>
        <w:rPr>
          <w:rFonts w:ascii="Times New Roman" w:hAnsi="Times New Roman"/>
          <w:sz w:val="24"/>
          <w:szCs w:val="24"/>
          <w:lang w:val="en-GB"/>
        </w:rPr>
        <w:t xml:space="preserve">egaherbivores </w:t>
      </w:r>
      <w:r>
        <w:rPr>
          <w:rFonts w:ascii="Times New Roman" w:hAnsi="Times New Roman"/>
          <w:sz w:val="24"/>
          <w:szCs w:val="24"/>
          <w:lang w:val="en-GB"/>
        </w:rPr>
        <w:t>were found to be always free from predation, which is in line with previous</w:t>
      </w:r>
      <w:r>
        <w:rPr>
          <w:rFonts w:eastAsia="Times New Roman" w:cs="Times New Roman" w:ascii="Times New Roman" w:hAnsi="Times New Roman"/>
          <w:color w:val="00000A"/>
          <w:sz w:val="24"/>
          <w:szCs w:val="24"/>
          <w:lang w:val="en-GB" w:eastAsia="en-GB" w:bidi="ar-SA"/>
        </w:rPr>
        <w:t xml:space="preserve"> evidence of megaherbivores being not controlled by predators</w:t>
      </w:r>
      <w:r>
        <w:rPr>
          <w:rFonts w:ascii="Times New Roman" w:hAnsi="Times New Roman"/>
          <w:sz w:val="24"/>
          <w:szCs w:val="24"/>
          <w:lang w:val="en-GB"/>
        </w:rPr>
        <w:t xml:space="preserve"> </w:t>
      </w:r>
      <w:r>
        <w:rPr>
          <w:rFonts w:ascii="Times New Roman" w:hAnsi="Times New Roman"/>
          <w:sz w:val="24"/>
          <w:szCs w:val="24"/>
          <w:vertAlign w:val="superscript"/>
          <w:lang w:val="en-GB"/>
        </w:rPr>
        <w:t>19,20</w:t>
      </w:r>
      <w:r>
        <w:rPr>
          <w:rFonts w:ascii="Times New Roman" w:hAnsi="Times New Roman"/>
          <w:sz w:val="24"/>
          <w:szCs w:val="24"/>
          <w:lang w:val="en-GB"/>
        </w:rPr>
        <w:t xml:space="preserve">⁠ (Hopcraft et al. 2010), </w:t>
      </w:r>
      <w:r>
        <w:rPr>
          <w:rFonts w:ascii="Times New Roman" w:hAnsi="Times New Roman"/>
          <w:sz w:val="24"/>
          <w:szCs w:val="24"/>
          <w:lang w:val="en-GB"/>
        </w:rPr>
        <w:t>Consequently,</w:t>
      </w:r>
      <w:r>
        <w:rPr>
          <w:rFonts w:ascii="Times New Roman" w:hAnsi="Times New Roman"/>
          <w:sz w:val="24"/>
          <w:szCs w:val="24"/>
          <w:lang w:val="en-GB"/>
        </w:rPr>
        <w:t xml:space="preserve"> the </w:t>
      </w:r>
      <w:r>
        <w:rPr>
          <w:rFonts w:ascii="Times New Roman" w:hAnsi="Times New Roman"/>
          <w:sz w:val="24"/>
          <w:szCs w:val="24"/>
          <w:lang w:val="en-GB"/>
        </w:rPr>
        <w:t>severe</w:t>
      </w:r>
      <w:r>
        <w:rPr>
          <w:rFonts w:ascii="Times New Roman" w:hAnsi="Times New Roman"/>
          <w:sz w:val="24"/>
          <w:szCs w:val="24"/>
          <w:lang w:val="en-GB"/>
        </w:rPr>
        <w:t xml:space="preserve"> </w:t>
      </w:r>
      <w:r>
        <w:rPr>
          <w:rFonts w:ascii="Times New Roman" w:hAnsi="Times New Roman"/>
          <w:sz w:val="24"/>
          <w:szCs w:val="24"/>
          <w:lang w:val="en-GB"/>
        </w:rPr>
        <w:t>reductions of megaherbivores’ richness</w:t>
      </w:r>
      <w:r>
        <w:rPr>
          <w:rFonts w:ascii="Times New Roman" w:hAnsi="Times New Roman"/>
          <w:sz w:val="24"/>
          <w:szCs w:val="24"/>
          <w:lang w:val="en-GB"/>
        </w:rPr>
        <w:t xml:space="preserve"> is not modelled to affect the  trophic network</w:t>
      </w:r>
      <w:r>
        <w:rPr>
          <w:rFonts w:ascii="Times New Roman" w:hAnsi="Times New Roman"/>
          <w:sz w:val="24"/>
          <w:szCs w:val="24"/>
          <w:lang w:val="en-GB"/>
        </w:rPr>
        <w:t>s considered here</w:t>
      </w:r>
      <w:r>
        <w:rPr>
          <w:rFonts w:ascii="Times New Roman" w:hAnsi="Times New Roman"/>
          <w:sz w:val="24"/>
          <w:szCs w:val="24"/>
          <w:lang w:val="en-GB"/>
        </w:rPr>
        <w:t xml:space="preserve">. These findings indicate that food webs have been simplified by Late Pleistocene extinctions, with </w:t>
      </w:r>
      <w:r>
        <w:rPr>
          <w:rFonts w:ascii="Times New Roman" w:hAnsi="Times New Roman"/>
          <w:sz w:val="24"/>
          <w:szCs w:val="24"/>
          <w:lang w:val="en-GB"/>
        </w:rPr>
        <w:t>an</w:t>
      </w:r>
      <w:r>
        <w:rPr>
          <w:rFonts w:ascii="Times New Roman" w:hAnsi="Times New Roman"/>
          <w:sz w:val="24"/>
          <w:szCs w:val="24"/>
          <w:lang w:val="en-GB"/>
        </w:rPr>
        <w:t xml:space="preserve"> average loss of interactions between all trophic levels of </w:t>
      </w:r>
      <w:r>
        <w:rPr>
          <w:rFonts w:ascii="Times New Roman" w:hAnsi="Times New Roman"/>
          <w:sz w:val="24"/>
          <w:szCs w:val="24"/>
          <w:lang w:val="en-GB"/>
        </w:rPr>
        <w:t>49</w:t>
      </w:r>
      <w:r>
        <w:rPr>
          <w:rFonts w:ascii="Times New Roman" w:hAnsi="Times New Roman"/>
          <w:sz w:val="24"/>
          <w:szCs w:val="24"/>
          <w:lang w:val="en-GB"/>
        </w:rPr>
        <w:t xml:space="preserve">% in PAs. Such declines </w:t>
      </w:r>
      <w:r>
        <w:rPr>
          <w:rFonts w:ascii="Times New Roman" w:hAnsi="Times New Roman"/>
          <w:sz w:val="24"/>
          <w:szCs w:val="24"/>
          <w:lang w:val="en-GB"/>
        </w:rPr>
        <w:t>are</w:t>
      </w:r>
      <w:r>
        <w:rPr>
          <w:rFonts w:ascii="Times New Roman" w:hAnsi="Times New Roman"/>
          <w:sz w:val="24"/>
          <w:szCs w:val="24"/>
          <w:lang w:val="en-GB"/>
        </w:rPr>
        <w:t xml:space="preserve"> mainly </w:t>
      </w:r>
      <w:r>
        <w:rPr>
          <w:rFonts w:ascii="Times New Roman" w:hAnsi="Times New Roman"/>
          <w:sz w:val="24"/>
          <w:szCs w:val="24"/>
          <w:lang w:val="en-GB"/>
        </w:rPr>
        <w:t xml:space="preserve">due </w:t>
      </w:r>
      <w:r>
        <w:rPr>
          <w:rFonts w:ascii="Times New Roman" w:hAnsi="Times New Roman"/>
          <w:sz w:val="24"/>
          <w:szCs w:val="24"/>
          <w:lang w:val="en-GB"/>
        </w:rPr>
        <w:t xml:space="preserve">to losses of top-down interactions </w:t>
      </w:r>
      <w:r>
        <w:rPr>
          <w:rFonts w:ascii="Times New Roman" w:hAnsi="Times New Roman"/>
          <w:sz w:val="24"/>
          <w:szCs w:val="24"/>
          <w:lang w:val="en-GB"/>
        </w:rPr>
        <w:t>by</w:t>
      </w:r>
      <w:r>
        <w:rPr>
          <w:rFonts w:ascii="Times New Roman" w:hAnsi="Times New Roman"/>
          <w:sz w:val="24"/>
          <w:szCs w:val="24"/>
          <w:lang w:val="en-GB"/>
        </w:rPr>
        <w:t xml:space="preserve"> megacarnivores, with average declines as high as 83% (Supplementary Table </w:t>
      </w:r>
      <w:r>
        <w:rPr>
          <w:rFonts w:ascii="Times New Roman" w:hAnsi="Times New Roman"/>
          <w:sz w:val="24"/>
          <w:szCs w:val="24"/>
          <w:lang w:val="en-GB"/>
        </w:rPr>
        <w:t>2</w:t>
      </w:r>
      <w:r>
        <w:rPr>
          <w:rFonts w:ascii="Times New Roman" w:hAnsi="Times New Roman"/>
          <w:sz w:val="24"/>
          <w:szCs w:val="24"/>
          <w:lang w:val="en-GB"/>
        </w:rPr>
        <w:t xml:space="preserve">). </w:t>
      </w:r>
    </w:p>
    <w:p>
      <w:pPr>
        <w:pStyle w:val="TextBody"/>
        <w:widowControl w:val="false"/>
        <w:bidi w:val="0"/>
        <w:spacing w:lineRule="auto" w:line="480"/>
        <w:jc w:val="left"/>
        <w:rPr>
          <w:rFonts w:ascii="Times New Roman" w:hAnsi="Times New Roman"/>
          <w:sz w:val="24"/>
          <w:szCs w:val="24"/>
          <w:lang w:val="en-GB"/>
        </w:rPr>
      </w:pPr>
      <w:r>
        <w:rPr>
          <w:rFonts w:ascii="Times New Roman" w:hAnsi="Times New Roman"/>
          <w:sz w:val="24"/>
          <w:szCs w:val="24"/>
          <w:lang w:val="en-GB"/>
        </w:rPr>
        <w:t xml:space="preserve">The severe losses of megafauna richness and associated trophic processes show that food webs have been degraded due to late-Quaternary extinctions and suggest top-down control effects have been severely reduced in PAs worldwide. These findings corroborate evidence from previous studies that found top-down trophic processes and trophic complexity to be severely reduced following late-Quaternary extinctions </w:t>
      </w:r>
      <w:r>
        <w:rPr>
          <w:rFonts w:ascii="Times New Roman" w:hAnsi="Times New Roman"/>
          <w:sz w:val="24"/>
          <w:szCs w:val="24"/>
          <w:vertAlign w:val="superscript"/>
          <w:lang w:val="en-GB"/>
        </w:rPr>
        <w:t>7,13</w:t>
      </w:r>
      <w:r>
        <w:rPr>
          <w:rFonts w:ascii="Times New Roman" w:hAnsi="Times New Roman"/>
          <w:sz w:val="24"/>
          <w:szCs w:val="24"/>
          <w:lang w:val="en-GB"/>
        </w:rPr>
        <w:t xml:space="preserve">⁠ (Ripple et al. 2014b, Mendoza et al. 2019). Importantly, declines of trophic complexity and associated trophic processes have negative consequences on community dynamics and ecosystem functioning </w:t>
      </w:r>
      <w:r>
        <w:rPr>
          <w:rFonts w:ascii="Times New Roman" w:hAnsi="Times New Roman"/>
          <w:sz w:val="24"/>
          <w:szCs w:val="24"/>
          <w:vertAlign w:val="superscript"/>
          <w:lang w:val="en-GB"/>
        </w:rPr>
        <w:t>6</w:t>
      </w:r>
      <w:r>
        <w:rPr>
          <w:rFonts w:ascii="Times New Roman" w:hAnsi="Times New Roman"/>
          <w:sz w:val="24"/>
          <w:szCs w:val="24"/>
          <w:vertAlign w:val="superscript"/>
          <w:lang w:val="en-GB"/>
        </w:rPr>
        <w:t>⁠</w:t>
      </w:r>
      <w:r>
        <w:rPr>
          <w:rFonts w:ascii="Times New Roman" w:hAnsi="Times New Roman"/>
          <w:sz w:val="24"/>
          <w:szCs w:val="24"/>
          <w:lang w:val="en-GB"/>
        </w:rPr>
        <w:t xml:space="preserve"> (Estes et al. 2011). For instance, extinction of megacarnivores, which are keystone species regulating densities and behaviour of their prey (Ripple et al. 2014b, Atkins et al. 2019) </w:t>
      </w:r>
      <w:r>
        <w:rPr>
          <w:rFonts w:ascii="Times New Roman" w:hAnsi="Times New Roman"/>
          <w:sz w:val="24"/>
          <w:szCs w:val="24"/>
          <w:vertAlign w:val="superscript"/>
          <w:lang w:val="en-GB"/>
        </w:rPr>
        <w:t>13,21</w:t>
      </w:r>
      <w:r>
        <w:rPr>
          <w:rFonts w:ascii="Times New Roman" w:hAnsi="Times New Roman"/>
          <w:sz w:val="24"/>
          <w:szCs w:val="24"/>
          <w:lang w:val="en-GB"/>
        </w:rPr>
        <w:t xml:space="preserve">⁠, cause losses of top-down control with cascading effects that altered ecosystems (Estes et al. 2011, Ripple et al. 2014a) </w:t>
      </w:r>
      <w:r>
        <w:rPr>
          <w:rFonts w:ascii="Times New Roman" w:hAnsi="Times New Roman"/>
          <w:sz w:val="24"/>
          <w:szCs w:val="24"/>
          <w:vertAlign w:val="superscript"/>
          <w:lang w:val="en-GB"/>
        </w:rPr>
        <w:t>6,12</w:t>
      </w:r>
      <w:r>
        <w:rPr>
          <w:rFonts w:ascii="Times New Roman" w:hAnsi="Times New Roman"/>
          <w:sz w:val="24"/>
          <w:szCs w:val="24"/>
          <w:lang w:val="en-GB"/>
        </w:rPr>
        <w:t xml:space="preserve">⁠. Moreover, losses of megaherbivores, which are not controlled by predation </w:t>
      </w:r>
      <w:r>
        <w:rPr>
          <w:rFonts w:ascii="Times New Roman" w:hAnsi="Times New Roman"/>
          <w:sz w:val="24"/>
          <w:szCs w:val="24"/>
          <w:vertAlign w:val="superscript"/>
          <w:lang w:val="en-GB"/>
        </w:rPr>
        <w:t>19,20</w:t>
      </w:r>
      <w:r>
        <w:rPr>
          <w:rFonts w:ascii="Times New Roman" w:hAnsi="Times New Roman"/>
          <w:sz w:val="24"/>
          <w:szCs w:val="24"/>
          <w:lang w:val="en-GB"/>
        </w:rPr>
        <w:t>⁠, have strong effects on vegetation structure, alter ecological processes such as nutrient flow</w:t>
      </w:r>
      <w:r>
        <w:rPr>
          <w:rFonts w:ascii="Times New Roman" w:hAnsi="Times New Roman"/>
          <w:position w:val="0"/>
          <w:sz w:val="24"/>
          <w:sz w:val="24"/>
          <w:szCs w:val="24"/>
          <w:vertAlign w:val="baseline"/>
          <w:lang w:val="en-GB"/>
        </w:rPr>
        <w:t>,</w:t>
      </w:r>
      <w:r>
        <w:rPr>
          <w:rFonts w:ascii="Times New Roman" w:hAnsi="Times New Roman"/>
          <w:sz w:val="24"/>
          <w:szCs w:val="24"/>
          <w:lang w:val="en-GB"/>
        </w:rPr>
        <w:t xml:space="preserve"> and cause homogenization of plant communities </w:t>
      </w:r>
      <w:r>
        <w:rPr>
          <w:rFonts w:ascii="Times New Roman" w:hAnsi="Times New Roman"/>
          <w:position w:val="0"/>
          <w:sz w:val="24"/>
          <w:sz w:val="24"/>
          <w:szCs w:val="24"/>
          <w:vertAlign w:val="baseline"/>
          <w:lang w:val="en-GB"/>
        </w:rPr>
        <w:t xml:space="preserve">(Cromsigt et al. 2014, Bakker et al. 2016, Le Roux et al. 2018) </w:t>
      </w:r>
      <w:r>
        <w:rPr>
          <w:rFonts w:ascii="Times New Roman" w:hAnsi="Times New Roman"/>
          <w:sz w:val="24"/>
          <w:szCs w:val="24"/>
          <w:vertAlign w:val="superscript"/>
          <w:lang w:val="en-GB"/>
        </w:rPr>
        <w:t>22–24</w:t>
      </w:r>
      <w:r>
        <w:rPr>
          <w:rFonts w:ascii="Times New Roman" w:hAnsi="Times New Roman"/>
          <w:position w:val="0"/>
          <w:sz w:val="24"/>
          <w:sz w:val="24"/>
          <w:szCs w:val="24"/>
          <w:vertAlign w:val="baseline"/>
          <w:lang w:val="en-GB"/>
        </w:rPr>
        <w:t>⁠</w:t>
      </w:r>
      <w:r>
        <w:rPr>
          <w:rFonts w:ascii="Times New Roman" w:hAnsi="Times New Roman"/>
          <w:sz w:val="24"/>
          <w:szCs w:val="24"/>
          <w:lang w:val="en-GB"/>
        </w:rPr>
        <w:t>.</w:t>
      </w:r>
    </w:p>
    <w:p>
      <w:pPr>
        <w:pStyle w:val="Heading3"/>
        <w:bidi w:val="0"/>
        <w:spacing w:lineRule="auto" w:line="480"/>
        <w:rPr>
          <w:rFonts w:ascii="Times New Roman" w:hAnsi="Times New Roman"/>
          <w:lang w:val="en-GB"/>
        </w:rPr>
      </w:pPr>
      <w:r>
        <w:rPr>
          <w:rFonts w:ascii="Times New Roman" w:hAnsi="Times New Roman"/>
          <w:lang w:val="en-GB"/>
        </w:rPr>
        <w:t xml:space="preserve">Rewiring food webs in PAs </w:t>
      </w:r>
      <w:r>
        <w:rPr>
          <w:rFonts w:ascii="Times New Roman" w:hAnsi="Times New Roman"/>
          <w:lang w:val="en-GB"/>
        </w:rPr>
        <w:t xml:space="preserve">through </w:t>
      </w:r>
      <w:r>
        <w:rPr>
          <w:rFonts w:ascii="Times New Roman" w:hAnsi="Times New Roman"/>
          <w:lang w:val="en-GB"/>
        </w:rPr>
        <w:t xml:space="preserve">trophic </w:t>
      </w:r>
      <w:r>
        <w:rPr>
          <w:rFonts w:ascii="Times New Roman" w:hAnsi="Times New Roman"/>
          <w:lang w:val="en-GB"/>
        </w:rPr>
        <w:t>rewilding</w:t>
      </w:r>
    </w:p>
    <w:p>
      <w:pPr>
        <w:pStyle w:val="TextBody"/>
        <w:keepNext/>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W</w:t>
      </w:r>
      <w:r>
        <w:rPr>
          <w:rFonts w:ascii="Times New Roman" w:hAnsi="Times New Roman"/>
          <w:sz w:val="24"/>
          <w:szCs w:val="24"/>
          <w:lang w:val="en-GB"/>
        </w:rPr>
        <w:t xml:space="preserve">e found 94 living species can act as functional analogues to replace 127 of the 334 terrestrial mammals </w:t>
      </w:r>
      <w:r>
        <w:rPr>
          <w:rFonts w:ascii="Times New Roman" w:hAnsi="Times New Roman"/>
          <w:sz w:val="24"/>
          <w:szCs w:val="24"/>
          <w:lang w:val="en-GB"/>
        </w:rPr>
        <w:t xml:space="preserve">that went </w:t>
      </w:r>
      <w:r>
        <w:rPr>
          <w:rFonts w:ascii="Times New Roman" w:hAnsi="Times New Roman"/>
          <w:sz w:val="24"/>
          <w:szCs w:val="24"/>
          <w:lang w:val="en-GB"/>
        </w:rPr>
        <w:t xml:space="preserve">extinct during the </w:t>
      </w:r>
      <w:r>
        <w:rPr>
          <w:rFonts w:ascii="Times New Roman" w:hAnsi="Times New Roman"/>
          <w:sz w:val="24"/>
          <w:szCs w:val="24"/>
          <w:lang w:val="en-GB"/>
        </w:rPr>
        <w:t>late-Quaternary</w:t>
      </w:r>
      <w:r>
        <w:rPr>
          <w:rFonts w:ascii="Times New Roman" w:hAnsi="Times New Roman"/>
          <w:sz w:val="24"/>
          <w:szCs w:val="24"/>
          <w:lang w:val="en-GB"/>
        </w:rPr>
        <w:t xml:space="preserve"> (Supplementary Table </w:t>
      </w:r>
      <w:r>
        <w:rPr>
          <w:rFonts w:ascii="Times New Roman" w:hAnsi="Times New Roman"/>
          <w:sz w:val="24"/>
          <w:szCs w:val="24"/>
          <w:lang w:val="en-GB"/>
        </w:rPr>
        <w:t>3</w:t>
      </w:r>
      <w:r>
        <w:rPr>
          <w:rFonts w:ascii="Times New Roman" w:hAnsi="Times New Roman"/>
          <w:sz w:val="24"/>
          <w:szCs w:val="24"/>
          <w:lang w:val="en-GB"/>
        </w:rPr>
        <w:t xml:space="preserve">). </w:t>
      </w:r>
      <w:r>
        <w:rPr>
          <w:rFonts w:ascii="Times New Roman" w:hAnsi="Times New Roman"/>
          <w:sz w:val="24"/>
          <w:szCs w:val="24"/>
          <w:lang w:val="en-GB"/>
        </w:rPr>
        <w:t>T</w:t>
      </w:r>
      <w:r>
        <w:rPr>
          <w:rFonts w:ascii="Times New Roman" w:hAnsi="Times New Roman"/>
          <w:sz w:val="24"/>
          <w:szCs w:val="24"/>
          <w:lang w:val="en-GB"/>
        </w:rPr>
        <w:t xml:space="preserve">o ensure </w:t>
      </w:r>
      <w:r>
        <w:rPr>
          <w:rFonts w:ascii="Times New Roman" w:hAnsi="Times New Roman"/>
          <w:sz w:val="24"/>
          <w:szCs w:val="24"/>
          <w:lang w:val="en-GB"/>
        </w:rPr>
        <w:t xml:space="preserve">introduced functional analogues had comparable roles in food webs to extinct species </w:t>
      </w:r>
      <w:r>
        <w:rPr>
          <w:rFonts w:ascii="Times New Roman" w:hAnsi="Times New Roman"/>
          <w:sz w:val="24"/>
          <w:szCs w:val="24"/>
          <w:vertAlign w:val="superscript"/>
          <w:lang w:val="en-GB"/>
        </w:rPr>
        <w:t>25</w:t>
      </w:r>
      <w:r>
        <w:rPr>
          <w:rFonts w:ascii="Times New Roman" w:hAnsi="Times New Roman"/>
          <w:sz w:val="24"/>
          <w:szCs w:val="24"/>
          <w:lang w:val="en-GB"/>
        </w:rPr>
        <w:t>⁠</w:t>
      </w:r>
      <w:r>
        <w:rPr>
          <w:rFonts w:ascii="Times New Roman" w:hAnsi="Times New Roman"/>
          <w:sz w:val="24"/>
          <w:szCs w:val="24"/>
          <w:lang w:val="en-GB"/>
        </w:rPr>
        <w:t xml:space="preserve"> (Donlan et al. 2006)</w:t>
      </w:r>
      <w:r>
        <w:rPr>
          <w:rFonts w:cs="Segoe UI Symbol" w:ascii="Times New Roman" w:hAnsi="Times New Roman"/>
          <w:sz w:val="24"/>
          <w:szCs w:val="24"/>
          <w:lang w:val="en-GB"/>
        </w:rPr>
        <w:t xml:space="preserve"> </w:t>
      </w:r>
      <w:r>
        <w:rPr>
          <w:rFonts w:ascii="Times New Roman" w:hAnsi="Times New Roman"/>
          <w:sz w:val="24"/>
          <w:szCs w:val="24"/>
          <w:lang w:val="en-GB"/>
        </w:rPr>
        <w:t xml:space="preserve"> </w:t>
      </w:r>
      <w:r>
        <w:rPr>
          <w:rFonts w:ascii="Times New Roman" w:hAnsi="Times New Roman"/>
          <w:sz w:val="24"/>
          <w:szCs w:val="24"/>
          <w:vertAlign w:val="superscript"/>
          <w:lang w:val="en-GB"/>
        </w:rPr>
        <w:t>26,27</w:t>
      </w:r>
      <w:r>
        <w:rPr>
          <w:rFonts w:ascii="Times New Roman" w:hAnsi="Times New Roman"/>
          <w:sz w:val="24"/>
          <w:szCs w:val="24"/>
          <w:lang w:val="en-GB"/>
        </w:rPr>
        <w:t>⁠</w:t>
      </w:r>
      <w:r>
        <w:rPr>
          <w:rFonts w:ascii="Times New Roman" w:hAnsi="Times New Roman"/>
          <w:sz w:val="24"/>
          <w:szCs w:val="24"/>
          <w:lang w:val="en-GB"/>
        </w:rPr>
        <w:t xml:space="preserve"> (Eklöf et al. 2012, Gravel et al. 2013), </w:t>
      </w:r>
      <w:r>
        <w:rPr>
          <w:rFonts w:ascii="Times New Roman" w:hAnsi="Times New Roman"/>
          <w:sz w:val="24"/>
          <w:szCs w:val="24"/>
          <w:lang w:val="en-GB"/>
        </w:rPr>
        <w:t>we selected closely-related, similarly-sized extant species with overlapping climatic requirements, evaluated through species distribution models. E</w:t>
      </w:r>
      <w:r>
        <w:rPr>
          <w:rFonts w:ascii="Times New Roman" w:hAnsi="Times New Roman"/>
          <w:sz w:val="24"/>
          <w:szCs w:val="24"/>
          <w:lang w:val="en-GB"/>
        </w:rPr>
        <w:t xml:space="preserve">xtinct species </w:t>
      </w:r>
      <w:r>
        <w:rPr>
          <w:rFonts w:ascii="Times New Roman" w:hAnsi="Times New Roman"/>
          <w:sz w:val="24"/>
          <w:szCs w:val="24"/>
          <w:lang w:val="en-GB"/>
        </w:rPr>
        <w:t>for which all closely-related, similarly-sized species also went extinct were not replaced</w:t>
      </w:r>
      <w:r>
        <w:rPr>
          <w:rFonts w:ascii="Times New Roman" w:hAnsi="Times New Roman"/>
          <w:sz w:val="24"/>
          <w:szCs w:val="24"/>
          <w:lang w:val="en-GB"/>
        </w:rPr>
        <w:t xml:space="preserve"> (e.g., </w:t>
      </w:r>
      <w:r>
        <w:rPr>
          <w:rFonts w:ascii="Times New Roman" w:hAnsi="Times New Roman"/>
          <w:sz w:val="24"/>
          <w:szCs w:val="24"/>
          <w:lang w:val="en-GB"/>
        </w:rPr>
        <w:t xml:space="preserve">the </w:t>
      </w:r>
      <w:r>
        <w:rPr>
          <w:rFonts w:ascii="Times New Roman" w:hAnsi="Times New Roman"/>
          <w:i w:val="false"/>
          <w:iCs w:val="false"/>
          <w:sz w:val="24"/>
          <w:szCs w:val="24"/>
          <w:lang w:val="en-GB"/>
        </w:rPr>
        <w:t>thylacine</w:t>
      </w:r>
      <w:r>
        <w:rPr>
          <w:rFonts w:ascii="Times New Roman" w:hAnsi="Times New Roman"/>
          <w:i/>
          <w:sz w:val="24"/>
          <w:szCs w:val="24"/>
          <w:lang w:val="en-GB"/>
        </w:rPr>
        <w:t>, Thylacinus cynocephalus</w:t>
      </w:r>
      <w:r>
        <w:rPr>
          <w:rFonts w:ascii="Times New Roman" w:hAnsi="Times New Roman"/>
          <w:sz w:val="24"/>
          <w:szCs w:val="24"/>
          <w:lang w:val="en-GB"/>
        </w:rPr>
        <w:t>)</w:t>
      </w:r>
      <w:r>
        <w:rPr>
          <w:rFonts w:ascii="Times New Roman" w:hAnsi="Times New Roman"/>
          <w:sz w:val="24"/>
          <w:szCs w:val="24"/>
          <w:lang w:val="en-GB"/>
        </w:rPr>
        <w:t xml:space="preserve">. </w:t>
      </w:r>
      <w:r>
        <w:rPr>
          <w:rFonts w:ascii="Times New Roman" w:hAnsi="Times New Roman"/>
          <w:sz w:val="24"/>
          <w:szCs w:val="24"/>
          <w:lang w:val="en-GB"/>
        </w:rPr>
        <w:t>Consequently</w:t>
      </w:r>
      <w:r>
        <w:rPr>
          <w:rFonts w:ascii="Times New Roman" w:hAnsi="Times New Roman"/>
          <w:sz w:val="24"/>
          <w:szCs w:val="24"/>
          <w:lang w:val="en-GB"/>
        </w:rPr>
        <w:t xml:space="preserve">, complete </w:t>
      </w:r>
      <w:r>
        <w:rPr>
          <w:rFonts w:ascii="Times New Roman" w:hAnsi="Times New Roman"/>
          <w:sz w:val="24"/>
          <w:szCs w:val="24"/>
          <w:lang w:val="en-GB"/>
        </w:rPr>
        <w:t xml:space="preserve">replacement of extinct species with functional analogues </w:t>
      </w:r>
      <w:r>
        <w:rPr>
          <w:rFonts w:ascii="Times New Roman" w:hAnsi="Times New Roman"/>
          <w:sz w:val="24"/>
          <w:szCs w:val="24"/>
          <w:lang w:val="en-GB"/>
        </w:rPr>
        <w:t>was not possible under these</w:t>
      </w:r>
      <w:r>
        <w:rPr>
          <w:rFonts w:ascii="Times New Roman" w:hAnsi="Times New Roman"/>
          <w:sz w:val="24"/>
          <w:szCs w:val="24"/>
          <w:lang w:val="en-GB"/>
        </w:rPr>
        <w:t xml:space="preserve"> </w:t>
      </w:r>
      <w:r>
        <w:rPr>
          <w:rFonts w:ascii="Times New Roman" w:hAnsi="Times New Roman"/>
          <w:sz w:val="24"/>
          <w:szCs w:val="24"/>
          <w:lang w:val="en-GB"/>
        </w:rPr>
        <w:t xml:space="preserve">constraints of the rewilding scenario examined here </w:t>
      </w:r>
      <w:r>
        <w:rPr>
          <w:rFonts w:ascii="Times New Roman" w:hAnsi="Times New Roman"/>
          <w:sz w:val="24"/>
          <w:szCs w:val="24"/>
          <w:lang w:val="en-GB"/>
        </w:rPr>
        <w:t>(Supplementary Fig. 1).</w:t>
      </w:r>
    </w:p>
    <w:p>
      <w:pPr>
        <w:pStyle w:val="TextBody"/>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 xml:space="preserve">Trophic rewilding, as modelled here, would lead to important </w:t>
      </w:r>
      <w:r>
        <w:rPr>
          <w:rFonts w:ascii="Times New Roman" w:hAnsi="Times New Roman"/>
          <w:sz w:val="24"/>
          <w:szCs w:val="24"/>
          <w:lang w:val="en-GB"/>
        </w:rPr>
        <w:t>mammal</w:t>
      </w:r>
      <w:r>
        <w:rPr>
          <w:rFonts w:ascii="Times New Roman" w:hAnsi="Times New Roman"/>
          <w:sz w:val="24"/>
          <w:szCs w:val="24"/>
          <w:lang w:val="en-GB"/>
        </w:rPr>
        <w:t xml:space="preserve"> recoveries </w:t>
      </w:r>
      <w:r>
        <w:rPr>
          <w:rFonts w:ascii="Times New Roman" w:hAnsi="Times New Roman"/>
          <w:sz w:val="24"/>
          <w:szCs w:val="24"/>
          <w:lang w:val="en-GB"/>
        </w:rPr>
        <w:t>in</w:t>
      </w:r>
      <w:r>
        <w:rPr>
          <w:rFonts w:ascii="Times New Roman" w:hAnsi="Times New Roman"/>
          <w:sz w:val="24"/>
          <w:szCs w:val="24"/>
          <w:lang w:val="en-GB"/>
        </w:rPr>
        <w:t xml:space="preserve"> PAs, with the strongest effects for megacarnivores and megaherbivores, intermediate effects for large herbivores,</w:t>
      </w:r>
      <w:r>
        <w:rPr>
          <w:rFonts w:ascii="Times New Roman" w:hAnsi="Times New Roman"/>
          <w:color w:val="000000"/>
          <w:sz w:val="24"/>
          <w:szCs w:val="24"/>
          <w:lang w:val="en-GB"/>
        </w:rPr>
        <w:t xml:space="preserve"> and </w:t>
      </w:r>
      <w:r>
        <w:rPr>
          <w:rFonts w:ascii="Times New Roman" w:hAnsi="Times New Roman"/>
          <w:color w:val="000000"/>
          <w:sz w:val="24"/>
          <w:szCs w:val="24"/>
          <w:lang w:val="en-GB"/>
        </w:rPr>
        <w:t>limited</w:t>
      </w:r>
      <w:r>
        <w:rPr>
          <w:rFonts w:ascii="Times New Roman" w:hAnsi="Times New Roman"/>
          <w:color w:val="000000"/>
          <w:sz w:val="24"/>
          <w:szCs w:val="24"/>
          <w:lang w:val="en-GB"/>
        </w:rPr>
        <w:t xml:space="preserve"> effects on large carnivores, small carnivores, and small herbivores (</w:t>
      </w:r>
      <w:r>
        <w:rPr>
          <w:rFonts w:ascii="Times New Roman" w:hAnsi="Times New Roman"/>
          <w:color w:val="000000"/>
          <w:sz w:val="24"/>
          <w:szCs w:val="24"/>
          <w:lang w:val="en-GB"/>
        </w:rPr>
        <w:t>Fig. 1</w:t>
      </w:r>
      <w:r>
        <w:rPr>
          <w:rFonts w:ascii="Times New Roman" w:hAnsi="Times New Roman"/>
          <w:color w:val="000000"/>
          <w:sz w:val="24"/>
          <w:szCs w:val="24"/>
          <w:lang w:val="en-GB"/>
        </w:rPr>
        <w:t xml:space="preserve">). Specifically, we found that </w:t>
      </w:r>
      <w:r>
        <w:rPr>
          <w:rFonts w:ascii="Times New Roman" w:hAnsi="Times New Roman"/>
          <w:color w:val="000000"/>
          <w:sz w:val="24"/>
          <w:szCs w:val="24"/>
          <w:lang w:val="en-GB"/>
        </w:rPr>
        <w:t>r</w:t>
      </w:r>
      <w:r>
        <w:rPr>
          <w:rFonts w:ascii="Times New Roman" w:hAnsi="Times New Roman"/>
          <w:color w:val="000000"/>
          <w:sz w:val="24"/>
          <w:szCs w:val="24"/>
          <w:lang w:val="en-GB"/>
        </w:rPr>
        <w:t xml:space="preserve">ewilding </w:t>
      </w:r>
      <w:r>
        <w:rPr>
          <w:rFonts w:ascii="Times New Roman" w:hAnsi="Times New Roman"/>
          <w:color w:val="000000"/>
          <w:sz w:val="24"/>
          <w:szCs w:val="24"/>
          <w:lang w:val="en-GB"/>
        </w:rPr>
        <w:t>would</w:t>
      </w:r>
      <w:r>
        <w:rPr>
          <w:rFonts w:ascii="Times New Roman" w:hAnsi="Times New Roman"/>
          <w:color w:val="000000"/>
          <w:sz w:val="24"/>
          <w:szCs w:val="24"/>
          <w:lang w:val="en-GB"/>
        </w:rPr>
        <w:t xml:space="preserve"> restore the number of species in all trophic levels by 11% </w:t>
      </w:r>
      <w:r>
        <w:rPr>
          <w:rFonts w:ascii="Times New Roman" w:hAnsi="Times New Roman"/>
          <w:color w:val="000000"/>
          <w:sz w:val="24"/>
          <w:szCs w:val="24"/>
          <w:lang w:val="en-GB"/>
        </w:rPr>
        <w:t>relative to</w:t>
      </w:r>
      <w:r>
        <w:rPr>
          <w:rFonts w:ascii="Times New Roman" w:hAnsi="Times New Roman"/>
          <w:color w:val="000000"/>
          <w:sz w:val="24"/>
          <w:szCs w:val="24"/>
          <w:lang w:val="en-GB"/>
        </w:rPr>
        <w:t xml:space="preserve"> </w:t>
      </w:r>
      <w:r>
        <w:rPr>
          <w:rFonts w:ascii="Times New Roman" w:hAnsi="Times New Roman"/>
          <w:color w:val="000000"/>
          <w:sz w:val="24"/>
          <w:szCs w:val="24"/>
          <w:lang w:val="en-GB"/>
        </w:rPr>
        <w:t xml:space="preserve">the </w:t>
      </w:r>
      <w:r>
        <w:rPr>
          <w:rFonts w:ascii="Times New Roman" w:hAnsi="Times New Roman"/>
          <w:color w:val="000000"/>
          <w:sz w:val="24"/>
          <w:szCs w:val="24"/>
          <w:lang w:val="en-GB"/>
        </w:rPr>
        <w:t xml:space="preserve">no-extinction </w:t>
      </w:r>
      <w:r>
        <w:rPr>
          <w:rFonts w:ascii="Times New Roman" w:hAnsi="Times New Roman"/>
          <w:color w:val="000000"/>
          <w:sz w:val="24"/>
          <w:szCs w:val="24"/>
          <w:lang w:val="en-GB"/>
        </w:rPr>
        <w:t>levels</w:t>
      </w:r>
      <w:r>
        <w:rPr>
          <w:rFonts w:ascii="Times New Roman" w:hAnsi="Times New Roman"/>
          <w:color w:val="000000"/>
          <w:sz w:val="24"/>
          <w:szCs w:val="24"/>
          <w:lang w:val="en-GB"/>
        </w:rPr>
        <w:t xml:space="preserve">, with recoveries for megafauna being higher: megacarnivores richness increased </w:t>
      </w:r>
      <w:r>
        <w:rPr>
          <w:rFonts w:ascii="Times New Roman" w:hAnsi="Times New Roman"/>
          <w:color w:val="000000"/>
          <w:sz w:val="24"/>
          <w:szCs w:val="24"/>
          <w:lang w:val="en-GB"/>
        </w:rPr>
        <w:t>by 24%</w:t>
      </w:r>
      <w:r>
        <w:rPr>
          <w:rFonts w:ascii="Times New Roman" w:hAnsi="Times New Roman"/>
          <w:color w:val="000000"/>
          <w:sz w:val="24"/>
          <w:szCs w:val="24"/>
          <w:lang w:val="en-GB"/>
        </w:rPr>
        <w:t xml:space="preserve"> and megaherbivores richness </w:t>
      </w:r>
      <w:r>
        <w:rPr>
          <w:rFonts w:ascii="Times New Roman" w:hAnsi="Times New Roman"/>
          <w:color w:val="000000"/>
          <w:sz w:val="24"/>
          <w:szCs w:val="24"/>
          <w:lang w:val="en-GB"/>
        </w:rPr>
        <w:t>by 14%</w:t>
      </w:r>
      <w:r>
        <w:rPr>
          <w:rFonts w:ascii="Times New Roman" w:hAnsi="Times New Roman"/>
          <w:color w:val="000000"/>
          <w:sz w:val="24"/>
          <w:szCs w:val="24"/>
          <w:lang w:val="en-GB"/>
        </w:rPr>
        <w:t xml:space="preserve"> </w:t>
      </w:r>
      <w:r>
        <w:rPr>
          <w:rFonts w:ascii="Times New Roman" w:hAnsi="Times New Roman"/>
          <w:color w:val="000000"/>
          <w:sz w:val="24"/>
          <w:szCs w:val="24"/>
          <w:lang w:val="en-GB"/>
        </w:rPr>
        <w:t xml:space="preserve">(Supplementary Table </w:t>
      </w:r>
      <w:r>
        <w:rPr>
          <w:rFonts w:ascii="Times New Roman" w:hAnsi="Times New Roman"/>
          <w:color w:val="000000"/>
          <w:sz w:val="24"/>
          <w:szCs w:val="24"/>
          <w:lang w:val="en-GB"/>
        </w:rPr>
        <w:t>1</w:t>
      </w:r>
      <w:r>
        <w:rPr>
          <w:rFonts w:ascii="Times New Roman" w:hAnsi="Times New Roman"/>
          <w:color w:val="000000"/>
          <w:sz w:val="24"/>
          <w:szCs w:val="24"/>
          <w:lang w:val="en-GB"/>
        </w:rPr>
        <w:t xml:space="preserve">). These results suggest that the recoveries of megaherbivores’ and large herbivores’ </w:t>
      </w:r>
      <w:r>
        <w:rPr>
          <w:rFonts w:ascii="Times New Roman" w:hAnsi="Times New Roman"/>
          <w:color w:val="000000"/>
          <w:sz w:val="24"/>
          <w:szCs w:val="24"/>
          <w:lang w:val="en-GB"/>
        </w:rPr>
        <w:t>richness</w:t>
      </w:r>
      <w:r>
        <w:rPr>
          <w:rFonts w:ascii="Times New Roman" w:hAnsi="Times New Roman"/>
          <w:color w:val="000000"/>
          <w:sz w:val="24"/>
          <w:szCs w:val="24"/>
          <w:lang w:val="en-GB"/>
        </w:rPr>
        <w:t xml:space="preserve"> </w:t>
      </w:r>
      <w:r>
        <w:rPr>
          <w:rFonts w:ascii="Times New Roman" w:hAnsi="Times New Roman"/>
          <w:color w:val="000000"/>
          <w:sz w:val="24"/>
          <w:szCs w:val="24"/>
          <w:lang w:val="en-GB"/>
        </w:rPr>
        <w:t>should be able to</w:t>
      </w:r>
      <w:r>
        <w:rPr>
          <w:rFonts w:ascii="Times New Roman" w:hAnsi="Times New Roman"/>
          <w:color w:val="000000"/>
          <w:sz w:val="24"/>
          <w:szCs w:val="24"/>
          <w:lang w:val="en-GB"/>
        </w:rPr>
        <w:t xml:space="preserve"> </w:t>
      </w:r>
      <w:r>
        <w:rPr>
          <w:rFonts w:ascii="Times New Roman" w:hAnsi="Times New Roman"/>
          <w:color w:val="000000"/>
          <w:sz w:val="24"/>
          <w:szCs w:val="24"/>
          <w:lang w:val="en-GB"/>
        </w:rPr>
        <w:t xml:space="preserve">partly </w:t>
      </w:r>
      <w:r>
        <w:rPr>
          <w:rFonts w:ascii="Times New Roman" w:hAnsi="Times New Roman"/>
          <w:color w:val="000000"/>
          <w:sz w:val="24"/>
          <w:szCs w:val="24"/>
          <w:lang w:val="en-GB"/>
        </w:rPr>
        <w:t xml:space="preserve">reinstate </w:t>
      </w:r>
      <w:r>
        <w:rPr>
          <w:rFonts w:ascii="Times New Roman" w:hAnsi="Times New Roman"/>
          <w:color w:val="000000"/>
          <w:sz w:val="24"/>
          <w:szCs w:val="24"/>
          <w:lang w:val="en-GB"/>
        </w:rPr>
        <w:t>long-tern natural levels of herbivory and predation and associated levels of top-down control on vegetation, facilitating heterogeneous landscapes with high levels of biodiversity</w:t>
      </w:r>
      <w:r>
        <w:rPr>
          <w:rFonts w:ascii="Times New Roman" w:hAnsi="Times New Roman"/>
          <w:color w:val="000000"/>
          <w:sz w:val="24"/>
          <w:szCs w:val="24"/>
          <w:lang w:val="en-GB"/>
        </w:rPr>
        <w:commentReference w:id="6"/>
      </w:r>
      <w:r>
        <w:rPr>
          <w:rFonts w:ascii="Times New Roman" w:hAnsi="Times New Roman"/>
          <w:color w:val="000000"/>
          <w:sz w:val="24"/>
          <w:szCs w:val="24"/>
          <w:lang w:val="en-GB"/>
        </w:rPr>
        <w:commentReference w:id="7"/>
      </w:r>
      <w:r>
        <w:rPr>
          <w:rFonts w:ascii="Times New Roman" w:hAnsi="Times New Roman"/>
          <w:color w:val="000000"/>
          <w:sz w:val="24"/>
          <w:szCs w:val="24"/>
          <w:lang w:val="en-GB"/>
        </w:rPr>
        <w:t xml:space="preserve"> </w:t>
      </w:r>
      <w:r>
        <w:rPr>
          <w:rFonts w:ascii="Times New Roman" w:hAnsi="Times New Roman"/>
          <w:color w:val="000000"/>
          <w:sz w:val="24"/>
          <w:szCs w:val="24"/>
          <w:vertAlign w:val="superscript"/>
          <w:lang w:val="en-GB"/>
        </w:rPr>
        <w:t>28</w:t>
      </w:r>
      <w:r>
        <w:rPr>
          <w:rFonts w:ascii="Times New Roman" w:hAnsi="Times New Roman"/>
          <w:color w:val="000000"/>
          <w:sz w:val="24"/>
          <w:szCs w:val="24"/>
          <w:lang w:val="en-GB"/>
        </w:rPr>
        <w:t xml:space="preserve">⁠. </w:t>
      </w:r>
    </w:p>
    <w:p>
      <w:pPr>
        <w:pStyle w:val="Textbody1"/>
        <w:widowControl w:val="false"/>
        <w:bidi w:val="0"/>
        <w:spacing w:lineRule="auto" w:line="480"/>
        <w:rPr>
          <w:rFonts w:ascii="Times New Roman" w:hAnsi="Times New Roman"/>
          <w:sz w:val="24"/>
          <w:szCs w:val="24"/>
          <w:lang w:val="en-GB"/>
        </w:rPr>
      </w:pPr>
      <w:r>
        <w:rPr>
          <w:rFonts w:ascii="Times New Roman" w:hAnsi="Times New Roman"/>
          <w:color w:val="000000"/>
          <w:sz w:val="24"/>
          <w:szCs w:val="24"/>
          <w:lang w:val="en-GB"/>
        </w:rPr>
        <w:t xml:space="preserve">We found that trophic rewilding would partially, but not completely restore food webs to the no-extinction scenario </w:t>
      </w:r>
      <w:r>
        <w:rPr>
          <w:rFonts w:ascii="Times New Roman" w:hAnsi="Times New Roman"/>
          <w:color w:val="000000"/>
          <w:sz w:val="24"/>
          <w:szCs w:val="24"/>
          <w:lang w:val="en-GB"/>
        </w:rPr>
        <w:t>(Fig. 2)</w:t>
      </w:r>
      <w:r>
        <w:rPr>
          <w:rFonts w:ascii="Times New Roman" w:hAnsi="Times New Roman"/>
          <w:color w:val="000000"/>
          <w:sz w:val="24"/>
          <w:szCs w:val="24"/>
          <w:lang w:val="en-GB"/>
        </w:rPr>
        <w:t>. Despite food webs not being completely restored to no-extinction conditions, partly due to the conservative criteria of our rewilding scenario, predator-prey interactions and trophic complexity would recover substantially. In particular, the relative increase in interactions would be strongest for megacarnivore</w:t>
      </w:r>
      <w:r>
        <w:rPr>
          <w:rFonts w:ascii="Times New Roman" w:hAnsi="Times New Roman"/>
          <w:color w:val="000000"/>
          <w:sz w:val="24"/>
          <w:szCs w:val="24"/>
          <w:lang w:val="en-GB"/>
        </w:rPr>
        <w:t>-</w:t>
      </w:r>
      <w:r>
        <w:rPr>
          <w:rFonts w:ascii="Times New Roman" w:hAnsi="Times New Roman"/>
          <w:color w:val="000000"/>
          <w:sz w:val="24"/>
          <w:szCs w:val="24"/>
          <w:lang w:val="en-GB"/>
        </w:rPr>
        <w:t>large herbivor</w:t>
      </w:r>
      <w:r>
        <w:rPr>
          <w:rFonts w:ascii="Times New Roman" w:hAnsi="Times New Roman"/>
          <w:color w:val="000000"/>
          <w:sz w:val="24"/>
          <w:szCs w:val="24"/>
          <w:lang w:val="en-GB"/>
        </w:rPr>
        <w:t>e</w:t>
      </w:r>
      <w:r>
        <w:rPr>
          <w:rFonts w:ascii="Times New Roman" w:hAnsi="Times New Roman"/>
          <w:color w:val="000000"/>
          <w:sz w:val="24"/>
          <w:szCs w:val="24"/>
          <w:lang w:val="en-GB"/>
        </w:rPr>
        <w:t xml:space="preserve">s and megacarnivore-small carnivore interactions, medium for megacarnivore-large carnivore and megacarnivore-small herbivore interactions, and small, but still significant for large carnivore-small carnivore interactions (Table 2). </w:t>
      </w:r>
      <w:commentRangeStart w:id="8"/>
      <w:r>
        <w:rPr>
          <w:rFonts w:ascii="Times New Roman" w:hAnsi="Times New Roman"/>
          <w:color w:val="000000"/>
          <w:sz w:val="24"/>
          <w:szCs w:val="24"/>
          <w:lang w:val="en-GB"/>
        </w:rPr>
        <w:t xml:space="preserve">In our rewilding scenario, on average 18% of the lost trophic interactions in PAs would be restored, with recoveries largely concentrated in interactions involving megafauna. For instance, megacarnivore trophic interactions would increase on average by 26% </w:t>
      </w:r>
      <w:r>
        <w:rPr>
          <w:rFonts w:ascii="Times New Roman" w:hAnsi="Times New Roman"/>
          <w:sz w:val="24"/>
          <w:szCs w:val="24"/>
          <w:lang w:val="en-GB"/>
        </w:rPr>
      </w:r>
      <w:commentRangeEnd w:id="8"/>
      <w:r>
        <w:commentReference w:id="8"/>
      </w:r>
      <w:r>
        <w:rPr>
          <w:rFonts w:ascii="Times New Roman" w:hAnsi="Times New Roman"/>
          <w:color w:val="000000"/>
          <w:sz w:val="24"/>
          <w:szCs w:val="24"/>
          <w:lang w:val="en-GB"/>
        </w:rPr>
        <w:t>(Supplementary Table 2).</w:t>
      </w:r>
    </w:p>
    <w:p>
      <w:pPr>
        <w:pStyle w:val="TextBody"/>
        <w:widowControl w:val="false"/>
        <w:bidi w:val="0"/>
        <w:spacing w:lineRule="auto" w:line="480"/>
        <w:rPr>
          <w:rFonts w:ascii="Times New Roman" w:hAnsi="Times New Roman"/>
          <w:sz w:val="24"/>
          <w:szCs w:val="24"/>
          <w:lang w:val="en-GB"/>
        </w:rPr>
      </w:pPr>
      <w:r>
        <w:rPr>
          <w:rFonts w:ascii="Times New Roman" w:hAnsi="Times New Roman"/>
          <w:color w:val="000000"/>
          <w:sz w:val="24"/>
          <w:szCs w:val="24"/>
          <w:lang w:val="en-GB"/>
        </w:rPr>
        <w:t>These</w:t>
      </w:r>
      <w:r>
        <w:rPr>
          <w:rFonts w:ascii="Times New Roman" w:hAnsi="Times New Roman"/>
          <w:color w:val="000000"/>
          <w:sz w:val="24"/>
          <w:szCs w:val="24"/>
          <w:lang w:val="en-GB"/>
        </w:rPr>
        <w:t xml:space="preserve"> results </w:t>
      </w:r>
      <w:r>
        <w:rPr>
          <w:rFonts w:ascii="Times New Roman" w:hAnsi="Times New Roman"/>
          <w:color w:val="000000"/>
          <w:sz w:val="24"/>
          <w:szCs w:val="24"/>
          <w:lang w:val="en-GB"/>
        </w:rPr>
        <w:t xml:space="preserve">indicate </w:t>
      </w:r>
      <w:r>
        <w:rPr>
          <w:rFonts w:ascii="Times New Roman" w:hAnsi="Times New Roman"/>
          <w:color w:val="000000"/>
          <w:sz w:val="24"/>
          <w:szCs w:val="24"/>
          <w:lang w:val="en-GB"/>
        </w:rPr>
        <w:t>that rewilding has a high potential to rewire food webs in</w:t>
      </w:r>
      <w:r>
        <w:rPr>
          <w:rFonts w:ascii="Times New Roman" w:hAnsi="Times New Roman"/>
          <w:color w:val="000000"/>
          <w:sz w:val="24"/>
          <w:szCs w:val="24"/>
          <w:lang w:val="en-GB"/>
        </w:rPr>
        <w:t xml:space="preserve"> </w:t>
      </w:r>
      <w:r>
        <w:rPr>
          <w:rFonts w:ascii="Times New Roman" w:hAnsi="Times New Roman"/>
          <w:color w:val="000000"/>
          <w:sz w:val="24"/>
          <w:szCs w:val="24"/>
          <w:lang w:val="en-GB"/>
        </w:rPr>
        <w:t xml:space="preserve">PAs worldwide </w:t>
      </w:r>
      <w:r>
        <w:rPr>
          <w:rFonts w:ascii="Times New Roman" w:hAnsi="Times New Roman"/>
          <w:color w:val="000000"/>
          <w:sz w:val="24"/>
          <w:szCs w:val="24"/>
          <w:lang w:val="en-GB"/>
        </w:rPr>
        <w:t>(Fig. 3)</w:t>
      </w:r>
      <w:r>
        <w:rPr>
          <w:rFonts w:ascii="Times New Roman" w:hAnsi="Times New Roman"/>
          <w:color w:val="000000"/>
          <w:sz w:val="24"/>
          <w:szCs w:val="24"/>
          <w:lang w:val="en-GB"/>
        </w:rPr>
        <w:t>. In particular, o</w:t>
      </w:r>
      <w:r>
        <w:rPr>
          <w:rFonts w:ascii="Times New Roman" w:hAnsi="Times New Roman"/>
          <w:color w:val="000000"/>
          <w:sz w:val="24"/>
          <w:szCs w:val="24"/>
          <w:lang w:val="en-GB"/>
        </w:rPr>
        <w:t xml:space="preserve">ur findings show that predation top-down control, weakened worldwide by human activities </w:t>
      </w:r>
      <w:r>
        <w:rPr>
          <w:rFonts w:ascii="Times New Roman" w:hAnsi="Times New Roman"/>
          <w:color w:val="000000"/>
          <w:sz w:val="24"/>
          <w:szCs w:val="24"/>
          <w:vertAlign w:val="superscript"/>
          <w:lang w:val="en-GB"/>
        </w:rPr>
        <w:t>6,13</w:t>
      </w:r>
      <w:r>
        <w:rPr>
          <w:rFonts w:ascii="Times New Roman" w:hAnsi="Times New Roman"/>
          <w:color w:val="000000"/>
          <w:sz w:val="24"/>
          <w:szCs w:val="24"/>
          <w:lang w:val="en-GB"/>
        </w:rPr>
        <w:t xml:space="preserve">⁠ </w:t>
      </w:r>
      <w:r>
        <w:rPr>
          <w:rFonts w:ascii="Times New Roman" w:hAnsi="Times New Roman"/>
          <w:color w:val="000000"/>
          <w:sz w:val="24"/>
          <w:szCs w:val="24"/>
          <w:lang w:val="en-GB"/>
        </w:rPr>
        <w:t>(Estes et al. 2011, Ripple et al 2014b)</w:t>
      </w:r>
      <w:r>
        <w:rPr>
          <w:rFonts w:ascii="Times New Roman" w:hAnsi="Times New Roman"/>
          <w:color w:val="000000"/>
          <w:sz w:val="24"/>
          <w:szCs w:val="24"/>
          <w:lang w:val="en-GB"/>
        </w:rPr>
        <w:t>, can be partly restored to</w:t>
      </w:r>
      <w:r>
        <w:rPr>
          <w:rFonts w:ascii="Times New Roman" w:hAnsi="Times New Roman"/>
          <w:color w:val="000000"/>
          <w:sz w:val="24"/>
          <w:szCs w:val="24"/>
          <w:lang w:val="en-GB"/>
        </w:rPr>
        <w:t>wards</w:t>
      </w:r>
      <w:r>
        <w:rPr>
          <w:rFonts w:ascii="Times New Roman" w:hAnsi="Times New Roman"/>
          <w:color w:val="000000"/>
          <w:sz w:val="24"/>
          <w:szCs w:val="24"/>
          <w:lang w:val="en-GB"/>
        </w:rPr>
        <w:t xml:space="preserve"> </w:t>
      </w:r>
      <w:r>
        <w:rPr>
          <w:rFonts w:ascii="Times New Roman" w:hAnsi="Times New Roman"/>
          <w:color w:val="000000"/>
          <w:sz w:val="24"/>
          <w:szCs w:val="24"/>
          <w:lang w:val="en-GB"/>
        </w:rPr>
        <w:t xml:space="preserve">no-extinction </w:t>
      </w:r>
      <w:r>
        <w:rPr>
          <w:rFonts w:ascii="Times New Roman" w:hAnsi="Times New Roman"/>
          <w:color w:val="000000"/>
          <w:sz w:val="24"/>
          <w:szCs w:val="24"/>
          <w:lang w:val="en-GB"/>
        </w:rPr>
        <w:t xml:space="preserve">levels. </w:t>
      </w:r>
      <w:r>
        <w:rPr>
          <w:rFonts w:ascii="Times New Roman" w:hAnsi="Times New Roman"/>
          <w:color w:val="000000"/>
          <w:sz w:val="24"/>
          <w:szCs w:val="24"/>
          <w:lang w:val="en-GB"/>
        </w:rPr>
        <w:t xml:space="preserve">Such recoveries </w:t>
      </w:r>
      <w:r>
        <w:rPr>
          <w:rFonts w:ascii="Times New Roman" w:hAnsi="Times New Roman"/>
          <w:color w:val="000000"/>
          <w:sz w:val="24"/>
          <w:szCs w:val="24"/>
          <w:lang w:val="en-GB"/>
        </w:rPr>
        <w:t xml:space="preserve">would </w:t>
      </w:r>
      <w:r>
        <w:rPr>
          <w:rFonts w:ascii="Times New Roman" w:hAnsi="Times New Roman"/>
          <w:color w:val="000000"/>
          <w:sz w:val="24"/>
          <w:szCs w:val="24"/>
          <w:lang w:val="en-GB"/>
        </w:rPr>
        <w:t xml:space="preserve">reinstate </w:t>
      </w:r>
      <w:r>
        <w:rPr>
          <w:rFonts w:ascii="Times New Roman" w:hAnsi="Times New Roman"/>
          <w:color w:val="000000"/>
          <w:sz w:val="24"/>
          <w:szCs w:val="24"/>
          <w:lang w:val="en-GB"/>
        </w:rPr>
        <w:t xml:space="preserve">top-down control on prey densities, likely promoting </w:t>
      </w:r>
      <w:r>
        <w:rPr>
          <w:rFonts w:ascii="Times New Roman" w:hAnsi="Times New Roman"/>
          <w:color w:val="000000"/>
          <w:sz w:val="24"/>
          <w:szCs w:val="24"/>
          <w:lang w:val="en-GB"/>
        </w:rPr>
        <w:t xml:space="preserve">trophic cascades </w:t>
      </w:r>
      <w:r>
        <w:rPr>
          <w:rFonts w:ascii="Times New Roman" w:hAnsi="Times New Roman"/>
          <w:color w:val="000000"/>
          <w:sz w:val="24"/>
          <w:szCs w:val="24"/>
          <w:lang w:val="en-GB"/>
        </w:rPr>
        <w:t>and</w:t>
      </w:r>
      <w:r>
        <w:rPr>
          <w:rFonts w:ascii="Times New Roman" w:hAnsi="Times New Roman"/>
          <w:color w:val="000000"/>
          <w:sz w:val="24"/>
          <w:szCs w:val="24"/>
          <w:lang w:val="en-GB"/>
        </w:rPr>
        <w:t xml:space="preserve"> </w:t>
      </w:r>
      <w:r>
        <w:rPr>
          <w:rFonts w:ascii="Times New Roman" w:hAnsi="Times New Roman"/>
          <w:color w:val="000000"/>
          <w:sz w:val="24"/>
          <w:szCs w:val="24"/>
          <w:lang w:val="en-GB"/>
        </w:rPr>
        <w:t>increas</w:t>
      </w:r>
      <w:r>
        <w:rPr>
          <w:rFonts w:ascii="Times New Roman" w:hAnsi="Times New Roman"/>
          <w:color w:val="000000"/>
          <w:sz w:val="24"/>
          <w:szCs w:val="24"/>
          <w:lang w:val="en-GB"/>
        </w:rPr>
        <w:t>ing</w:t>
      </w:r>
      <w:r>
        <w:rPr>
          <w:rFonts w:ascii="Times New Roman" w:hAnsi="Times New Roman"/>
          <w:color w:val="000000"/>
          <w:sz w:val="24"/>
          <w:szCs w:val="24"/>
          <w:lang w:val="en-GB"/>
        </w:rPr>
        <w:t xml:space="preserve"> the </w:t>
      </w:r>
      <w:r>
        <w:rPr>
          <w:rFonts w:ascii="Times New Roman" w:hAnsi="Times New Roman"/>
          <w:color w:val="000000"/>
          <w:sz w:val="24"/>
          <w:szCs w:val="24"/>
          <w:lang w:val="en-GB"/>
        </w:rPr>
        <w:t xml:space="preserve">resilience and </w:t>
      </w:r>
      <w:r>
        <w:rPr>
          <w:rFonts w:ascii="Times New Roman" w:hAnsi="Times New Roman"/>
          <w:color w:val="000000"/>
          <w:sz w:val="24"/>
          <w:szCs w:val="24"/>
          <w:lang w:val="en-GB"/>
        </w:rPr>
        <w:t xml:space="preserve">biodiversity of </w:t>
      </w:r>
      <w:r>
        <w:rPr>
          <w:rFonts w:ascii="Times New Roman" w:hAnsi="Times New Roman"/>
          <w:color w:val="000000"/>
          <w:sz w:val="24"/>
          <w:szCs w:val="24"/>
          <w:lang w:val="en-GB"/>
        </w:rPr>
        <w:t xml:space="preserve">ecosystems </w:t>
      </w:r>
      <w:r>
        <w:rPr>
          <w:rFonts w:ascii="Times New Roman" w:hAnsi="Times New Roman"/>
          <w:color w:val="000000"/>
          <w:sz w:val="24"/>
          <w:szCs w:val="24"/>
          <w:vertAlign w:val="superscript"/>
          <w:lang w:val="en-GB"/>
        </w:rPr>
        <w:t>21,29</w:t>
      </w:r>
      <w:r>
        <w:rPr>
          <w:rFonts w:ascii="Times New Roman" w:hAnsi="Times New Roman"/>
          <w:color w:val="000000"/>
          <w:sz w:val="24"/>
          <w:szCs w:val="24"/>
          <w:lang w:val="en-GB"/>
        </w:rPr>
        <w:t xml:space="preserve">⁠ </w:t>
      </w:r>
      <w:r>
        <w:rPr>
          <w:rFonts w:ascii="Times New Roman" w:hAnsi="Times New Roman"/>
          <w:color w:val="000000"/>
          <w:sz w:val="24"/>
          <w:szCs w:val="24"/>
          <w:lang w:val="en-GB"/>
        </w:rPr>
        <w:t>(Atkins et al. 2019, Tylianakis et al 2010)</w:t>
      </w:r>
      <w:r>
        <w:rPr>
          <w:rFonts w:ascii="Times New Roman" w:hAnsi="Times New Roman"/>
          <w:color w:val="000000"/>
          <w:sz w:val="24"/>
          <w:szCs w:val="24"/>
          <w:lang w:val="en-GB"/>
        </w:rPr>
        <w:t>.</w:t>
      </w:r>
      <w:r>
        <w:rPr>
          <w:rFonts w:ascii="Times New Roman" w:hAnsi="Times New Roman"/>
          <w:color w:val="000000"/>
          <w:sz w:val="24"/>
          <w:szCs w:val="24"/>
          <w:lang w:val="en-GB"/>
        </w:rPr>
        <w:t xml:space="preserve"> </w:t>
      </w:r>
      <w:r>
        <w:rPr>
          <w:rFonts w:ascii="Times New Roman" w:hAnsi="Times New Roman"/>
          <w:color w:val="000000"/>
          <w:sz w:val="24"/>
          <w:szCs w:val="24"/>
          <w:lang w:val="en-GB"/>
        </w:rPr>
        <w:t xml:space="preserve">Moreover, </w:t>
      </w:r>
      <w:r>
        <w:rPr>
          <w:rFonts w:ascii="Times New Roman" w:hAnsi="Times New Roman"/>
          <w:color w:val="000000"/>
          <w:sz w:val="24"/>
          <w:szCs w:val="24"/>
          <w:lang w:val="en-GB"/>
        </w:rPr>
        <w:t xml:space="preserve">recoveries of large herbivore and megaherbivore richness suggest </w:t>
      </w:r>
      <w:r>
        <w:rPr>
          <w:rFonts w:ascii="Times New Roman" w:hAnsi="Times New Roman"/>
          <w:color w:val="000000"/>
          <w:sz w:val="24"/>
          <w:szCs w:val="24"/>
          <w:lang w:val="en-GB"/>
        </w:rPr>
        <w:t xml:space="preserve">that trophic processes promoted by </w:t>
      </w:r>
      <w:r>
        <w:rPr>
          <w:rFonts w:ascii="Times New Roman" w:hAnsi="Times New Roman"/>
          <w:color w:val="000000"/>
          <w:sz w:val="24"/>
          <w:szCs w:val="24"/>
          <w:lang w:val="en-GB"/>
        </w:rPr>
        <w:t>these trophic levels</w:t>
      </w:r>
      <w:r>
        <w:rPr>
          <w:rFonts w:ascii="Times New Roman" w:hAnsi="Times New Roman"/>
          <w:color w:val="000000"/>
          <w:sz w:val="24"/>
          <w:szCs w:val="24"/>
          <w:lang w:val="en-GB"/>
        </w:rPr>
        <w:t xml:space="preserve"> can </w:t>
      </w:r>
      <w:r>
        <w:rPr>
          <w:rFonts w:ascii="Times New Roman" w:hAnsi="Times New Roman"/>
          <w:color w:val="000000"/>
          <w:sz w:val="24"/>
          <w:szCs w:val="24"/>
          <w:lang w:val="en-GB"/>
        </w:rPr>
        <w:t xml:space="preserve">also </w:t>
      </w:r>
      <w:r>
        <w:rPr>
          <w:rFonts w:ascii="Times New Roman" w:hAnsi="Times New Roman"/>
          <w:color w:val="000000"/>
          <w:sz w:val="24"/>
          <w:szCs w:val="24"/>
          <w:lang w:val="en-GB"/>
        </w:rPr>
        <w:t xml:space="preserve">be partly restored to no-extinction levels, </w:t>
      </w:r>
      <w:r>
        <w:rPr>
          <w:rFonts w:ascii="Times New Roman" w:hAnsi="Times New Roman"/>
          <w:color w:val="000000"/>
          <w:sz w:val="24"/>
          <w:szCs w:val="24"/>
          <w:lang w:val="en-GB"/>
        </w:rPr>
        <w:t xml:space="preserve">increasing </w:t>
      </w:r>
      <w:r>
        <w:rPr>
          <w:rFonts w:ascii="Times New Roman" w:hAnsi="Times New Roman"/>
          <w:color w:val="000000"/>
          <w:sz w:val="24"/>
          <w:szCs w:val="24"/>
          <w:lang w:val="en-GB"/>
        </w:rPr>
        <w:t xml:space="preserve">the exchange of </w:t>
      </w:r>
      <w:r>
        <w:rPr>
          <w:rFonts w:ascii="Times New Roman" w:hAnsi="Times New Roman"/>
          <w:color w:val="000000"/>
          <w:sz w:val="24"/>
          <w:szCs w:val="24"/>
          <w:lang w:val="en-GB"/>
        </w:rPr>
        <w:t xml:space="preserve">nutrients and energy </w:t>
      </w:r>
      <w:r>
        <w:rPr>
          <w:rFonts w:ascii="Times New Roman" w:hAnsi="Times New Roman"/>
          <w:color w:val="000000"/>
          <w:sz w:val="24"/>
          <w:szCs w:val="24"/>
          <w:lang w:val="en-GB"/>
        </w:rPr>
        <w:t>among habitat patches and creat</w:t>
      </w:r>
      <w:r>
        <w:rPr>
          <w:rFonts w:ascii="Times New Roman" w:hAnsi="Times New Roman"/>
          <w:color w:val="000000"/>
          <w:sz w:val="24"/>
          <w:szCs w:val="24"/>
          <w:lang w:val="en-GB"/>
        </w:rPr>
        <w:t>ing biodiverse</w:t>
      </w:r>
      <w:r>
        <w:rPr>
          <w:rFonts w:ascii="Times New Roman" w:hAnsi="Times New Roman"/>
          <w:color w:val="000000"/>
          <w:sz w:val="24"/>
          <w:szCs w:val="24"/>
          <w:lang w:val="en-GB"/>
        </w:rPr>
        <w:t xml:space="preserve"> </w:t>
      </w:r>
      <w:r>
        <w:rPr>
          <w:rFonts w:ascii="Times New Roman" w:hAnsi="Times New Roman"/>
          <w:color w:val="000000"/>
          <w:sz w:val="24"/>
          <w:szCs w:val="24"/>
          <w:lang w:val="en-GB"/>
        </w:rPr>
        <w:t xml:space="preserve">heterogeneous habitats </w:t>
      </w:r>
      <w:r>
        <w:rPr>
          <w:rFonts w:ascii="Times New Roman" w:hAnsi="Times New Roman"/>
          <w:color w:val="000000"/>
          <w:sz w:val="24"/>
          <w:szCs w:val="24"/>
          <w:vertAlign w:val="superscript"/>
          <w:lang w:val="en-GB"/>
        </w:rPr>
        <w:t>22,24,30</w:t>
      </w:r>
      <w:r>
        <w:rPr>
          <w:rFonts w:ascii="Times New Roman" w:hAnsi="Times New Roman"/>
          <w:color w:val="000000"/>
          <w:sz w:val="24"/>
          <w:szCs w:val="24"/>
          <w:lang w:val="en-GB"/>
        </w:rPr>
        <w:t xml:space="preserve">⁠ </w:t>
      </w:r>
      <w:r>
        <w:rPr>
          <w:rFonts w:ascii="Times New Roman" w:hAnsi="Times New Roman"/>
          <w:color w:val="000000"/>
          <w:sz w:val="24"/>
          <w:szCs w:val="24"/>
          <w:lang w:val="en-GB"/>
        </w:rPr>
        <w:t>(Cromsigt et al. 2014, Bakker et al. 2016, Le Roux et al. 2018)</w:t>
      </w:r>
      <w:r>
        <w:rPr>
          <w:rFonts w:ascii="Times New Roman" w:hAnsi="Times New Roman"/>
          <w:color w:val="000000"/>
          <w:sz w:val="24"/>
          <w:szCs w:val="24"/>
          <w:lang w:val="en-GB"/>
        </w:rPr>
        <w:t>.</w:t>
      </w:r>
      <w:r>
        <w:rPr>
          <w:rFonts w:ascii="Times New Roman" w:hAnsi="Times New Roman"/>
          <w:color w:val="000000"/>
          <w:sz w:val="24"/>
          <w:szCs w:val="24"/>
          <w:lang w:val="en-GB"/>
        </w:rPr>
        <w:t xml:space="preserve"> </w:t>
      </w:r>
      <w:r>
        <w:rPr>
          <w:rFonts w:ascii="Times New Roman" w:hAnsi="Times New Roman"/>
          <w:color w:val="000000"/>
          <w:sz w:val="24"/>
          <w:szCs w:val="24"/>
          <w:lang w:val="en-GB"/>
        </w:rPr>
        <w:t xml:space="preserve"> Overall, we found strong support for the high potential of trophic rewilding to reinstate trophic complexity and promote biodiverse self-sustaining ecosystems in PAs globally </w:t>
      </w:r>
      <w:commentRangeStart w:id="9"/>
      <w:r>
        <w:rPr>
          <w:rFonts w:ascii="Times New Roman" w:hAnsi="Times New Roman"/>
          <w:color w:val="000000"/>
          <w:sz w:val="24"/>
          <w:szCs w:val="24"/>
          <w:lang w:val="en-GB"/>
        </w:rPr>
        <w:t>(as argued in Svenning et al. 2016 and Perino et al. 2019).</w:t>
      </w:r>
      <w:commentRangeEnd w:id="9"/>
      <w:r>
        <w:commentReference w:id="9"/>
      </w:r>
      <w:r>
        <w:rPr>
          <w:rFonts w:ascii="Times New Roman" w:hAnsi="Times New Roman"/>
          <w:sz w:val="24"/>
          <w:szCs w:val="24"/>
          <w:lang w:val="en-GB"/>
        </w:rPr>
      </w:r>
    </w:p>
    <w:p>
      <w:pPr>
        <w:pStyle w:val="Heading3"/>
        <w:bidi w:val="0"/>
        <w:spacing w:lineRule="auto" w:line="480"/>
        <w:rPr>
          <w:rFonts w:ascii="Times New Roman" w:hAnsi="Times New Roman"/>
          <w:sz w:val="28"/>
          <w:szCs w:val="28"/>
          <w:lang w:val="en-GB"/>
        </w:rPr>
      </w:pPr>
      <w:r>
        <w:rPr>
          <w:rFonts w:ascii="Times New Roman" w:hAnsi="Times New Roman"/>
          <w:sz w:val="28"/>
          <w:szCs w:val="28"/>
          <w:lang w:val="en-GB"/>
        </w:rPr>
        <w:t xml:space="preserve">Rewilding food webs </w:t>
      </w:r>
      <w:r>
        <w:rPr>
          <w:rFonts w:ascii="Times New Roman" w:hAnsi="Times New Roman"/>
          <w:sz w:val="28"/>
          <w:szCs w:val="28"/>
          <w:lang w:val="en-GB"/>
        </w:rPr>
        <w:t>outside current large protected areas</w:t>
      </w:r>
    </w:p>
    <w:p>
      <w:pPr>
        <w:pStyle w:val="TextBody"/>
        <w:widowControl w:val="false"/>
        <w:bidi w:val="0"/>
        <w:spacing w:lineRule="auto" w:line="480"/>
        <w:rPr>
          <w:sz w:val="24"/>
          <w:szCs w:val="24"/>
          <w:lang w:val="en-GB"/>
        </w:rPr>
      </w:pPr>
      <w:r>
        <w:rPr>
          <w:rFonts w:ascii="Times New Roman" w:hAnsi="Times New Roman"/>
          <w:sz w:val="24"/>
          <w:szCs w:val="24"/>
          <w:lang w:val="en-GB"/>
        </w:rPr>
        <w:t>When we</w:t>
      </w:r>
      <w:r>
        <w:rPr>
          <w:rFonts w:ascii="Times New Roman" w:hAnsi="Times New Roman"/>
          <w:sz w:val="24"/>
          <w:szCs w:val="24"/>
          <w:lang w:val="en-GB"/>
        </w:rPr>
        <w:t xml:space="preserve"> </w:t>
      </w:r>
      <w:r>
        <w:rPr>
          <w:rFonts w:ascii="Times New Roman" w:hAnsi="Times New Roman"/>
          <w:sz w:val="24"/>
          <w:szCs w:val="24"/>
          <w:lang w:val="en-GB"/>
        </w:rPr>
        <w:t xml:space="preserve">considered </w:t>
      </w:r>
      <w:r>
        <w:rPr>
          <w:rFonts w:ascii="Times New Roman" w:hAnsi="Times New Roman"/>
          <w:sz w:val="24"/>
          <w:szCs w:val="24"/>
          <w:lang w:val="en-GB"/>
        </w:rPr>
        <w:t xml:space="preserve">random areas, irrespective of current land use, we </w:t>
      </w:r>
      <w:r>
        <w:rPr>
          <w:rFonts w:ascii="Times New Roman" w:hAnsi="Times New Roman"/>
          <w:sz w:val="24"/>
          <w:szCs w:val="24"/>
          <w:lang w:val="en-GB"/>
        </w:rPr>
        <w:t>still</w:t>
      </w:r>
      <w:r>
        <w:rPr>
          <w:rFonts w:ascii="Times New Roman" w:hAnsi="Times New Roman"/>
          <w:sz w:val="24"/>
          <w:szCs w:val="24"/>
          <w:lang w:val="en-GB"/>
        </w:rPr>
        <w:t xml:space="preserve"> observed similar patterns as for the PAs, but with stronger effect sizes for both </w:t>
      </w:r>
      <w:r>
        <w:rPr>
          <w:rFonts w:ascii="Times New Roman" w:hAnsi="Times New Roman"/>
          <w:sz w:val="24"/>
          <w:szCs w:val="24"/>
          <w:lang w:val="en-GB"/>
        </w:rPr>
        <w:t xml:space="preserve">past </w:t>
      </w:r>
      <w:r>
        <w:rPr>
          <w:rFonts w:ascii="Times New Roman" w:hAnsi="Times New Roman"/>
          <w:sz w:val="24"/>
          <w:szCs w:val="24"/>
          <w:lang w:val="en-GB"/>
        </w:rPr>
        <w:t xml:space="preserve">losses and </w:t>
      </w:r>
      <w:r>
        <w:rPr>
          <w:rFonts w:ascii="Times New Roman" w:hAnsi="Times New Roman"/>
          <w:sz w:val="24"/>
          <w:szCs w:val="24"/>
          <w:lang w:val="en-GB"/>
        </w:rPr>
        <w:t xml:space="preserve">possible </w:t>
      </w:r>
      <w:r>
        <w:rPr>
          <w:rFonts w:ascii="Times New Roman" w:hAnsi="Times New Roman"/>
          <w:sz w:val="24"/>
          <w:szCs w:val="24"/>
          <w:lang w:val="en-GB"/>
        </w:rPr>
        <w:t>recoveries through rewilding</w:t>
      </w:r>
      <w:r>
        <w:rPr>
          <w:rFonts w:ascii="Times New Roman" w:hAnsi="Times New Roman"/>
          <w:sz w:val="24"/>
          <w:szCs w:val="24"/>
          <w:lang w:val="en-GB"/>
        </w:rPr>
        <w:t xml:space="preserve"> (</w:t>
      </w:r>
      <w:r>
        <w:rPr>
          <w:rFonts w:ascii="Times New Roman" w:hAnsi="Times New Roman"/>
          <w:sz w:val="24"/>
          <w:szCs w:val="24"/>
          <w:lang w:val="en-GB"/>
        </w:rPr>
        <w:t xml:space="preserve">Fig. </w:t>
      </w:r>
      <w:r>
        <w:rPr>
          <w:rFonts w:ascii="Times New Roman" w:hAnsi="Times New Roman"/>
          <w:sz w:val="24"/>
          <w:szCs w:val="24"/>
          <w:lang w:val="en-GB"/>
        </w:rPr>
        <w:t>1</w:t>
      </w:r>
      <w:r>
        <w:rPr>
          <w:rFonts w:ascii="Times New Roman" w:hAnsi="Times New Roman"/>
          <w:sz w:val="24"/>
          <w:szCs w:val="24"/>
          <w:lang w:val="en-GB"/>
        </w:rPr>
        <w:t xml:space="preserve"> and Supplementary Tables </w:t>
      </w:r>
      <w:r>
        <w:rPr>
          <w:rFonts w:ascii="Times New Roman" w:hAnsi="Times New Roman"/>
          <w:sz w:val="24"/>
          <w:szCs w:val="24"/>
          <w:lang w:val="en-GB"/>
        </w:rPr>
        <w:t>1</w:t>
      </w:r>
      <w:r>
        <w:rPr>
          <w:rFonts w:ascii="Times New Roman" w:hAnsi="Times New Roman"/>
          <w:sz w:val="24"/>
          <w:szCs w:val="24"/>
          <w:lang w:val="en-GB"/>
        </w:rPr>
        <w:t xml:space="preserve"> and </w:t>
      </w:r>
      <w:r>
        <w:rPr>
          <w:rFonts w:ascii="Times New Roman" w:hAnsi="Times New Roman"/>
          <w:sz w:val="24"/>
          <w:szCs w:val="24"/>
          <w:lang w:val="en-GB"/>
        </w:rPr>
        <w:t>2</w:t>
      </w:r>
      <w:r>
        <w:rPr>
          <w:rFonts w:ascii="Times New Roman" w:hAnsi="Times New Roman"/>
          <w:sz w:val="24"/>
          <w:szCs w:val="24"/>
          <w:lang w:val="en-GB"/>
        </w:rPr>
        <w:t xml:space="preserve">). </w:t>
      </w:r>
      <w:r>
        <w:rPr>
          <w:rFonts w:ascii="Times New Roman" w:hAnsi="Times New Roman"/>
          <w:sz w:val="24"/>
          <w:szCs w:val="24"/>
          <w:lang w:val="en-GB"/>
        </w:rPr>
        <w:t>Th</w:t>
      </w:r>
      <w:r>
        <w:rPr>
          <w:rFonts w:ascii="Times New Roman" w:hAnsi="Times New Roman"/>
          <w:sz w:val="24"/>
          <w:szCs w:val="24"/>
          <w:lang w:val="en-GB"/>
        </w:rPr>
        <w:t xml:space="preserve">is </w:t>
      </w:r>
      <w:r>
        <w:rPr>
          <w:rFonts w:ascii="Times New Roman" w:hAnsi="Times New Roman"/>
          <w:sz w:val="24"/>
          <w:szCs w:val="24"/>
          <w:lang w:val="en-GB"/>
        </w:rPr>
        <w:t>shows that</w:t>
      </w:r>
      <w:r>
        <w:rPr>
          <w:rFonts w:ascii="Times New Roman" w:hAnsi="Times New Roman"/>
          <w:sz w:val="24"/>
          <w:szCs w:val="24"/>
          <w:lang w:val="en-GB"/>
        </w:rPr>
        <w:t xml:space="preserve"> </w:t>
      </w:r>
      <w:r>
        <w:rPr>
          <w:rFonts w:ascii="Times New Roman" w:hAnsi="Times New Roman"/>
          <w:sz w:val="24"/>
          <w:szCs w:val="24"/>
          <w:lang w:val="en-GB"/>
        </w:rPr>
        <w:t>our analyses were not influenced by geographic biases of</w:t>
      </w:r>
      <w:r>
        <w:rPr>
          <w:rFonts w:ascii="Times New Roman" w:hAnsi="Times New Roman"/>
          <w:sz w:val="24"/>
          <w:szCs w:val="24"/>
          <w:lang w:val="en-GB"/>
        </w:rPr>
        <w:t xml:space="preserve"> </w:t>
      </w:r>
      <w:r>
        <w:rPr>
          <w:rFonts w:ascii="Times New Roman" w:hAnsi="Times New Roman"/>
          <w:sz w:val="24"/>
          <w:szCs w:val="24"/>
          <w:lang w:val="en-GB"/>
        </w:rPr>
        <w:t xml:space="preserve">the current network of </w:t>
      </w:r>
      <w:r>
        <w:rPr>
          <w:rFonts w:ascii="Times New Roman" w:hAnsi="Times New Roman"/>
          <w:sz w:val="24"/>
          <w:szCs w:val="24"/>
          <w:lang w:val="en-GB"/>
        </w:rPr>
        <w:t>PAs</w:t>
      </w:r>
      <w:r>
        <w:rPr>
          <w:rFonts w:ascii="Times New Roman" w:hAnsi="Times New Roman"/>
          <w:sz w:val="24"/>
          <w:szCs w:val="24"/>
          <w:lang w:val="en-GB"/>
        </w:rPr>
        <w:t xml:space="preserve">, </w:t>
      </w:r>
      <w:r>
        <w:rPr>
          <w:rFonts w:ascii="Times New Roman" w:hAnsi="Times New Roman"/>
          <w:sz w:val="24"/>
          <w:szCs w:val="24"/>
          <w:lang w:val="en-GB"/>
        </w:rPr>
        <w:t xml:space="preserve">which are located in areas with low human pressure and that </w:t>
      </w:r>
      <w:r>
        <w:rPr>
          <w:rFonts w:ascii="Times New Roman" w:hAnsi="Times New Roman"/>
          <w:sz w:val="24"/>
          <w:szCs w:val="24"/>
          <w:lang w:val="en-GB"/>
        </w:rPr>
        <w:t xml:space="preserve">poorly cover biodiversity hotspots </w:t>
      </w:r>
      <w:r>
        <w:rPr>
          <w:rFonts w:ascii="Times New Roman" w:hAnsi="Times New Roman"/>
          <w:sz w:val="24"/>
          <w:szCs w:val="24"/>
          <w:lang w:val="en-GB"/>
        </w:rPr>
        <w:t xml:space="preserve">of </w:t>
      </w:r>
      <w:r>
        <w:rPr>
          <w:rFonts w:ascii="Times New Roman" w:hAnsi="Times New Roman"/>
          <w:sz w:val="24"/>
          <w:szCs w:val="24"/>
          <w:lang w:val="en-GB"/>
        </w:rPr>
        <w:t xml:space="preserve">mammals </w:t>
      </w:r>
      <w:r>
        <w:rPr>
          <w:rFonts w:ascii="Times New Roman" w:hAnsi="Times New Roman"/>
          <w:sz w:val="24"/>
          <w:szCs w:val="24"/>
          <w:vertAlign w:val="superscript"/>
          <w:lang w:val="en-GB"/>
        </w:rPr>
        <w:t>31,32</w:t>
      </w:r>
      <w:r>
        <w:rPr>
          <w:rFonts w:ascii="Times New Roman" w:hAnsi="Times New Roman"/>
          <w:sz w:val="24"/>
          <w:szCs w:val="24"/>
          <w:lang w:val="en-GB"/>
        </w:rPr>
        <w:t xml:space="preserve">⁠ (Joppa </w:t>
      </w:r>
      <w:r>
        <w:rPr>
          <w:rFonts w:ascii="Times New Roman" w:hAnsi="Times New Roman"/>
          <w:sz w:val="24"/>
          <w:szCs w:val="24"/>
          <w:lang w:val="en-GB"/>
        </w:rPr>
        <w:t xml:space="preserve">et al. </w:t>
      </w:r>
      <w:r>
        <w:rPr>
          <w:rFonts w:ascii="Times New Roman" w:hAnsi="Times New Roman"/>
          <w:sz w:val="24"/>
          <w:szCs w:val="24"/>
          <w:lang w:val="en-GB"/>
        </w:rPr>
        <w:t xml:space="preserve">2009, Daru et al. 2019). </w:t>
      </w:r>
      <w:r>
        <w:rPr>
          <w:rFonts w:ascii="Times New Roman" w:hAnsi="Times New Roman"/>
          <w:sz w:val="24"/>
          <w:szCs w:val="24"/>
          <w:lang w:val="en-GB"/>
        </w:rPr>
        <w:t>Moreover,</w:t>
      </w:r>
      <w:r>
        <w:rPr>
          <w:rFonts w:ascii="Times New Roman" w:hAnsi="Times New Roman"/>
          <w:sz w:val="24"/>
          <w:szCs w:val="24"/>
          <w:lang w:val="en-GB"/>
        </w:rPr>
        <w:t xml:space="preserve"> </w:t>
      </w:r>
      <w:r>
        <w:rPr>
          <w:rFonts w:ascii="Times New Roman" w:hAnsi="Times New Roman"/>
          <w:sz w:val="24"/>
          <w:szCs w:val="24"/>
          <w:lang w:val="en-GB"/>
        </w:rPr>
        <w:t xml:space="preserve">these </w:t>
      </w:r>
      <w:r>
        <w:rPr>
          <w:rFonts w:ascii="Times New Roman" w:hAnsi="Times New Roman"/>
          <w:sz w:val="24"/>
          <w:szCs w:val="24"/>
          <w:lang w:val="en-GB"/>
        </w:rPr>
        <w:t xml:space="preserve">results </w:t>
      </w:r>
      <w:r>
        <w:rPr>
          <w:rFonts w:ascii="Times New Roman" w:hAnsi="Times New Roman"/>
          <w:sz w:val="24"/>
          <w:szCs w:val="24"/>
          <w:lang w:val="en-GB"/>
        </w:rPr>
        <w:t xml:space="preserve">suggest </w:t>
      </w:r>
      <w:r>
        <w:rPr>
          <w:rFonts w:ascii="Times New Roman" w:hAnsi="Times New Roman"/>
          <w:sz w:val="24"/>
          <w:szCs w:val="24"/>
          <w:lang w:val="en-GB"/>
        </w:rPr>
        <w:t xml:space="preserve">that there is </w:t>
      </w:r>
      <w:r>
        <w:rPr>
          <w:rFonts w:ascii="Times New Roman" w:hAnsi="Times New Roman"/>
          <w:sz w:val="24"/>
          <w:szCs w:val="24"/>
          <w:lang w:val="en-GB"/>
        </w:rPr>
        <w:t xml:space="preserve">strong scope for trophic rewilding </w:t>
      </w:r>
      <w:r>
        <w:rPr>
          <w:rFonts w:ascii="Times New Roman" w:hAnsi="Times New Roman"/>
          <w:sz w:val="24"/>
          <w:szCs w:val="24"/>
          <w:lang w:val="en-GB"/>
        </w:rPr>
        <w:t>not only in PAs, but more generally worldwide, given favourable</w:t>
      </w:r>
      <w:r>
        <w:rPr>
          <w:rFonts w:ascii="Times New Roman" w:hAnsi="Times New Roman"/>
          <w:sz w:val="24"/>
          <w:szCs w:val="24"/>
          <w:lang w:val="en-GB"/>
        </w:rPr>
        <w:t xml:space="preserve"> societal conditions. </w:t>
      </w:r>
      <w:r>
        <w:rPr>
          <w:rFonts w:ascii="Times New Roman" w:hAnsi="Times New Roman"/>
          <w:sz w:val="24"/>
          <w:szCs w:val="24"/>
          <w:lang w:val="en-GB"/>
        </w:rPr>
        <w:t xml:space="preserve">In these areas, </w:t>
      </w:r>
      <w:r>
        <w:rPr>
          <w:rFonts w:ascii="Times New Roman" w:hAnsi="Times New Roman"/>
          <w:sz w:val="24"/>
          <w:szCs w:val="24"/>
          <w:lang w:val="en-GB"/>
        </w:rPr>
        <w:t xml:space="preserve">rewilding would </w:t>
      </w:r>
      <w:r>
        <w:rPr>
          <w:rFonts w:ascii="Times New Roman" w:hAnsi="Times New Roman"/>
          <w:sz w:val="24"/>
          <w:szCs w:val="24"/>
          <w:lang w:val="en-GB"/>
        </w:rPr>
        <w:t>thus r</w:t>
      </w:r>
      <w:r>
        <w:rPr>
          <w:rFonts w:ascii="Times New Roman" w:hAnsi="Times New Roman"/>
          <w:sz w:val="24"/>
          <w:szCs w:val="24"/>
          <w:lang w:val="en-GB"/>
        </w:rPr>
        <w:t xml:space="preserve">ewire food webs and restore trophic complexity, </w:t>
      </w:r>
      <w:r>
        <w:rPr>
          <w:rFonts w:ascii="Times New Roman" w:hAnsi="Times New Roman"/>
          <w:sz w:val="24"/>
          <w:szCs w:val="24"/>
          <w:lang w:val="en-GB"/>
        </w:rPr>
        <w:t xml:space="preserve">also in </w:t>
      </w:r>
      <w:r>
        <w:rPr>
          <w:rFonts w:ascii="Times New Roman" w:hAnsi="Times New Roman"/>
          <w:sz w:val="24"/>
          <w:szCs w:val="24"/>
          <w:lang w:val="en-GB"/>
        </w:rPr>
        <w:t>areas</w:t>
      </w:r>
      <w:r>
        <w:rPr>
          <w:rFonts w:ascii="Times New Roman" w:hAnsi="Times New Roman"/>
          <w:sz w:val="24"/>
          <w:szCs w:val="24"/>
          <w:lang w:val="en-GB"/>
        </w:rPr>
        <w:t xml:space="preserve"> that are </w:t>
      </w:r>
      <w:r>
        <w:rPr>
          <w:rFonts w:ascii="Times New Roman" w:hAnsi="Times New Roman"/>
          <w:sz w:val="24"/>
          <w:szCs w:val="24"/>
          <w:lang w:val="en-GB"/>
        </w:rPr>
        <w:t>currently non-protected,</w:t>
      </w:r>
      <w:r>
        <w:rPr>
          <w:rFonts w:ascii="Times New Roman" w:hAnsi="Times New Roman"/>
          <w:sz w:val="24"/>
          <w:szCs w:val="24"/>
          <w:lang w:val="en-GB"/>
        </w:rPr>
        <w:t xml:space="preserve"> </w:t>
      </w:r>
      <w:r>
        <w:rPr>
          <w:rFonts w:ascii="Times New Roman" w:hAnsi="Times New Roman"/>
          <w:sz w:val="24"/>
          <w:szCs w:val="24"/>
          <w:lang w:val="en-GB"/>
        </w:rPr>
        <w:t xml:space="preserve">if </w:t>
      </w:r>
      <w:r>
        <w:rPr>
          <w:rFonts w:ascii="Times New Roman" w:hAnsi="Times New Roman"/>
          <w:sz w:val="24"/>
          <w:szCs w:val="24"/>
          <w:lang w:val="en-GB"/>
        </w:rPr>
        <w:t>human-wildlife coexistence can be achieved.</w:t>
      </w:r>
    </w:p>
    <w:p>
      <w:pPr>
        <w:pStyle w:val="TextBody"/>
        <w:widowControl w:val="false"/>
        <w:bidi w:val="0"/>
        <w:spacing w:lineRule="auto" w:line="480"/>
        <w:rPr>
          <w:sz w:val="24"/>
          <w:szCs w:val="24"/>
          <w:lang w:val="en-GB"/>
        </w:rPr>
      </w:pPr>
      <w:r>
        <w:rPr>
          <w:rFonts w:ascii="Times New Roman" w:hAnsi="Times New Roman"/>
          <w:sz w:val="24"/>
          <w:szCs w:val="24"/>
          <w:lang w:val="en-GB"/>
        </w:rPr>
        <w:t xml:space="preserve">Here, we used a theoretical approach to investigate how </w:t>
      </w:r>
      <w:r>
        <w:rPr>
          <w:rFonts w:ascii="Times New Roman" w:hAnsi="Times New Roman"/>
          <w:sz w:val="24"/>
          <w:szCs w:val="24"/>
          <w:lang w:val="en-GB"/>
        </w:rPr>
        <w:t xml:space="preserve">late-Quaternary </w:t>
      </w:r>
      <w:r>
        <w:rPr>
          <w:rFonts w:ascii="Times New Roman" w:hAnsi="Times New Roman"/>
          <w:sz w:val="24"/>
          <w:szCs w:val="24"/>
          <w:lang w:val="en-GB"/>
        </w:rPr>
        <w:t xml:space="preserve">extinctions altered food webs and </w:t>
      </w:r>
      <w:r>
        <w:rPr>
          <w:rFonts w:ascii="Times New Roman" w:hAnsi="Times New Roman"/>
          <w:sz w:val="24"/>
          <w:szCs w:val="24"/>
          <w:lang w:val="en-GB"/>
        </w:rPr>
        <w:t xml:space="preserve">the ecological possibility to restore them </w:t>
      </w:r>
      <w:r>
        <w:rPr>
          <w:rFonts w:ascii="Times New Roman" w:hAnsi="Times New Roman"/>
          <w:sz w:val="24"/>
          <w:szCs w:val="24"/>
          <w:lang w:val="en-GB"/>
        </w:rPr>
        <w:t>through</w:t>
      </w:r>
      <w:r>
        <w:rPr>
          <w:rFonts w:ascii="Times New Roman" w:hAnsi="Times New Roman"/>
          <w:sz w:val="24"/>
          <w:szCs w:val="24"/>
          <w:lang w:val="en-GB"/>
        </w:rPr>
        <w:t xml:space="preserve"> rewilding</w:t>
      </w:r>
      <w:r>
        <w:rPr>
          <w:rFonts w:ascii="Times New Roman" w:hAnsi="Times New Roman"/>
          <w:sz w:val="24"/>
          <w:szCs w:val="24"/>
          <w:lang w:val="en-GB"/>
        </w:rPr>
        <w:t>H</w:t>
      </w:r>
      <w:r>
        <w:rPr>
          <w:rFonts w:ascii="Times New Roman" w:hAnsi="Times New Roman"/>
          <w:sz w:val="24"/>
          <w:szCs w:val="24"/>
          <w:lang w:val="en-GB"/>
        </w:rPr>
        <w:t xml:space="preserve">uman-wildlife coexistence </w:t>
      </w:r>
      <w:r>
        <w:rPr>
          <w:rFonts w:ascii="Times New Roman" w:hAnsi="Times New Roman"/>
          <w:sz w:val="24"/>
          <w:szCs w:val="24"/>
          <w:lang w:val="en-GB"/>
        </w:rPr>
        <w:t xml:space="preserve">is, </w:t>
      </w:r>
      <w:r>
        <w:rPr>
          <w:rFonts w:ascii="Times New Roman" w:hAnsi="Times New Roman"/>
          <w:sz w:val="24"/>
          <w:szCs w:val="24"/>
          <w:lang w:val="en-GB"/>
        </w:rPr>
        <w:t>however,</w:t>
      </w:r>
      <w:r>
        <w:rPr>
          <w:rFonts w:ascii="Times New Roman" w:hAnsi="Times New Roman"/>
          <w:sz w:val="24"/>
          <w:szCs w:val="24"/>
          <w:lang w:val="en-GB"/>
        </w:rPr>
        <w:t xml:space="preserve"> the necessary starting point for rewilding </w:t>
      </w:r>
      <w:r>
        <w:rPr>
          <w:rFonts w:ascii="Times New Roman" w:hAnsi="Times New Roman"/>
          <w:sz w:val="24"/>
          <w:szCs w:val="24"/>
          <w:vertAlign w:val="superscript"/>
          <w:lang w:val="en-GB"/>
        </w:rPr>
        <w:t>15</w:t>
      </w:r>
      <w:r>
        <w:rPr>
          <w:rFonts w:ascii="Times New Roman" w:hAnsi="Times New Roman"/>
          <w:sz w:val="24"/>
          <w:szCs w:val="24"/>
          <w:lang w:val="en-GB"/>
        </w:rPr>
        <w:t xml:space="preserve">⁠ </w:t>
      </w:r>
      <w:r>
        <w:rPr>
          <w:rFonts w:ascii="Times New Roman" w:hAnsi="Times New Roman"/>
          <w:sz w:val="24"/>
          <w:szCs w:val="24"/>
          <w:lang w:val="en-GB"/>
        </w:rPr>
        <w:t>(Perino et al. 2019</w:t>
      </w:r>
      <w:r>
        <w:rPr>
          <w:rFonts w:ascii="Times New Roman" w:hAnsi="Times New Roman"/>
          <w:sz w:val="24"/>
          <w:szCs w:val="24"/>
          <w:lang w:val="en-GB"/>
        </w:rPr>
        <w:t>)</w:t>
      </w:r>
      <w:r>
        <w:rPr>
          <w:rFonts w:ascii="Times New Roman" w:hAnsi="Times New Roman"/>
          <w:sz w:val="24"/>
          <w:szCs w:val="24"/>
          <w:lang w:val="en-GB"/>
        </w:rPr>
        <w:t xml:space="preserve">. Success of rewilding depends on complex socio-ecological factors, particularly on the support from local communities </w:t>
      </w:r>
      <w:r>
        <w:rPr>
          <w:rFonts w:ascii="Times New Roman" w:hAnsi="Times New Roman"/>
          <w:sz w:val="24"/>
          <w:szCs w:val="24"/>
          <w:vertAlign w:val="superscript"/>
          <w:lang w:val="en-GB"/>
        </w:rPr>
        <w:t>33</w:t>
      </w:r>
      <w:r>
        <w:rPr>
          <w:rFonts w:ascii="Times New Roman" w:hAnsi="Times New Roman"/>
          <w:sz w:val="24"/>
          <w:szCs w:val="24"/>
          <w:lang w:val="en-GB"/>
        </w:rPr>
        <w:t xml:space="preserve">⁠ </w:t>
      </w:r>
      <w:r>
        <w:rPr>
          <w:rFonts w:ascii="Times New Roman" w:hAnsi="Times New Roman"/>
          <w:sz w:val="24"/>
          <w:szCs w:val="24"/>
          <w:lang w:val="en-GB"/>
        </w:rPr>
        <w:t>(Ceausu et al. 2019)</w:t>
      </w:r>
      <w:r>
        <w:rPr>
          <w:rFonts w:ascii="Times New Roman" w:hAnsi="Times New Roman"/>
          <w:sz w:val="24"/>
          <w:szCs w:val="24"/>
          <w:lang w:val="en-GB"/>
        </w:rPr>
        <w:t xml:space="preserve">. </w:t>
      </w:r>
      <w:r>
        <w:rPr>
          <w:rFonts w:ascii="Times New Roman" w:hAnsi="Times New Roman"/>
          <w:sz w:val="24"/>
          <w:szCs w:val="24"/>
          <w:lang w:val="en-GB"/>
        </w:rPr>
        <w:t>For instance, r</w:t>
      </w:r>
      <w:r>
        <w:rPr>
          <w:rFonts w:ascii="Times New Roman" w:hAnsi="Times New Roman"/>
          <w:sz w:val="24"/>
          <w:szCs w:val="24"/>
          <w:lang w:val="en-GB"/>
        </w:rPr>
        <w:t xml:space="preserve">ewilding can cause conflicts with local stakeholder, e.g., due to livestock predation or damages to crops and pastures </w:t>
      </w:r>
      <w:r>
        <w:rPr>
          <w:rFonts w:ascii="Times New Roman" w:hAnsi="Times New Roman"/>
          <w:sz w:val="24"/>
          <w:szCs w:val="24"/>
          <w:vertAlign w:val="superscript"/>
          <w:lang w:val="en-GB"/>
        </w:rPr>
        <w:t>34</w:t>
      </w:r>
      <w:r>
        <w:rPr>
          <w:rFonts w:ascii="Times New Roman" w:hAnsi="Times New Roman"/>
          <w:sz w:val="24"/>
          <w:szCs w:val="24"/>
          <w:lang w:val="en-GB"/>
        </w:rPr>
        <w:t xml:space="preserve">⁠ </w:t>
      </w:r>
      <w:r>
        <w:rPr>
          <w:rFonts w:ascii="Times New Roman" w:hAnsi="Times New Roman"/>
          <w:sz w:val="24"/>
          <w:szCs w:val="24"/>
          <w:lang w:val="en-GB"/>
        </w:rPr>
        <w:t>(Pereir</w:t>
      </w:r>
      <w:r>
        <w:rPr>
          <w:rFonts w:ascii="Times New Roman" w:hAnsi="Times New Roman"/>
          <w:sz w:val="24"/>
          <w:szCs w:val="24"/>
          <w:lang w:val="en-GB"/>
        </w:rPr>
        <w:t>a</w:t>
      </w:r>
      <w:r>
        <w:rPr>
          <w:rFonts w:ascii="Times New Roman" w:hAnsi="Times New Roman"/>
          <w:sz w:val="24"/>
          <w:szCs w:val="24"/>
          <w:lang w:val="en-GB"/>
        </w:rPr>
        <w:t xml:space="preserve"> et al., </w:t>
      </w:r>
      <w:r>
        <w:rPr>
          <w:rFonts w:ascii="Times New Roman" w:hAnsi="Times New Roman"/>
          <w:sz w:val="24"/>
          <w:szCs w:val="24"/>
          <w:lang w:val="en-GB"/>
        </w:rPr>
        <w:t xml:space="preserve">p. 72–74). </w:t>
      </w:r>
      <w:r>
        <w:rPr>
          <w:rFonts w:ascii="Times New Roman" w:hAnsi="Times New Roman"/>
          <w:sz w:val="24"/>
          <w:szCs w:val="24"/>
          <w:lang w:val="en-GB"/>
        </w:rPr>
        <w:t>P</w:t>
      </w:r>
      <w:r>
        <w:rPr>
          <w:rFonts w:ascii="Times New Roman" w:hAnsi="Times New Roman"/>
          <w:sz w:val="24"/>
          <w:szCs w:val="24"/>
          <w:lang w:val="en-GB"/>
        </w:rPr>
        <w:t xml:space="preserve">eople not directly damaged by wildlife can also negatively perceive rewilding projects depending on how they are implemented </w:t>
      </w:r>
      <w:r>
        <w:rPr>
          <w:rFonts w:ascii="Times New Roman" w:hAnsi="Times New Roman"/>
          <w:sz w:val="24"/>
          <w:szCs w:val="24"/>
          <w:vertAlign w:val="superscript"/>
          <w:lang w:val="en-GB"/>
        </w:rPr>
        <w:t>35</w:t>
      </w:r>
      <w:r>
        <w:rPr>
          <w:rFonts w:ascii="Times New Roman" w:hAnsi="Times New Roman"/>
          <w:sz w:val="24"/>
          <w:szCs w:val="24"/>
          <w:lang w:val="en-GB"/>
        </w:rPr>
        <w:t xml:space="preserve">⁠ </w:t>
      </w:r>
      <w:r>
        <w:rPr>
          <w:rFonts w:ascii="Times New Roman" w:hAnsi="Times New Roman"/>
          <w:sz w:val="24"/>
          <w:szCs w:val="24"/>
          <w:lang w:val="en-GB"/>
        </w:rPr>
        <w:t>(</w:t>
      </w:r>
      <w:r>
        <w:rPr>
          <w:rFonts w:ascii="Times New Roman" w:hAnsi="Times New Roman"/>
          <w:b w:val="false"/>
          <w:bCs w:val="false"/>
          <w:position w:val="0"/>
          <w:sz w:val="24"/>
          <w:sz w:val="24"/>
          <w:szCs w:val="24"/>
          <w:vertAlign w:val="baseline"/>
          <w:lang w:val="en-GB"/>
        </w:rPr>
        <w:t>Theunissen  2019)</w:t>
      </w:r>
      <w:r>
        <w:rPr>
          <w:rFonts w:ascii="Times New Roman" w:hAnsi="Times New Roman"/>
          <w:sz w:val="24"/>
          <w:szCs w:val="24"/>
          <w:lang w:val="en-GB"/>
        </w:rPr>
        <w:t xml:space="preserve">. </w:t>
      </w:r>
      <w:r>
        <w:rPr>
          <w:rFonts w:ascii="Times New Roman" w:hAnsi="Times New Roman"/>
          <w:sz w:val="24"/>
          <w:szCs w:val="24"/>
          <w:lang w:val="en-GB"/>
        </w:rPr>
        <w:t>H</w:t>
      </w:r>
      <w:r>
        <w:rPr>
          <w:rFonts w:ascii="Times New Roman" w:hAnsi="Times New Roman"/>
          <w:sz w:val="24"/>
          <w:szCs w:val="24"/>
          <w:lang w:val="en-GB"/>
        </w:rPr>
        <w:t xml:space="preserve">uman-wildlife conflicts </w:t>
      </w:r>
      <w:r>
        <w:rPr>
          <w:rFonts w:ascii="Times New Roman" w:hAnsi="Times New Roman"/>
          <w:sz w:val="24"/>
          <w:szCs w:val="24"/>
          <w:lang w:val="en-GB"/>
        </w:rPr>
        <w:t xml:space="preserve">can, </w:t>
      </w:r>
      <w:r>
        <w:rPr>
          <w:rFonts w:ascii="Times New Roman" w:hAnsi="Times New Roman"/>
          <w:sz w:val="24"/>
          <w:szCs w:val="24"/>
          <w:lang w:val="en-GB"/>
        </w:rPr>
        <w:t xml:space="preserve">however, </w:t>
      </w:r>
      <w:r>
        <w:rPr>
          <w:rFonts w:ascii="Times New Roman" w:hAnsi="Times New Roman"/>
          <w:sz w:val="24"/>
          <w:szCs w:val="24"/>
          <w:lang w:val="en-GB"/>
        </w:rPr>
        <w:t xml:space="preserve">be resolved by identifying benefits and costs of wildlife </w:t>
      </w:r>
      <w:r>
        <w:rPr>
          <w:rFonts w:ascii="Times New Roman" w:hAnsi="Times New Roman"/>
          <w:sz w:val="24"/>
          <w:szCs w:val="24"/>
          <w:vertAlign w:val="superscript"/>
          <w:lang w:val="en-GB"/>
        </w:rPr>
        <w:t>33</w:t>
      </w:r>
      <w:r>
        <w:rPr>
          <w:rFonts w:ascii="Times New Roman" w:hAnsi="Times New Roman"/>
          <w:sz w:val="24"/>
          <w:szCs w:val="24"/>
          <w:lang w:val="en-GB"/>
        </w:rPr>
        <w:t xml:space="preserve">⁠ </w:t>
      </w:r>
      <w:r>
        <w:rPr>
          <w:rFonts w:ascii="Times New Roman" w:hAnsi="Times New Roman"/>
          <w:sz w:val="24"/>
          <w:szCs w:val="24"/>
          <w:lang w:val="en-GB"/>
        </w:rPr>
        <w:t>(</w:t>
      </w:r>
      <w:r>
        <w:rPr>
          <w:rFonts w:ascii="Times New Roman" w:hAnsi="Times New Roman"/>
          <w:sz w:val="24"/>
          <w:szCs w:val="24"/>
          <w:lang w:val="en-GB"/>
        </w:rPr>
        <w:t>Ceausu et al. 2019)</w:t>
      </w:r>
      <w:r>
        <w:rPr>
          <w:rFonts w:ascii="Times New Roman" w:hAnsi="Times New Roman"/>
          <w:sz w:val="24"/>
          <w:szCs w:val="24"/>
          <w:lang w:val="en-GB"/>
        </w:rPr>
        <w:t xml:space="preserve">, by adopting compensation schemes for damages caused by wildlife </w:t>
      </w:r>
      <w:r>
        <w:rPr>
          <w:rFonts w:ascii="Times New Roman" w:hAnsi="Times New Roman"/>
          <w:sz w:val="24"/>
          <w:szCs w:val="24"/>
          <w:vertAlign w:val="superscript"/>
          <w:lang w:val="en-GB"/>
        </w:rPr>
        <w:t>36</w:t>
      </w:r>
      <w:r>
        <w:rPr>
          <w:rFonts w:ascii="Times New Roman" w:hAnsi="Times New Roman"/>
          <w:sz w:val="24"/>
          <w:szCs w:val="24"/>
          <w:lang w:val="en-GB"/>
        </w:rPr>
        <w:t xml:space="preserve">⁠ </w:t>
      </w:r>
      <w:r>
        <w:rPr>
          <w:rFonts w:ascii="Times New Roman" w:hAnsi="Times New Roman"/>
          <w:sz w:val="24"/>
          <w:szCs w:val="24"/>
          <w:lang w:val="en-GB"/>
        </w:rPr>
        <w:t>(Ravenelle et al. 2017)</w:t>
      </w:r>
      <w:r>
        <w:rPr>
          <w:rFonts w:ascii="Times New Roman" w:hAnsi="Times New Roman"/>
          <w:position w:val="0"/>
          <w:sz w:val="24"/>
          <w:sz w:val="24"/>
          <w:szCs w:val="24"/>
          <w:vertAlign w:val="baseline"/>
          <w:lang w:val="en-GB"/>
        </w:rPr>
        <w:t>,</w:t>
      </w:r>
      <w:r>
        <w:rPr>
          <w:rFonts w:ascii="Times New Roman" w:hAnsi="Times New Roman"/>
          <w:sz w:val="24"/>
          <w:szCs w:val="24"/>
          <w:lang w:val="en-GB"/>
        </w:rPr>
        <w:t xml:space="preserve"> and by implementation adapted to the socio-ecological setting </w:t>
      </w:r>
      <w:r>
        <w:rPr>
          <w:rFonts w:ascii="Times New Roman" w:hAnsi="Times New Roman"/>
          <w:sz w:val="24"/>
          <w:szCs w:val="24"/>
          <w:vertAlign w:val="superscript"/>
          <w:lang w:val="en-GB"/>
        </w:rPr>
        <w:t>16</w:t>
      </w:r>
      <w:r>
        <w:rPr>
          <w:rFonts w:ascii="Times New Roman" w:hAnsi="Times New Roman"/>
          <w:sz w:val="24"/>
          <w:szCs w:val="24"/>
          <w:lang w:val="en-GB"/>
        </w:rPr>
        <w:t xml:space="preserve">⁠ </w:t>
      </w:r>
      <w:r>
        <w:rPr>
          <w:rFonts w:ascii="Times New Roman" w:hAnsi="Times New Roman"/>
          <w:sz w:val="24"/>
          <w:szCs w:val="24"/>
          <w:lang w:val="en-GB"/>
        </w:rPr>
        <w:t>(Pedersen et al. 2020)</w:t>
      </w:r>
      <w:r>
        <w:rPr>
          <w:rFonts w:ascii="Times New Roman" w:hAnsi="Times New Roman"/>
          <w:position w:val="0"/>
          <w:sz w:val="24"/>
          <w:sz w:val="24"/>
          <w:szCs w:val="24"/>
          <w:vertAlign w:val="baseline"/>
          <w:lang w:val="en-GB"/>
        </w:rPr>
        <w:t>.</w:t>
      </w:r>
      <w:r>
        <w:rPr>
          <w:rFonts w:ascii="Times New Roman" w:hAnsi="Times New Roman"/>
          <w:sz w:val="24"/>
          <w:szCs w:val="24"/>
          <w:lang w:val="en-GB"/>
        </w:rPr>
        <w:t xml:space="preserve"> </w:t>
      </w:r>
      <w:ins w:id="0" w:author="Berti Emilio" w:date="2020-09-16T14:02:00Z">
        <w:r>
          <w:rPr>
            <w:rFonts w:ascii="Times New Roman" w:hAnsi="Times New Roman"/>
            <w:sz w:val="24"/>
            <w:szCs w:val="24"/>
            <w:lang w:val="en-GB"/>
          </w:rPr>
          <w:commentReference w:id="10"/>
        </w:r>
      </w:ins>
    </w:p>
    <w:p>
      <w:pPr>
        <w:pStyle w:val="TextBody"/>
        <w:widowControl w:val="false"/>
        <w:bidi w:val="0"/>
        <w:spacing w:lineRule="auto" w:line="480"/>
        <w:rPr>
          <w:sz w:val="24"/>
          <w:szCs w:val="24"/>
          <w:lang w:val="en-GB"/>
        </w:rPr>
      </w:pPr>
      <w:r>
        <w:rPr>
          <w:rFonts w:ascii="Times New Roman" w:hAnsi="Times New Roman"/>
          <w:sz w:val="24"/>
          <w:szCs w:val="24"/>
          <w:lang w:val="en-GB"/>
        </w:rPr>
        <w:t xml:space="preserve">Importantly, our results from </w:t>
      </w:r>
      <w:r>
        <w:rPr>
          <w:rFonts w:ascii="Times New Roman" w:hAnsi="Times New Roman"/>
          <w:sz w:val="24"/>
          <w:szCs w:val="24"/>
          <w:lang w:val="en-GB"/>
        </w:rPr>
        <w:t>PAs ≥ 5,000 km</w:t>
      </w:r>
      <w:r>
        <w:rPr>
          <w:rFonts w:ascii="Times New Roman" w:hAnsi="Times New Roman"/>
          <w:sz w:val="24"/>
          <w:szCs w:val="24"/>
          <w:vertAlign w:val="superscript"/>
          <w:lang w:val="en-GB"/>
        </w:rPr>
        <w:t>2</w:t>
      </w:r>
      <w:r>
        <w:rPr>
          <w:rFonts w:ascii="Times New Roman" w:hAnsi="Times New Roman"/>
          <w:sz w:val="24"/>
          <w:szCs w:val="24"/>
          <w:lang w:val="en-GB"/>
        </w:rPr>
        <w:t xml:space="preserve"> with strict IUCN management </w:t>
      </w:r>
      <w:r>
        <w:rPr>
          <w:rFonts w:ascii="Times New Roman" w:hAnsi="Times New Roman"/>
          <w:sz w:val="24"/>
          <w:szCs w:val="24"/>
          <w:lang w:val="en-GB"/>
        </w:rPr>
        <w:t>category</w:t>
      </w:r>
      <w:r>
        <w:rPr>
          <w:rFonts w:ascii="Times New Roman" w:hAnsi="Times New Roman"/>
          <w:sz w:val="24"/>
          <w:szCs w:val="24"/>
          <w:lang w:val="en-GB"/>
        </w:rPr>
        <w:t xml:space="preserve"> I-II, where anthropogenic activities are more strictly controlled and human pressure is generally low </w:t>
      </w:r>
      <w:r>
        <w:rPr>
          <w:rFonts w:ascii="Times New Roman" w:hAnsi="Times New Roman"/>
          <w:sz w:val="24"/>
          <w:szCs w:val="24"/>
          <w:vertAlign w:val="superscript"/>
          <w:lang w:val="en-GB"/>
        </w:rPr>
        <w:t>37</w:t>
      </w:r>
      <w:r>
        <w:rPr>
          <w:rFonts w:ascii="Times New Roman" w:hAnsi="Times New Roman"/>
          <w:sz w:val="24"/>
          <w:szCs w:val="24"/>
          <w:lang w:val="en-GB"/>
        </w:rPr>
        <w:t xml:space="preserve">⁠ (Supplementary Information, </w:t>
      </w:r>
      <w:r>
        <w:rPr>
          <w:rFonts w:ascii="Times New Roman" w:hAnsi="Times New Roman"/>
          <w:sz w:val="24"/>
          <w:szCs w:val="24"/>
          <w:lang w:val="en-GB"/>
        </w:rPr>
        <w:t xml:space="preserve">Supplementary Fig. </w:t>
      </w:r>
      <w:r>
        <w:rPr>
          <w:rFonts w:ascii="Times New Roman" w:hAnsi="Times New Roman"/>
          <w:sz w:val="24"/>
          <w:szCs w:val="24"/>
          <w:lang w:val="en-GB"/>
        </w:rPr>
        <w:t>2</w:t>
      </w:r>
      <w:r>
        <w:rPr>
          <w:rFonts w:ascii="Times New Roman" w:hAnsi="Times New Roman"/>
          <w:sz w:val="24"/>
          <w:szCs w:val="24"/>
          <w:lang w:val="en-GB"/>
        </w:rPr>
        <w:t xml:space="preserve">), are representative of regions </w:t>
      </w:r>
      <w:r>
        <w:rPr>
          <w:rFonts w:ascii="Times New Roman" w:hAnsi="Times New Roman"/>
          <w:sz w:val="24"/>
          <w:szCs w:val="24"/>
          <w:lang w:val="en-GB"/>
        </w:rPr>
        <w:t>where</w:t>
      </w:r>
      <w:r>
        <w:rPr>
          <w:rFonts w:ascii="Times New Roman" w:hAnsi="Times New Roman"/>
          <w:sz w:val="24"/>
          <w:szCs w:val="24"/>
          <w:lang w:val="en-GB"/>
        </w:rPr>
        <w:t xml:space="preserve"> human-wildlife coexistence is more likely to be achieved. </w:t>
      </w:r>
      <w:r>
        <w:rPr>
          <w:rFonts w:ascii="Times New Roman" w:hAnsi="Times New Roman"/>
          <w:sz w:val="24"/>
          <w:szCs w:val="24"/>
          <w:lang w:val="en-GB"/>
        </w:rPr>
        <w:t>These would seem an obvious focal point for rewilding efforts, as our results show that these areas harbour downgraded food webs relative to the long-term natural situation, likely affected their functionality for biodiversity conservation. However, our findings also show that areas outside the large PAs have similar recovery opportunities if societal conditions would allow. Approaches to facilitating human-wildlife coexistence would allow rewilding to rewire food webs, reinstating lost trophic processes and promoting self-sustaining biodiverse ecosystems in natural and semi-natural areas in such areas, albeit often at reduced levels (Svenning et al. 2016).</w:t>
      </w:r>
    </w:p>
    <w:p>
      <w:pPr>
        <w:pStyle w:val="TextBody"/>
        <w:widowControl w:val="false"/>
        <w:bidi w:val="0"/>
        <w:spacing w:lineRule="auto" w:line="480"/>
        <w:rPr>
          <w:rFonts w:ascii="Times New Roman" w:hAnsi="Times New Roman"/>
        </w:rPr>
      </w:pPr>
      <w:r>
        <w:rPr>
          <w:sz w:val="24"/>
          <w:szCs w:val="24"/>
          <w:lang w:val="en-GB"/>
        </w:rPr>
      </w:r>
    </w:p>
    <w:p>
      <w:pPr>
        <w:pStyle w:val="TextBody"/>
        <w:widowControl w:val="false"/>
        <w:bidi w:val="0"/>
        <w:spacing w:lineRule="auto" w:line="480"/>
        <w:rPr>
          <w:b/>
          <w:b/>
          <w:bCs/>
          <w:sz w:val="24"/>
          <w:szCs w:val="24"/>
          <w:lang w:val="en-GB"/>
        </w:rPr>
      </w:pPr>
      <w:commentRangeStart w:id="11"/>
      <w:r>
        <w:drawing>
          <wp:anchor behindDoc="0" distT="0" distB="0" distL="0" distR="0" simplePos="0" locked="0" layoutInCell="1" allowOverlap="1" relativeHeight="5">
            <wp:simplePos x="0" y="0"/>
            <wp:positionH relativeFrom="column">
              <wp:posOffset>0</wp:posOffset>
            </wp:positionH>
            <wp:positionV relativeFrom="paragraph">
              <wp:posOffset>-258445</wp:posOffset>
            </wp:positionV>
            <wp:extent cx="5486400" cy="16548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486400" cy="1654810"/>
                    </a:xfrm>
                    <a:prstGeom prst="rect">
                      <a:avLst/>
                    </a:prstGeom>
                  </pic:spPr>
                </pic:pic>
              </a:graphicData>
            </a:graphic>
          </wp:anchor>
        </w:drawing>
      </w:r>
      <w:r>
        <w:rPr>
          <w:rFonts w:ascii="Times New Roman" w:hAnsi="Times New Roman"/>
          <w:b/>
          <w:bCs/>
          <w:sz w:val="24"/>
          <w:szCs w:val="24"/>
          <w:lang w:val="en-GB"/>
        </w:rPr>
        <w:t>F</w:t>
      </w:r>
      <w:r>
        <w:rPr>
          <w:rFonts w:ascii="Times New Roman" w:hAnsi="Times New Roman"/>
          <w:b/>
          <w:bCs/>
          <w:sz w:val="24"/>
          <w:szCs w:val="24"/>
          <w:lang w:val="en-GB"/>
        </w:rPr>
        <w:t>ig. 3. Predator-prey interactions among trophic levels across the three scenario.</w:t>
      </w:r>
      <w:r>
        <w:rPr>
          <w:rFonts w:ascii="Times New Roman" w:hAnsi="Times New Roman"/>
          <w:b w:val="false"/>
          <w:bCs w:val="false"/>
          <w:sz w:val="24"/>
          <w:szCs w:val="24"/>
          <w:lang w:val="en-GB"/>
        </w:rPr>
        <w:t xml:space="preserve"> . . .</w:t>
      </w:r>
      <w:commentRangeEnd w:id="11"/>
      <w:r>
        <w:commentReference w:id="11"/>
      </w:r>
      <w:r>
        <w:rPr>
          <w:rFonts w:ascii="Times New Roman" w:hAnsi="Times New Roman"/>
          <w:b w:val="false"/>
          <w:bCs w:val="false"/>
          <w:sz w:val="24"/>
          <w:szCs w:val="24"/>
          <w:lang w:val="en-GB"/>
        </w:rPr>
      </w:r>
    </w:p>
    <w:p>
      <w:pPr>
        <w:pStyle w:val="TextBody"/>
        <w:widowControl w:val="false"/>
        <w:bidi w:val="0"/>
        <w:spacing w:lineRule="auto" w:line="480"/>
        <w:rPr>
          <w:rFonts w:ascii="Times New Roman" w:hAnsi="Times New Roman"/>
        </w:rPr>
      </w:pPr>
      <w:r>
        <w:rPr>
          <w:sz w:val="24"/>
          <w:szCs w:val="24"/>
          <w:lang w:val="en-GB"/>
        </w:rPr>
      </w:r>
    </w:p>
    <w:p>
      <w:pPr>
        <w:pStyle w:val="TextBody"/>
        <w:widowControl w:val="false"/>
        <w:bidi w:val="0"/>
        <w:spacing w:lineRule="auto" w:line="480"/>
        <w:rPr>
          <w:rFonts w:ascii="Times New Roman" w:hAnsi="Times New Roman"/>
        </w:rPr>
      </w:pPr>
      <w:r>
        <w:rPr>
          <w:sz w:val="24"/>
          <w:szCs w:val="24"/>
          <w:lang w:val="en-GB"/>
        </w:rPr>
      </w:r>
    </w:p>
    <w:p>
      <w:pPr>
        <w:pStyle w:val="Heading1"/>
        <w:spacing w:lineRule="auto" w:line="480"/>
        <w:rPr>
          <w:rFonts w:ascii="Times New Roman" w:hAnsi="Times New Roman"/>
        </w:rPr>
      </w:pPr>
      <w:r>
        <w:rPr>
          <w:rFonts w:ascii="Times New Roman" w:hAnsi="Times New Roman"/>
        </w:rPr>
        <w:t>Discussion</w:t>
      </w:r>
    </w:p>
    <w:p>
      <w:pPr>
        <w:pStyle w:val="FirstParagraph"/>
        <w:widowControl w:val="false"/>
        <w:bidi w:val="0"/>
        <w:spacing w:lineRule="auto" w:line="480"/>
        <w:rPr>
          <w:lang w:val="en-GB"/>
        </w:rPr>
      </w:pPr>
      <w:r>
        <w:rPr>
          <w:rFonts w:ascii="Times New Roman" w:hAnsi="Times New Roman"/>
          <w:sz w:val="24"/>
          <w:szCs w:val="24"/>
          <w:lang w:val="en-GB"/>
        </w:rPr>
        <w:t xml:space="preserve">Trophic rewilding </w:t>
      </w:r>
      <w:r>
        <w:rPr>
          <w:rFonts w:ascii="Times New Roman" w:hAnsi="Times New Roman"/>
          <w:sz w:val="24"/>
          <w:szCs w:val="24"/>
          <w:lang w:val="en-GB"/>
        </w:rPr>
        <w:t>is</w:t>
      </w:r>
      <w:r>
        <w:rPr>
          <w:rFonts w:ascii="Times New Roman" w:hAnsi="Times New Roman"/>
          <w:sz w:val="24"/>
          <w:szCs w:val="24"/>
          <w:lang w:val="en-GB"/>
        </w:rPr>
        <w:t xml:space="preserve"> </w:t>
      </w:r>
      <w:r>
        <w:rPr>
          <w:rFonts w:ascii="Times New Roman" w:hAnsi="Times New Roman"/>
          <w:sz w:val="24"/>
          <w:szCs w:val="24"/>
          <w:lang w:val="en-GB"/>
        </w:rPr>
        <w:t xml:space="preserve">a novel approach proposed to restore species and their ecological functions in degraded ecosystems and </w:t>
      </w:r>
      <w:r>
        <w:rPr>
          <w:rFonts w:ascii="Times New Roman" w:hAnsi="Times New Roman"/>
          <w:sz w:val="24"/>
          <w:szCs w:val="24"/>
          <w:lang w:val="en-GB"/>
        </w:rPr>
        <w:t xml:space="preserve">to </w:t>
      </w:r>
      <w:r>
        <w:rPr>
          <w:rFonts w:ascii="Times New Roman" w:hAnsi="Times New Roman"/>
          <w:sz w:val="24"/>
          <w:szCs w:val="24"/>
          <w:lang w:val="en-GB"/>
        </w:rPr>
        <w:t xml:space="preserve">promote self-sustaining biodiverse ecosystems </w:t>
      </w:r>
      <w:r>
        <w:rPr>
          <w:rFonts w:ascii="Times New Roman" w:hAnsi="Times New Roman"/>
          <w:sz w:val="24"/>
          <w:szCs w:val="24"/>
          <w:vertAlign w:val="superscript"/>
          <w:lang w:val="en-GB"/>
        </w:rPr>
        <w:t>11</w:t>
      </w:r>
      <w:r>
        <w:rPr>
          <w:rFonts w:ascii="Times New Roman" w:hAnsi="Times New Roman"/>
          <w:sz w:val="24"/>
          <w:szCs w:val="24"/>
          <w:lang w:val="en-GB"/>
        </w:rPr>
        <w:t xml:space="preserve">⁠  (Svenning et al. 2016). Our analyses reveal </w:t>
      </w:r>
      <w:r>
        <w:rPr>
          <w:rFonts w:ascii="Times New Roman" w:hAnsi="Times New Roman"/>
          <w:sz w:val="24"/>
          <w:szCs w:val="24"/>
          <w:lang w:val="en-GB"/>
        </w:rPr>
        <w:t>that</w:t>
      </w:r>
      <w:r>
        <w:rPr>
          <w:rFonts w:ascii="Times New Roman" w:hAnsi="Times New Roman"/>
          <w:sz w:val="24"/>
          <w:szCs w:val="24"/>
          <w:lang w:val="en-GB"/>
        </w:rPr>
        <w:t xml:space="preserve"> late-Quaternary </w:t>
      </w:r>
      <w:r>
        <w:rPr>
          <w:rFonts w:ascii="Times New Roman" w:hAnsi="Times New Roman"/>
          <w:sz w:val="24"/>
          <w:szCs w:val="24"/>
          <w:lang w:val="en-GB"/>
        </w:rPr>
        <w:t xml:space="preserve">extinctions </w:t>
      </w:r>
      <w:r>
        <w:rPr>
          <w:rFonts w:ascii="Times New Roman" w:hAnsi="Times New Roman"/>
          <w:sz w:val="24"/>
          <w:szCs w:val="24"/>
          <w:lang w:val="en-GB"/>
        </w:rPr>
        <w:t xml:space="preserve">have </w:t>
      </w:r>
      <w:r>
        <w:rPr>
          <w:rFonts w:ascii="Times New Roman" w:hAnsi="Times New Roman"/>
          <w:sz w:val="24"/>
          <w:szCs w:val="24"/>
          <w:lang w:val="en-GB"/>
        </w:rPr>
        <w:t xml:space="preserve">severely degraded food webs worldwide by removing higher trophic levels and their predator-prey interactions. </w:t>
      </w:r>
      <w:r>
        <w:rPr>
          <w:rFonts w:ascii="Times New Roman" w:hAnsi="Times New Roman"/>
          <w:sz w:val="24"/>
          <w:szCs w:val="24"/>
          <w:lang w:val="en-GB"/>
        </w:rPr>
        <w:t>Consequently</w:t>
      </w:r>
      <w:r>
        <w:rPr>
          <w:rFonts w:ascii="Times New Roman" w:hAnsi="Times New Roman"/>
          <w:sz w:val="24"/>
          <w:szCs w:val="24"/>
          <w:lang w:val="en-GB"/>
        </w:rPr>
        <w:t xml:space="preserve">, </w:t>
      </w:r>
      <w:r>
        <w:rPr>
          <w:rFonts w:ascii="Times New Roman" w:hAnsi="Times New Roman"/>
          <w:sz w:val="24"/>
          <w:szCs w:val="24"/>
          <w:lang w:val="en-GB"/>
        </w:rPr>
        <w:t xml:space="preserve">top-down control processes </w:t>
      </w:r>
      <w:r>
        <w:rPr>
          <w:rFonts w:ascii="Times New Roman" w:hAnsi="Times New Roman"/>
          <w:sz w:val="24"/>
          <w:szCs w:val="24"/>
          <w:lang w:val="en-GB"/>
        </w:rPr>
        <w:t xml:space="preserve">have been reduced </w:t>
      </w:r>
      <w:r>
        <w:rPr>
          <w:rFonts w:ascii="Times New Roman" w:hAnsi="Times New Roman"/>
          <w:sz w:val="24"/>
          <w:szCs w:val="24"/>
          <w:vertAlign w:val="superscript"/>
          <w:lang w:val="en-GB"/>
        </w:rPr>
        <w:t>13,21</w:t>
      </w:r>
      <w:r>
        <w:rPr>
          <w:rFonts w:ascii="Times New Roman" w:hAnsi="Times New Roman"/>
          <w:sz w:val="24"/>
          <w:szCs w:val="24"/>
          <w:lang w:val="en-GB"/>
        </w:rPr>
        <w:t>⁠</w:t>
      </w:r>
      <w:r>
        <w:rPr>
          <w:rFonts w:ascii="Times New Roman" w:hAnsi="Times New Roman"/>
          <w:sz w:val="24"/>
          <w:szCs w:val="24"/>
          <w:lang w:val="en-GB"/>
        </w:rPr>
        <w:t xml:space="preserve"> </w:t>
      </w:r>
      <w:r>
        <w:rPr>
          <w:rFonts w:ascii="Times New Roman" w:hAnsi="Times New Roman"/>
          <w:sz w:val="24"/>
          <w:szCs w:val="24"/>
          <w:lang w:val="en-GB"/>
        </w:rPr>
        <w:t xml:space="preserve">(Ripple et al. 2014b, Atkins 2019), </w:t>
      </w:r>
      <w:r>
        <w:rPr>
          <w:rFonts w:ascii="Times New Roman" w:hAnsi="Times New Roman"/>
          <w:sz w:val="24"/>
          <w:szCs w:val="24"/>
          <w:lang w:val="en-GB"/>
        </w:rPr>
        <w:t>causing</w:t>
      </w:r>
      <w:r>
        <w:rPr>
          <w:rFonts w:ascii="Times New Roman" w:hAnsi="Times New Roman"/>
          <w:sz w:val="24"/>
          <w:szCs w:val="24"/>
          <w:lang w:val="en-GB"/>
        </w:rPr>
        <w:t xml:space="preserve"> cascading effects </w:t>
      </w:r>
      <w:r>
        <w:rPr>
          <w:rFonts w:ascii="Times New Roman" w:hAnsi="Times New Roman"/>
          <w:sz w:val="24"/>
          <w:szCs w:val="24"/>
          <w:lang w:val="en-GB"/>
        </w:rPr>
        <w:t xml:space="preserve">that </w:t>
      </w:r>
      <w:r>
        <w:rPr>
          <w:rFonts w:ascii="Times New Roman" w:hAnsi="Times New Roman"/>
          <w:sz w:val="24"/>
          <w:szCs w:val="24"/>
          <w:lang w:val="en-GB"/>
        </w:rPr>
        <w:t xml:space="preserve">negatively </w:t>
      </w:r>
      <w:r>
        <w:rPr>
          <w:rFonts w:ascii="Times New Roman" w:hAnsi="Times New Roman"/>
          <w:sz w:val="24"/>
          <w:szCs w:val="24"/>
          <w:lang w:val="en-GB"/>
        </w:rPr>
        <w:t>affect</w:t>
      </w:r>
      <w:r>
        <w:rPr>
          <w:rFonts w:ascii="Times New Roman" w:hAnsi="Times New Roman"/>
          <w:sz w:val="24"/>
          <w:szCs w:val="24"/>
          <w:lang w:val="en-GB"/>
        </w:rPr>
        <w:t xml:space="preserve"> composition and dynamics of communities </w:t>
      </w:r>
      <w:r>
        <w:rPr>
          <w:rFonts w:ascii="Times New Roman" w:hAnsi="Times New Roman"/>
          <w:sz w:val="24"/>
          <w:szCs w:val="24"/>
          <w:vertAlign w:val="superscript"/>
          <w:lang w:val="en-GB"/>
        </w:rPr>
        <w:t>6,12,24,30</w:t>
      </w:r>
      <w:r>
        <w:rPr>
          <w:rFonts w:ascii="Times New Roman" w:hAnsi="Times New Roman"/>
          <w:sz w:val="24"/>
          <w:szCs w:val="24"/>
          <w:lang w:val="en-GB"/>
        </w:rPr>
        <w:t>⁠ (</w:t>
      </w:r>
      <w:r>
        <w:rPr>
          <w:rFonts w:ascii="Times New Roman" w:hAnsi="Times New Roman"/>
          <w:sz w:val="24"/>
          <w:szCs w:val="24"/>
          <w:lang w:val="en-GB"/>
        </w:rPr>
        <w:t xml:space="preserve">Estes et al. 2011, </w:t>
      </w:r>
      <w:r>
        <w:rPr>
          <w:rFonts w:ascii="Times New Roman" w:hAnsi="Times New Roman"/>
          <w:sz w:val="24"/>
          <w:szCs w:val="24"/>
          <w:lang w:val="en-GB"/>
        </w:rPr>
        <w:t>Ripple et al. 2014a, Le Roux et al. 2018, Bakker et al. 2016)</w:t>
      </w:r>
      <w:r>
        <w:rPr>
          <w:rFonts w:ascii="Times New Roman" w:hAnsi="Times New Roman"/>
          <w:sz w:val="24"/>
          <w:szCs w:val="24"/>
          <w:lang w:val="en-GB"/>
        </w:rPr>
        <w:t>.</w:t>
      </w:r>
      <w:r>
        <w:rPr>
          <w:rFonts w:ascii="Times New Roman" w:hAnsi="Times New Roman"/>
          <w:sz w:val="24"/>
          <w:szCs w:val="24"/>
          <w:lang w:val="en-GB"/>
        </w:rPr>
        <w:t xml:space="preserve"> </w:t>
      </w:r>
      <w:r>
        <w:rPr>
          <w:rFonts w:ascii="Times New Roman" w:hAnsi="Times New Roman"/>
          <w:sz w:val="24"/>
          <w:szCs w:val="24"/>
          <w:lang w:val="en-GB"/>
        </w:rPr>
        <w:t>Importantly, w</w:t>
      </w:r>
      <w:r>
        <w:rPr>
          <w:rFonts w:ascii="Times New Roman" w:hAnsi="Times New Roman"/>
          <w:sz w:val="24"/>
          <w:szCs w:val="24"/>
          <w:lang w:val="en-GB"/>
        </w:rPr>
        <w:t>e found that trophic rewilding ha</w:t>
      </w:r>
      <w:r>
        <w:rPr>
          <w:rFonts w:ascii="Times New Roman" w:hAnsi="Times New Roman"/>
          <w:sz w:val="24"/>
          <w:szCs w:val="24"/>
          <w:lang w:val="en-GB"/>
        </w:rPr>
        <w:t>s</w:t>
      </w:r>
      <w:r>
        <w:rPr>
          <w:rFonts w:ascii="Times New Roman" w:hAnsi="Times New Roman"/>
          <w:sz w:val="24"/>
          <w:szCs w:val="24"/>
          <w:lang w:val="en-GB"/>
        </w:rPr>
        <w:t xml:space="preserve"> </w:t>
      </w:r>
      <w:r>
        <w:rPr>
          <w:rFonts w:ascii="Times New Roman" w:hAnsi="Times New Roman"/>
          <w:sz w:val="24"/>
          <w:szCs w:val="24"/>
          <w:lang w:val="en-GB"/>
        </w:rPr>
        <w:t>the</w:t>
      </w:r>
      <w:r>
        <w:rPr>
          <w:rFonts w:ascii="Times New Roman" w:hAnsi="Times New Roman"/>
          <w:sz w:val="24"/>
          <w:szCs w:val="24"/>
          <w:lang w:val="en-GB"/>
        </w:rPr>
        <w:t xml:space="preserve"> potential to partially reverse such losses</w:t>
      </w:r>
      <w:r>
        <w:rPr>
          <w:rFonts w:ascii="Times New Roman" w:hAnsi="Times New Roman"/>
          <w:sz w:val="24"/>
          <w:szCs w:val="24"/>
          <w:lang w:val="en-GB"/>
        </w:rPr>
        <w:t xml:space="preserve"> </w:t>
      </w:r>
      <w:r>
        <w:rPr>
          <w:rFonts w:ascii="Times New Roman" w:hAnsi="Times New Roman"/>
          <w:sz w:val="24"/>
          <w:szCs w:val="24"/>
          <w:lang w:val="en-GB"/>
        </w:rPr>
        <w:t xml:space="preserve">in a </w:t>
      </w:r>
      <w:r>
        <w:rPr>
          <w:rFonts w:ascii="Times New Roman" w:hAnsi="Times New Roman"/>
          <w:sz w:val="24"/>
          <w:szCs w:val="24"/>
          <w:lang w:val="en-GB"/>
        </w:rPr>
        <w:t xml:space="preserve">scenario </w:t>
      </w:r>
      <w:r>
        <w:rPr>
          <w:rFonts w:ascii="Times New Roman" w:hAnsi="Times New Roman"/>
          <w:sz w:val="24"/>
          <w:szCs w:val="24"/>
          <w:lang w:val="en-GB"/>
        </w:rPr>
        <w:t xml:space="preserve">where </w:t>
      </w:r>
      <w:r>
        <w:rPr>
          <w:rFonts w:ascii="Times New Roman" w:hAnsi="Times New Roman"/>
          <w:sz w:val="24"/>
          <w:szCs w:val="24"/>
          <w:lang w:val="en-GB"/>
        </w:rPr>
        <w:t xml:space="preserve">ecological risks </w:t>
      </w:r>
      <w:r>
        <w:rPr>
          <w:rFonts w:ascii="Times New Roman" w:hAnsi="Times New Roman"/>
          <w:sz w:val="24"/>
          <w:szCs w:val="24"/>
          <w:lang w:val="en-GB"/>
        </w:rPr>
        <w:t xml:space="preserve">are minimised </w:t>
      </w:r>
      <w:r>
        <w:rPr>
          <w:rFonts w:ascii="Times New Roman" w:hAnsi="Times New Roman"/>
          <w:sz w:val="24"/>
          <w:szCs w:val="24"/>
          <w:lang w:val="en-GB"/>
        </w:rPr>
        <w:t xml:space="preserve">and human-wildlife </w:t>
      </w:r>
      <w:r>
        <w:rPr>
          <w:rFonts w:ascii="Times New Roman" w:hAnsi="Times New Roman"/>
          <w:sz w:val="24"/>
          <w:szCs w:val="24"/>
          <w:lang w:val="en-GB"/>
        </w:rPr>
        <w:t xml:space="preserve">coexistence </w:t>
      </w:r>
      <w:r>
        <w:rPr>
          <w:rFonts w:ascii="Times New Roman" w:hAnsi="Times New Roman"/>
          <w:sz w:val="24"/>
          <w:szCs w:val="24"/>
          <w:lang w:val="en-GB"/>
        </w:rPr>
        <w:t>partially</w:t>
      </w:r>
      <w:r>
        <w:rPr>
          <w:rFonts w:ascii="Times New Roman" w:hAnsi="Times New Roman"/>
          <w:sz w:val="24"/>
          <w:szCs w:val="24"/>
          <w:lang w:val="en-GB"/>
        </w:rPr>
        <w:t xml:space="preserve"> </w:t>
      </w:r>
      <w:r>
        <w:rPr>
          <w:rFonts w:ascii="Times New Roman" w:hAnsi="Times New Roman"/>
          <w:sz w:val="24"/>
          <w:szCs w:val="24"/>
          <w:lang w:val="en-GB"/>
        </w:rPr>
        <w:t>facilitated</w:t>
      </w:r>
      <w:r>
        <w:rPr>
          <w:rFonts w:ascii="Times New Roman" w:hAnsi="Times New Roman"/>
          <w:sz w:val="24"/>
          <w:szCs w:val="24"/>
          <w:lang w:val="en-GB"/>
        </w:rPr>
        <w:t xml:space="preserve">. </w:t>
      </w:r>
      <w:r>
        <w:rPr>
          <w:rFonts w:ascii="Times New Roman" w:hAnsi="Times New Roman"/>
          <w:sz w:val="24"/>
          <w:szCs w:val="24"/>
          <w:lang w:val="en-GB"/>
        </w:rPr>
        <w:t xml:space="preserve">Overall, our findings suggest </w:t>
      </w:r>
      <w:r>
        <w:rPr>
          <w:rFonts w:ascii="Times New Roman" w:hAnsi="Times New Roman"/>
          <w:sz w:val="24"/>
          <w:szCs w:val="24"/>
          <w:lang w:val="en-GB"/>
        </w:rPr>
        <w:t>high</w:t>
      </w:r>
      <w:r>
        <w:rPr>
          <w:rFonts w:ascii="Times New Roman" w:hAnsi="Times New Roman"/>
          <w:sz w:val="24"/>
          <w:szCs w:val="24"/>
          <w:lang w:val="en-GB"/>
        </w:rPr>
        <w:t xml:space="preserve"> restoration opportunities for food webs and trophic complexity through </w:t>
      </w:r>
      <w:r>
        <w:rPr>
          <w:rFonts w:ascii="Times New Roman" w:hAnsi="Times New Roman"/>
          <w:sz w:val="24"/>
          <w:szCs w:val="24"/>
          <w:lang w:val="en-GB"/>
        </w:rPr>
        <w:t xml:space="preserve">trophic rewilding </w:t>
      </w:r>
      <w:r>
        <w:rPr>
          <w:rFonts w:ascii="Times New Roman" w:hAnsi="Times New Roman"/>
          <w:sz w:val="24"/>
          <w:szCs w:val="24"/>
          <w:lang w:val="en-GB"/>
        </w:rPr>
        <w:t xml:space="preserve">in PAs and, more generally, </w:t>
      </w:r>
      <w:r>
        <w:rPr>
          <w:rFonts w:ascii="Times New Roman" w:hAnsi="Times New Roman"/>
          <w:sz w:val="24"/>
          <w:szCs w:val="24"/>
          <w:lang w:val="en-GB"/>
        </w:rPr>
        <w:t xml:space="preserve">globally </w:t>
      </w:r>
      <w:r>
        <w:rPr>
          <w:rFonts w:ascii="Times New Roman" w:hAnsi="Times New Roman"/>
          <w:sz w:val="24"/>
          <w:szCs w:val="24"/>
          <w:lang w:val="en-GB"/>
        </w:rPr>
        <w:t>where favourable societal conditions can be met</w:t>
      </w:r>
      <w:r>
        <w:rPr>
          <w:rFonts w:ascii="Times New Roman" w:hAnsi="Times New Roman"/>
          <w:sz w:val="24"/>
          <w:szCs w:val="24"/>
          <w:lang w:val="en-GB"/>
        </w:rPr>
        <w:t xml:space="preserve">. </w:t>
      </w:r>
      <w:r>
        <w:rPr>
          <w:rFonts w:ascii="Times New Roman" w:hAnsi="Times New Roman"/>
          <w:sz w:val="24"/>
          <w:szCs w:val="24"/>
          <w:lang w:val="en-GB"/>
        </w:rPr>
        <w:t>This would</w:t>
      </w:r>
      <w:r>
        <w:rPr>
          <w:rFonts w:ascii="Times New Roman" w:hAnsi="Times New Roman"/>
          <w:sz w:val="24"/>
          <w:szCs w:val="24"/>
          <w:lang w:val="en-GB"/>
        </w:rPr>
        <w:t xml:space="preserve"> </w:t>
      </w:r>
      <w:r>
        <w:rPr>
          <w:rFonts w:ascii="Times New Roman" w:hAnsi="Times New Roman"/>
          <w:sz w:val="24"/>
          <w:szCs w:val="24"/>
          <w:lang w:val="en-GB"/>
        </w:rPr>
        <w:t xml:space="preserve">rewire food webs and increase trophic complexity of terrestrial communities, reinstating trophic processes and top-down control and promoting self-sustaining biodiverse ecosystems </w:t>
      </w:r>
      <w:r>
        <w:rPr>
          <w:rFonts w:ascii="Times New Roman" w:hAnsi="Times New Roman"/>
          <w:sz w:val="24"/>
          <w:szCs w:val="24"/>
          <w:vertAlign w:val="superscript"/>
          <w:lang w:val="en-GB"/>
        </w:rPr>
        <w:t>11,</w:t>
      </w:r>
      <w:commentRangeStart w:id="12"/>
      <w:r>
        <w:rPr>
          <w:rFonts w:ascii="Times New Roman" w:hAnsi="Times New Roman"/>
          <w:sz w:val="24"/>
          <w:szCs w:val="24"/>
          <w:vertAlign w:val="superscript"/>
          <w:lang w:val="en-GB"/>
        </w:rPr>
        <w:t>15</w:t>
      </w:r>
      <w:r>
        <w:rPr>
          <w:lang w:val="en-GB"/>
        </w:rPr>
      </w:r>
      <w:commentRangeEnd w:id="12"/>
      <w:r>
        <w:commentReference w:id="12"/>
      </w:r>
      <w:r>
        <w:rPr>
          <w:rFonts w:ascii="Times New Roman" w:hAnsi="Times New Roman"/>
          <w:sz w:val="24"/>
          <w:szCs w:val="24"/>
          <w:lang w:val="en-GB"/>
        </w:rPr>
        <w:t>⁠ (</w:t>
      </w:r>
      <w:r>
        <w:rPr>
          <w:rFonts w:ascii="Times New Roman" w:hAnsi="Times New Roman"/>
          <w:sz w:val="24"/>
          <w:szCs w:val="24"/>
          <w:lang w:val="en-GB"/>
        </w:rPr>
        <w:t xml:space="preserve">Svenning et al. 2016, </w:t>
      </w:r>
      <w:r>
        <w:rPr>
          <w:rFonts w:ascii="Times New Roman" w:hAnsi="Times New Roman"/>
          <w:sz w:val="24"/>
          <w:szCs w:val="24"/>
          <w:lang w:val="en-GB"/>
        </w:rPr>
        <w:t>Perino et al. 2019).</w:t>
      </w:r>
    </w:p>
    <w:p>
      <w:pPr>
        <w:pStyle w:val="TextBody"/>
        <w:keepNext/>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In some areas, s</w:t>
      </w:r>
      <w:r>
        <w:rPr>
          <w:rFonts w:ascii="Times New Roman" w:hAnsi="Times New Roman"/>
          <w:sz w:val="24"/>
          <w:szCs w:val="24"/>
          <w:lang w:val="en-GB"/>
        </w:rPr>
        <w:t xml:space="preserve">pecies are </w:t>
      </w:r>
      <w:r>
        <w:rPr>
          <w:rFonts w:ascii="Times New Roman" w:hAnsi="Times New Roman"/>
          <w:sz w:val="24"/>
          <w:szCs w:val="24"/>
          <w:lang w:val="en-GB"/>
        </w:rPr>
        <w:t xml:space="preserve">already </w:t>
      </w:r>
      <w:r>
        <w:rPr>
          <w:rFonts w:ascii="Times New Roman" w:hAnsi="Times New Roman"/>
          <w:sz w:val="24"/>
          <w:szCs w:val="24"/>
          <w:lang w:val="en-GB"/>
        </w:rPr>
        <w:t xml:space="preserve">re-expanding to their natural ranges and passive rewilding has already started. In Europe, for instance, land </w:t>
      </w:r>
      <w:r>
        <w:rPr>
          <w:rFonts w:ascii="Times New Roman" w:hAnsi="Times New Roman"/>
          <w:sz w:val="24"/>
          <w:szCs w:val="24"/>
          <w:lang w:val="en-GB"/>
        </w:rPr>
        <w:t xml:space="preserve">abandonment </w:t>
      </w:r>
      <w:r>
        <w:rPr>
          <w:rFonts w:ascii="Times New Roman" w:hAnsi="Times New Roman"/>
          <w:sz w:val="24"/>
          <w:szCs w:val="24"/>
          <w:lang w:val="en-GB"/>
        </w:rPr>
        <w:t xml:space="preserve">has increased in recent decades </w:t>
      </w:r>
      <w:r>
        <w:rPr>
          <w:rFonts w:ascii="Times New Roman" w:hAnsi="Times New Roman"/>
          <w:sz w:val="24"/>
          <w:szCs w:val="24"/>
          <w:vertAlign w:val="superscript"/>
          <w:lang w:val="en-GB"/>
        </w:rPr>
        <w:t>38</w:t>
      </w:r>
      <w:r>
        <w:rPr>
          <w:rFonts w:ascii="Times New Roman" w:hAnsi="Times New Roman"/>
          <w:sz w:val="24"/>
          <w:szCs w:val="24"/>
          <w:lang w:val="en-GB"/>
        </w:rPr>
        <w:t xml:space="preserve">⁠ (Verburg and Overmars 2009), promoting wildlife’s comeback </w:t>
      </w:r>
      <w:r>
        <w:rPr>
          <w:rFonts w:ascii="Times New Roman" w:hAnsi="Times New Roman"/>
          <w:sz w:val="24"/>
          <w:szCs w:val="24"/>
          <w:vertAlign w:val="superscript"/>
          <w:lang w:val="en-GB"/>
        </w:rPr>
        <w:t>38,39</w:t>
      </w:r>
      <w:r>
        <w:rPr>
          <w:rFonts w:ascii="Times New Roman" w:hAnsi="Times New Roman"/>
          <w:sz w:val="24"/>
          <w:szCs w:val="24"/>
          <w:lang w:val="en-GB"/>
        </w:rPr>
        <w:t xml:space="preserve">⁠ (Chapron et al. 2014, Ceausu et al. 2015). </w:t>
      </w:r>
      <w:r>
        <w:rPr>
          <w:rFonts w:ascii="Times New Roman" w:hAnsi="Times New Roman"/>
          <w:sz w:val="24"/>
          <w:szCs w:val="24"/>
          <w:lang w:val="en-GB"/>
        </w:rPr>
        <w:t xml:space="preserve">Traditional conservation and restoration approaches, which require large amount of resources and are limited to relatively small spatial scales, are unlikely to be effective measures to protect and restore ecosystems at broad geographic scales </w:t>
      </w:r>
      <w:r>
        <w:rPr>
          <w:rFonts w:ascii="Times New Roman" w:hAnsi="Times New Roman"/>
          <w:sz w:val="24"/>
          <w:szCs w:val="24"/>
          <w:vertAlign w:val="superscript"/>
          <w:lang w:val="en-GB"/>
        </w:rPr>
        <w:t>34</w:t>
      </w:r>
      <w:r>
        <w:rPr>
          <w:rFonts w:ascii="Times New Roman" w:hAnsi="Times New Roman"/>
          <w:sz w:val="24"/>
          <w:szCs w:val="24"/>
          <w:lang w:val="en-GB"/>
        </w:rPr>
        <w:t xml:space="preserve">⁠ (Pereira and Navarro 2015). In such cases our results show that rewilding, proposed as an alternative or complementary strategy to more traditional conservation and restoration strategies </w:t>
      </w:r>
      <w:r>
        <w:rPr>
          <w:rFonts w:ascii="Times New Roman" w:hAnsi="Times New Roman"/>
          <w:sz w:val="24"/>
          <w:szCs w:val="24"/>
          <w:vertAlign w:val="superscript"/>
          <w:lang w:val="en-GB"/>
        </w:rPr>
        <w:t>15</w:t>
      </w:r>
      <w:r>
        <w:rPr>
          <w:rFonts w:ascii="Times New Roman" w:hAnsi="Times New Roman"/>
          <w:sz w:val="24"/>
          <w:szCs w:val="24"/>
          <w:lang w:val="en-GB"/>
        </w:rPr>
        <w:t>⁠ (Perino et al. 2019),  can be a viable restoration strategy to boost trophic complexity and top-down trophic processes where wildlife is already re-expanding into abandoned landscapes</w:t>
      </w:r>
      <w:r>
        <w:rPr>
          <w:rFonts w:ascii="Times New Roman" w:hAnsi="Times New Roman"/>
          <w:sz w:val="24"/>
          <w:szCs w:val="24"/>
          <w:lang w:val="en-GB"/>
        </w:rPr>
        <w:t>.</w:t>
      </w:r>
    </w:p>
    <w:p>
      <w:pPr>
        <w:pStyle w:val="TextBody"/>
        <w:keepNext/>
        <w:widowControl w:val="false"/>
        <w:bidi w:val="0"/>
        <w:spacing w:lineRule="auto" w:line="480"/>
        <w:rPr>
          <w:rFonts w:ascii="Times New Roman" w:hAnsi="Times New Roman"/>
          <w:sz w:val="24"/>
          <w:szCs w:val="24"/>
          <w:lang w:val="en-GB"/>
        </w:rPr>
      </w:pPr>
      <w:ins w:id="1" w:author="Berti Emilio" w:date="2020-09-17T13:44:00Z">
        <w:r>
          <w:rPr>
            <w:rFonts w:ascii="Times New Roman" w:hAnsi="Times New Roman"/>
            <w:sz w:val="24"/>
            <w:szCs w:val="24"/>
            <w:lang w:val="en-GB"/>
          </w:rPr>
          <w:t>O</w:t>
        </w:r>
      </w:ins>
      <w:del w:id="2" w:author="Berti Emilio" w:date="2020-09-17T13:44:00Z">
        <w:r>
          <w:rPr>
            <w:rFonts w:ascii="Times New Roman" w:hAnsi="Times New Roman"/>
            <w:sz w:val="24"/>
            <w:szCs w:val="24"/>
            <w:lang w:val="en-GB"/>
          </w:rPr>
          <w:delText xml:space="preserve">In conclusion, our study shows that late-Quaternary extinctions severely degraded food webs, but that rewilding can partly rewire them and restore trophic interactions globally. </w:delText>
        </w:r>
      </w:del>
      <w:del w:id="3" w:author="Berti Emilio" w:date="2020-09-16T14:05:00Z">
        <w:r>
          <w:rPr>
            <w:rFonts w:ascii="Times New Roman" w:hAnsi="Times New Roman"/>
            <w:sz w:val="24"/>
            <w:szCs w:val="24"/>
            <w:lang w:val="en-GB"/>
          </w:rPr>
          <w:delText>Hence</w:delText>
        </w:r>
      </w:del>
      <w:del w:id="4" w:author="Berti Emilio" w:date="2020-09-17T13:44:00Z">
        <w:r>
          <w:rPr>
            <w:rFonts w:ascii="Times New Roman" w:hAnsi="Times New Roman"/>
            <w:sz w:val="24"/>
            <w:szCs w:val="24"/>
            <w:lang w:val="en-GB"/>
          </w:rPr>
          <w:delText>, o</w:delText>
        </w:r>
      </w:del>
      <w:ins w:id="5" w:author="Berti Emilio" w:date="2020-09-17T13:44:00Z">
        <w:r>
          <w:rPr>
            <w:rFonts w:ascii="Times New Roman" w:hAnsi="Times New Roman"/>
            <w:sz w:val="24"/>
            <w:szCs w:val="24"/>
            <w:lang w:val="en-GB"/>
          </w:rPr>
          <w:commentReference w:id="13"/>
        </w:r>
      </w:ins>
      <w:r>
        <w:rPr>
          <w:rFonts w:ascii="Times New Roman" w:hAnsi="Times New Roman"/>
          <w:sz w:val="24"/>
          <w:szCs w:val="24"/>
          <w:lang w:val="en-GB"/>
        </w:rPr>
        <w:t xml:space="preserve">ur findings support trophic rewilding as a promising, novel restoration strategy to re-establish in defaunated ecosystems important ecological functions, such as top-down control and trophic complexity </w:t>
      </w:r>
      <w:r>
        <w:rPr>
          <w:rFonts w:ascii="Times New Roman" w:hAnsi="Times New Roman"/>
          <w:sz w:val="24"/>
          <w:szCs w:val="24"/>
          <w:vertAlign w:val="superscript"/>
          <w:lang w:val="en-GB"/>
        </w:rPr>
        <w:t>12,15</w:t>
      </w:r>
      <w:r>
        <w:rPr>
          <w:rFonts w:ascii="Times New Roman" w:hAnsi="Times New Roman"/>
          <w:sz w:val="24"/>
          <w:szCs w:val="24"/>
          <w:lang w:val="en-GB"/>
        </w:rPr>
        <w:t>⁠ (</w:t>
      </w:r>
      <w:r>
        <w:rPr>
          <w:rFonts w:ascii="Times New Roman" w:hAnsi="Times New Roman"/>
          <w:sz w:val="24"/>
          <w:szCs w:val="24"/>
          <w:lang w:val="en-GB"/>
        </w:rPr>
        <w:t>Perino et al. 2019</w:t>
      </w:r>
      <w:r>
        <w:rPr>
          <w:rFonts w:ascii="Times New Roman" w:hAnsi="Times New Roman"/>
          <w:sz w:val="24"/>
          <w:szCs w:val="24"/>
          <w:lang w:val="en-GB"/>
        </w:rPr>
        <w:t xml:space="preserve">, </w:t>
      </w:r>
      <w:r>
        <w:rPr>
          <w:rFonts w:ascii="Times New Roman" w:hAnsi="Times New Roman"/>
          <w:sz w:val="24"/>
          <w:szCs w:val="24"/>
          <w:lang w:val="en-GB"/>
        </w:rPr>
        <w:t>Ripple et al. 2014a</w:t>
      </w:r>
      <w:r>
        <w:rPr>
          <w:rFonts w:ascii="Times New Roman" w:hAnsi="Times New Roman"/>
          <w:sz w:val="24"/>
          <w:szCs w:val="24"/>
          <w:lang w:val="en-GB"/>
        </w:rPr>
        <w:t>)</w:t>
      </w:r>
      <w:r>
        <w:rPr>
          <w:rFonts w:cs="Segoe UI Symbol" w:ascii="Times New Roman" w:hAnsi="Times New Roman"/>
          <w:sz w:val="24"/>
          <w:szCs w:val="24"/>
          <w:lang w:val="en-GB"/>
        </w:rPr>
        <w:t xml:space="preserve">. </w:t>
      </w:r>
      <w:r>
        <w:rPr>
          <w:rFonts w:cs="Segoe UI Symbol" w:ascii="Times New Roman" w:hAnsi="Times New Roman"/>
          <w:sz w:val="24"/>
          <w:szCs w:val="24"/>
          <w:lang w:val="en-GB"/>
        </w:rPr>
        <w:t xml:space="preserve">Measures to facilitate human-wildlife coexistence and mitigate negative impacts of wildlife for local communities are needed to promote rewilding with realistic goals </w:t>
      </w:r>
      <w:r>
        <w:rPr>
          <w:rFonts w:cs="Segoe UI Symbol" w:ascii="Times New Roman" w:hAnsi="Times New Roman"/>
          <w:sz w:val="24"/>
          <w:szCs w:val="24"/>
          <w:vertAlign w:val="superscript"/>
          <w:lang w:val="en-GB"/>
        </w:rPr>
        <w:t>16,33</w:t>
      </w:r>
      <w:r>
        <w:rPr>
          <w:rFonts w:cs="Segoe UI Symbol" w:ascii="Times New Roman" w:hAnsi="Times New Roman"/>
          <w:sz w:val="24"/>
          <w:szCs w:val="24"/>
          <w:lang w:val="en-GB"/>
        </w:rPr>
        <w:t xml:space="preserve">⁠ (Ceausu et al. 2019, Pedersen et al. 2020). In some areas, such as large PAs I-II and abandoned landscapes where wildlife is </w:t>
      </w:r>
      <w:r>
        <w:rPr>
          <w:rFonts w:eastAsia="Times New Roman" w:cs="Segoe UI Symbol" w:ascii="Times New Roman" w:hAnsi="Times New Roman"/>
          <w:color w:val="00000A"/>
          <w:sz w:val="24"/>
          <w:szCs w:val="24"/>
          <w:lang w:val="en-GB" w:eastAsia="en-GB" w:bidi="ar-SA"/>
        </w:rPr>
        <w:t>making</w:t>
      </w:r>
      <w:r>
        <w:rPr>
          <w:rFonts w:cs="Segoe UI Symbol" w:ascii="Times New Roman" w:hAnsi="Times New Roman"/>
          <w:sz w:val="24"/>
          <w:szCs w:val="24"/>
          <w:lang w:val="en-GB"/>
        </w:rPr>
        <w:t xml:space="preserve"> a comeback</w:t>
      </w:r>
      <w:r>
        <w:rPr>
          <w:rFonts w:cs="Segoe UI Symbol" w:ascii="Times New Roman" w:hAnsi="Times New Roman"/>
          <w:sz w:val="24"/>
          <w:szCs w:val="24"/>
          <w:lang w:val="en-GB"/>
        </w:rPr>
        <w:t xml:space="preserve">, active or passive trophic rewilding has particularly high potential to restore trophic </w:t>
      </w:r>
      <w:commentRangeStart w:id="14"/>
      <w:r>
        <w:rPr>
          <w:rFonts w:cs="Segoe UI Symbol" w:ascii="Times New Roman" w:hAnsi="Times New Roman"/>
          <w:sz w:val="24"/>
          <w:szCs w:val="24"/>
          <w:lang w:val="en-GB"/>
        </w:rPr>
        <w:t>complexity⁠ (</w:t>
      </w:r>
      <w:r>
        <w:rPr>
          <w:rFonts w:cs="Segoe UI Symbol" w:ascii="Times New Roman" w:hAnsi="Times New Roman"/>
          <w:sz w:val="24"/>
          <w:szCs w:val="24"/>
          <w:lang w:val="en-GB"/>
        </w:rPr>
        <w:t>Ripple et al. 2015B, Perino et al. 2019</w:t>
      </w:r>
      <w:r>
        <w:rPr>
          <w:rFonts w:cs="Segoe UI Symbol" w:ascii="Times New Roman" w:hAnsi="Times New Roman"/>
          <w:sz w:val="24"/>
          <w:szCs w:val="24"/>
          <w:lang w:val="en-GB"/>
        </w:rPr>
        <w:t xml:space="preserve">).  </w:t>
      </w:r>
      <w:r>
        <w:rPr>
          <w:rFonts w:ascii="Times New Roman" w:hAnsi="Times New Roman"/>
          <w:sz w:val="24"/>
          <w:szCs w:val="24"/>
          <w:lang w:val="en-GB"/>
        </w:rPr>
      </w:r>
      <w:commentRangeEnd w:id="14"/>
      <w:r>
        <w:commentReference w:id="14"/>
      </w:r>
      <w:r>
        <w:rPr>
          <w:rFonts w:ascii="Times New Roman" w:hAnsi="Times New Roman"/>
          <w:sz w:val="24"/>
          <w:szCs w:val="24"/>
          <w:lang w:val="en-GB"/>
        </w:rPr>
        <w:commentReference w:id="15"/>
      </w:r>
      <w:r>
        <w:rPr>
          <w:rFonts w:cs="Segoe UI Symbol" w:ascii="Times New Roman" w:hAnsi="Times New Roman"/>
          <w:sz w:val="24"/>
          <w:szCs w:val="24"/>
          <w:lang w:val="en-GB"/>
        </w:rPr>
        <w:t xml:space="preserve">Moreover, </w:t>
      </w:r>
      <w:r>
        <w:rPr>
          <w:rFonts w:cs="Segoe UI Symbol" w:ascii="Times New Roman" w:hAnsi="Times New Roman"/>
          <w:sz w:val="24"/>
          <w:szCs w:val="24"/>
          <w:lang w:val="en-GB"/>
        </w:rPr>
        <w:t>trophic rewilding with realistic goals and pragmatic implementation is also much more broadly feasible,</w:t>
      </w:r>
      <w:r>
        <w:rPr>
          <w:rFonts w:cs="Segoe UI Symbol" w:ascii="Times New Roman" w:hAnsi="Times New Roman"/>
          <w:sz w:val="24"/>
          <w:szCs w:val="24"/>
          <w:lang w:val="en-GB"/>
        </w:rPr>
        <w:t xml:space="preserve"> if </w:t>
      </w:r>
      <w:r>
        <w:rPr>
          <w:rFonts w:cs="Segoe UI Symbol" w:ascii="Times New Roman" w:hAnsi="Times New Roman"/>
          <w:sz w:val="24"/>
          <w:szCs w:val="24"/>
          <w:lang w:val="en-GB"/>
        </w:rPr>
        <w:t xml:space="preserve">measures to facilitate human-wildlife coexistence and mitigate negative impacts of wildlife for local communities </w:t>
      </w:r>
      <w:r>
        <w:rPr>
          <w:rFonts w:cs="Segoe UI Symbol" w:ascii="Times New Roman" w:hAnsi="Times New Roman"/>
          <w:sz w:val="24"/>
          <w:szCs w:val="24"/>
          <w:lang w:val="en-GB"/>
        </w:rPr>
        <w:t>are successfully implemented.</w:t>
      </w:r>
      <w:r>
        <w:rPr>
          <w:rFonts w:cs="Segoe UI Symbol" w:ascii="Times New Roman" w:hAnsi="Times New Roman"/>
          <w:sz w:val="24"/>
          <w:szCs w:val="24"/>
          <w:lang w:val="en-GB"/>
        </w:rPr>
        <w:t xml:space="preserve"> </w:t>
      </w:r>
      <w:r>
        <w:rPr>
          <w:rFonts w:cs="Segoe UI Symbol" w:ascii="Times New Roman" w:hAnsi="Times New Roman"/>
          <w:sz w:val="24"/>
          <w:szCs w:val="24"/>
          <w:vertAlign w:val="superscript"/>
          <w:lang w:val="en-GB"/>
        </w:rPr>
        <w:t>22,36</w:t>
      </w:r>
      <w:r>
        <w:rPr>
          <w:rFonts w:cs="Segoe UI Symbol" w:ascii="Times New Roman" w:hAnsi="Times New Roman"/>
          <w:sz w:val="24"/>
          <w:szCs w:val="24"/>
          <w:lang w:val="en-GB"/>
        </w:rPr>
        <w:t xml:space="preserve">⁠ (Ceausu et al. 2019, Pedersen et al. 2020). </w:t>
      </w:r>
      <w:r>
        <w:rPr>
          <w:rFonts w:cs="Segoe UI Symbol" w:ascii="Times New Roman" w:hAnsi="Times New Roman"/>
          <w:sz w:val="24"/>
          <w:szCs w:val="24"/>
          <w:lang w:val="en-GB"/>
        </w:rPr>
        <w:t>In conclusion, our study shows that, i</w:t>
      </w:r>
      <w:r>
        <w:rPr>
          <w:rFonts w:cs="Segoe UI Symbol" w:ascii="Times New Roman" w:hAnsi="Times New Roman"/>
          <w:sz w:val="24"/>
          <w:szCs w:val="24"/>
          <w:lang w:val="en-GB"/>
        </w:rPr>
        <w:t xml:space="preserve">n </w:t>
      </w:r>
      <w:r>
        <w:rPr>
          <w:rFonts w:cs="Segoe UI Symbol" w:ascii="Times New Roman" w:hAnsi="Times New Roman"/>
          <w:sz w:val="24"/>
          <w:szCs w:val="24"/>
          <w:lang w:val="en-GB"/>
        </w:rPr>
        <w:t>our</w:t>
      </w:r>
      <w:r>
        <w:rPr>
          <w:rFonts w:cs="Segoe UI Symbol" w:ascii="Times New Roman" w:hAnsi="Times New Roman"/>
          <w:sz w:val="24"/>
          <w:szCs w:val="24"/>
          <w:lang w:val="en-GB"/>
        </w:rPr>
        <w:t xml:space="preserve"> time </w:t>
      </w:r>
      <w:r>
        <w:rPr>
          <w:rFonts w:cs="Segoe UI Symbol" w:ascii="Times New Roman" w:hAnsi="Times New Roman"/>
          <w:sz w:val="24"/>
          <w:szCs w:val="24"/>
          <w:lang w:val="en-GB"/>
        </w:rPr>
        <w:t xml:space="preserve">of widespread </w:t>
      </w:r>
      <w:r>
        <w:rPr>
          <w:rFonts w:cs="Segoe UI Symbol" w:ascii="Times New Roman" w:hAnsi="Times New Roman"/>
          <w:sz w:val="24"/>
          <w:szCs w:val="24"/>
          <w:lang w:val="en-GB"/>
        </w:rPr>
        <w:t>biodiversity</w:t>
      </w:r>
      <w:r>
        <w:rPr>
          <w:rFonts w:cs="Segoe UI Symbol" w:ascii="Times New Roman" w:hAnsi="Times New Roman"/>
          <w:sz w:val="24"/>
          <w:szCs w:val="24"/>
          <w:lang w:val="en-GB"/>
        </w:rPr>
        <w:t xml:space="preserve"> changes and </w:t>
      </w:r>
      <w:r>
        <w:rPr>
          <w:rFonts w:cs="Segoe UI Symbol" w:ascii="Times New Roman" w:hAnsi="Times New Roman"/>
          <w:sz w:val="24"/>
          <w:szCs w:val="24"/>
          <w:lang w:val="en-GB"/>
        </w:rPr>
        <w:t xml:space="preserve">trophic downgrading </w:t>
      </w:r>
      <w:r>
        <w:rPr>
          <w:rFonts w:cs="Segoe UI Symbol" w:ascii="Times New Roman" w:hAnsi="Times New Roman"/>
          <w:sz w:val="24"/>
          <w:szCs w:val="24"/>
          <w:vertAlign w:val="superscript"/>
          <w:lang w:val="en-GB"/>
        </w:rPr>
        <w:t>6,7</w:t>
      </w:r>
      <w:r>
        <w:rPr>
          <w:rFonts w:cs="Segoe UI Symbol" w:ascii="Times New Roman" w:hAnsi="Times New Roman"/>
          <w:sz w:val="24"/>
          <w:szCs w:val="24"/>
          <w:lang w:val="en-GB"/>
        </w:rPr>
        <w:t xml:space="preserve">⁠ (Estes et al. 2011, Mendoza et al. 2019), </w:t>
      </w:r>
      <w:r>
        <w:rPr>
          <w:rFonts w:cs="Segoe UI Symbol" w:ascii="Times New Roman" w:hAnsi="Times New Roman"/>
          <w:sz w:val="24"/>
          <w:szCs w:val="24"/>
          <w:lang w:val="en-GB"/>
        </w:rPr>
        <w:t xml:space="preserve">trophic </w:t>
      </w:r>
      <w:r>
        <w:rPr>
          <w:rFonts w:cs="Segoe UI Symbol" w:ascii="Times New Roman" w:hAnsi="Times New Roman"/>
          <w:sz w:val="24"/>
          <w:szCs w:val="24"/>
          <w:lang w:val="en-GB"/>
        </w:rPr>
        <w:t xml:space="preserve">rewilding </w:t>
      </w:r>
      <w:r>
        <w:rPr>
          <w:rFonts w:cs="Segoe UI Symbol" w:ascii="Times New Roman" w:hAnsi="Times New Roman"/>
          <w:sz w:val="24"/>
          <w:szCs w:val="24"/>
          <w:lang w:val="en-GB"/>
        </w:rPr>
        <w:t xml:space="preserve">is </w:t>
      </w:r>
      <w:r>
        <w:rPr>
          <w:rFonts w:cs="Segoe UI Symbol" w:ascii="Times New Roman" w:hAnsi="Times New Roman"/>
          <w:sz w:val="24"/>
          <w:szCs w:val="24"/>
          <w:lang w:val="en-GB"/>
        </w:rPr>
        <w:t>a much needed approach to restore degraded ecosystems to self-sus</w:t>
      </w:r>
      <w:r>
        <w:rPr>
          <w:rFonts w:cs="Segoe UI Symbol" w:ascii="Times New Roman" w:hAnsi="Times New Roman"/>
          <w:sz w:val="24"/>
          <w:szCs w:val="24"/>
          <w:lang w:val="en-GB"/>
        </w:rPr>
        <w:t>t</w:t>
      </w:r>
      <w:r>
        <w:rPr>
          <w:rFonts w:ascii="Times New Roman" w:hAnsi="Times New Roman"/>
          <w:sz w:val="24"/>
          <w:szCs w:val="24"/>
          <w:lang w:val="en-GB"/>
        </w:rPr>
        <w:t xml:space="preserve">aining biodiverse </w:t>
      </w:r>
      <w:r>
        <w:rPr>
          <w:rFonts w:ascii="Times New Roman" w:hAnsi="Times New Roman"/>
          <w:sz w:val="24"/>
          <w:szCs w:val="24"/>
          <w:lang w:val="en-GB"/>
        </w:rPr>
        <w:t xml:space="preserve">states </w:t>
      </w:r>
      <w:r>
        <w:rPr>
          <w:rFonts w:ascii="Times New Roman" w:hAnsi="Times New Roman"/>
          <w:sz w:val="24"/>
          <w:szCs w:val="24"/>
          <w:vertAlign w:val="superscript"/>
          <w:lang w:val="en-GB"/>
        </w:rPr>
        <w:t>11,15</w:t>
      </w:r>
      <w:r>
        <w:rPr>
          <w:rFonts w:ascii="Times New Roman" w:hAnsi="Times New Roman"/>
          <w:sz w:val="24"/>
          <w:szCs w:val="24"/>
          <w:lang w:val="en-GB"/>
        </w:rPr>
        <w:t>⁠ (Svenning et al. 2016, Perino et al. 2019)</w:t>
      </w:r>
      <w:r>
        <w:rPr>
          <w:rFonts w:ascii="Times New Roman" w:hAnsi="Times New Roman"/>
          <w:sz w:val="24"/>
          <w:szCs w:val="24"/>
          <w:lang w:val="en-GB"/>
        </w:rPr>
        <w:t>.</w:t>
      </w:r>
      <w:r>
        <w:br w:type="page"/>
      </w:r>
    </w:p>
    <w:p>
      <w:pPr>
        <w:pStyle w:val="Heading1"/>
        <w:keepNext/>
        <w:widowControl w:val="false"/>
        <w:bidi w:val="0"/>
        <w:spacing w:lineRule="auto" w:line="480"/>
        <w:rPr>
          <w:rFonts w:ascii="Times New Roman" w:hAnsi="Times New Roman"/>
          <w:lang w:val="en-GB"/>
        </w:rPr>
      </w:pPr>
      <w:commentRangeStart w:id="16"/>
      <w:r>
        <w:rPr>
          <w:rFonts w:ascii="Times New Roman" w:hAnsi="Times New Roman"/>
          <w:lang w:val="en-GB"/>
        </w:rPr>
        <w:t>Methods</w:t>
      </w:r>
      <w:commentRangeEnd w:id="16"/>
      <w:r>
        <w:commentReference w:id="16"/>
      </w:r>
      <w:r>
        <w:rPr>
          <w:rFonts w:ascii="Times New Roman" w:hAnsi="Times New Roman"/>
          <w:lang w:val="en-GB"/>
        </w:rPr>
      </w:r>
    </w:p>
    <w:p>
      <w:pPr>
        <w:pStyle w:val="Heading3"/>
        <w:keepNext/>
        <w:widowControl w:val="false"/>
        <w:spacing w:lineRule="auto" w:line="480"/>
        <w:rPr>
          <w:rFonts w:ascii="Times New Roman" w:hAnsi="Times New Roman"/>
          <w:lang w:val="en-GB"/>
        </w:rPr>
      </w:pPr>
      <w:r>
        <w:rPr>
          <w:rFonts w:ascii="Times New Roman" w:hAnsi="Times New Roman"/>
          <w:lang w:val="en-GB"/>
        </w:rPr>
        <w:t>Overview</w:t>
      </w:r>
    </w:p>
    <w:p>
      <w:pPr>
        <w:pStyle w:val="TextBody"/>
        <w:keepNext/>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 xml:space="preserve">Our methodology follows four distinct steps: 1) we ran correlative species distribution models (SDMs) for extant terrestrial mammals to estimate their climatically suitable habitats; 2) we modelled reintroductions of extant terrestrial mammals and identified extant mammals that can replace closely-related, similarly-sized extinct species in climatically suitable habitats; 3) we reconstructed food webs within </w:t>
      </w:r>
      <w:r>
        <w:rPr>
          <w:rFonts w:ascii="Times New Roman" w:hAnsi="Times New Roman"/>
          <w:sz w:val="24"/>
          <w:szCs w:val="24"/>
          <w:lang w:val="en-GB"/>
        </w:rPr>
        <w:t xml:space="preserve">large </w:t>
      </w:r>
      <w:r>
        <w:rPr>
          <w:rFonts w:ascii="Times New Roman" w:hAnsi="Times New Roman"/>
          <w:sz w:val="24"/>
          <w:szCs w:val="24"/>
          <w:lang w:val="en-GB"/>
        </w:rPr>
        <w:t xml:space="preserve">protected </w:t>
      </w:r>
      <w:r>
        <w:rPr>
          <w:rFonts w:ascii="Times New Roman" w:hAnsi="Times New Roman"/>
          <w:sz w:val="24"/>
          <w:szCs w:val="24"/>
          <w:lang w:val="en-GB"/>
        </w:rPr>
        <w:t xml:space="preserve">areas (PAs) </w:t>
      </w:r>
      <w:r>
        <w:rPr>
          <w:rFonts w:ascii="Times New Roman" w:hAnsi="Times New Roman"/>
          <w:sz w:val="24"/>
          <w:szCs w:val="24"/>
          <w:lang w:val="en-GB"/>
        </w:rPr>
        <w:t xml:space="preserve">and random areas for </w:t>
      </w:r>
      <w:r>
        <w:rPr>
          <w:rFonts w:ascii="Times New Roman" w:hAnsi="Times New Roman"/>
          <w:sz w:val="24"/>
          <w:szCs w:val="24"/>
          <w:lang w:val="en-GB"/>
        </w:rPr>
        <w:t>a</w:t>
      </w:r>
      <w:r>
        <w:rPr>
          <w:rFonts w:ascii="Times New Roman" w:hAnsi="Times New Roman"/>
          <w:sz w:val="24"/>
          <w:szCs w:val="24"/>
          <w:lang w:val="en-GB"/>
        </w:rPr>
        <w:t xml:space="preserve"> </w:t>
      </w:r>
      <w:r>
        <w:rPr>
          <w:rFonts w:ascii="Times New Roman" w:hAnsi="Times New Roman"/>
          <w:sz w:val="24"/>
          <w:szCs w:val="24"/>
          <w:lang w:val="en-GB"/>
        </w:rPr>
        <w:t>no-extinction</w:t>
      </w:r>
      <w:r>
        <w:rPr>
          <w:rFonts w:ascii="Times New Roman" w:hAnsi="Times New Roman"/>
          <w:sz w:val="24"/>
          <w:szCs w:val="24"/>
          <w:lang w:val="en-GB"/>
        </w:rPr>
        <w:t xml:space="preserve">, </w:t>
      </w:r>
      <w:r>
        <w:rPr>
          <w:rFonts w:ascii="Times New Roman" w:hAnsi="Times New Roman"/>
          <w:sz w:val="24"/>
          <w:szCs w:val="24"/>
          <w:lang w:val="en-GB"/>
        </w:rPr>
        <w:t xml:space="preserve">a </w:t>
      </w:r>
      <w:r>
        <w:rPr>
          <w:rFonts w:ascii="Times New Roman" w:hAnsi="Times New Roman"/>
          <w:sz w:val="24"/>
          <w:szCs w:val="24"/>
          <w:lang w:val="en-GB"/>
        </w:rPr>
        <w:t xml:space="preserve">current, and </w:t>
      </w:r>
      <w:r>
        <w:rPr>
          <w:rFonts w:ascii="Times New Roman" w:hAnsi="Times New Roman"/>
          <w:sz w:val="24"/>
          <w:szCs w:val="24"/>
          <w:lang w:val="en-GB"/>
        </w:rPr>
        <w:t xml:space="preserve">a </w:t>
      </w:r>
      <w:r>
        <w:rPr>
          <w:rFonts w:ascii="Times New Roman" w:hAnsi="Times New Roman"/>
          <w:sz w:val="24"/>
          <w:szCs w:val="24"/>
          <w:lang w:val="en-GB"/>
        </w:rPr>
        <w:t xml:space="preserve">rewilding scenario; and 4) we contrasted the food webs </w:t>
      </w:r>
      <w:r>
        <w:rPr>
          <w:rFonts w:ascii="Times New Roman" w:hAnsi="Times New Roman"/>
          <w:sz w:val="24"/>
          <w:szCs w:val="24"/>
          <w:lang w:val="en-GB"/>
        </w:rPr>
        <w:t>among</w:t>
      </w:r>
      <w:r>
        <w:rPr>
          <w:rFonts w:ascii="Times New Roman" w:hAnsi="Times New Roman"/>
          <w:sz w:val="24"/>
          <w:szCs w:val="24"/>
          <w:lang w:val="en-GB"/>
        </w:rPr>
        <w:t xml:space="preserve"> the</w:t>
      </w:r>
      <w:r>
        <w:rPr>
          <w:rFonts w:ascii="Times New Roman" w:hAnsi="Times New Roman"/>
          <w:sz w:val="24"/>
          <w:szCs w:val="24"/>
          <w:lang w:val="en-GB"/>
        </w:rPr>
        <w:t>se</w:t>
      </w:r>
      <w:r>
        <w:rPr>
          <w:rFonts w:ascii="Times New Roman" w:hAnsi="Times New Roman"/>
          <w:sz w:val="24"/>
          <w:szCs w:val="24"/>
          <w:lang w:val="en-GB"/>
        </w:rPr>
        <w:t xml:space="preserve"> three scenarios </w:t>
      </w:r>
      <w:r>
        <w:rPr>
          <w:rFonts w:ascii="Times New Roman" w:hAnsi="Times New Roman"/>
          <w:sz w:val="24"/>
          <w:szCs w:val="24"/>
          <w:lang w:val="en-GB"/>
        </w:rPr>
        <w:t>and</w:t>
      </w:r>
      <w:r>
        <w:rPr>
          <w:rFonts w:ascii="Times New Roman" w:hAnsi="Times New Roman"/>
          <w:sz w:val="24"/>
          <w:szCs w:val="24"/>
          <w:lang w:val="en-GB"/>
        </w:rPr>
        <w:t xml:space="preserve"> investigate</w:t>
      </w:r>
      <w:r>
        <w:rPr>
          <w:rFonts w:ascii="Times New Roman" w:hAnsi="Times New Roman"/>
          <w:sz w:val="24"/>
          <w:szCs w:val="24"/>
          <w:lang w:val="en-GB"/>
        </w:rPr>
        <w:t>d</w:t>
      </w:r>
      <w:r>
        <w:rPr>
          <w:rFonts w:ascii="Times New Roman" w:hAnsi="Times New Roman"/>
          <w:sz w:val="24"/>
          <w:szCs w:val="24"/>
          <w:lang w:val="en-GB"/>
        </w:rPr>
        <w:t xml:space="preserve"> whether rewilding can rewire current food webs to present-natural conditions. These four steps are </w:t>
      </w:r>
      <w:r>
        <w:rPr>
          <w:rFonts w:ascii="Times New Roman" w:hAnsi="Times New Roman"/>
          <w:sz w:val="24"/>
          <w:szCs w:val="24"/>
          <w:lang w:val="en-GB"/>
        </w:rPr>
        <w:t>explained in more detail</w:t>
      </w:r>
      <w:r>
        <w:rPr>
          <w:rFonts w:ascii="Times New Roman" w:hAnsi="Times New Roman"/>
          <w:sz w:val="24"/>
          <w:szCs w:val="24"/>
          <w:lang w:val="en-GB"/>
        </w:rPr>
        <w:t xml:space="preserve"> below.</w:t>
      </w:r>
    </w:p>
    <w:p>
      <w:pPr>
        <w:pStyle w:val="Heading3"/>
        <w:keepNext/>
        <w:widowControl w:val="false"/>
        <w:spacing w:lineRule="auto" w:line="480"/>
        <w:rPr>
          <w:rFonts w:ascii="Times New Roman" w:hAnsi="Times New Roman"/>
          <w:lang w:val="en-GB"/>
        </w:rPr>
      </w:pPr>
      <w:r>
        <w:rPr>
          <w:rFonts w:ascii="Times New Roman" w:hAnsi="Times New Roman"/>
          <w:lang w:val="en-GB"/>
        </w:rPr>
        <w:t>Species distribution models</w:t>
      </w:r>
    </w:p>
    <w:p>
      <w:pPr>
        <w:pStyle w:val="FirstParagraph"/>
        <w:keepNext/>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 xml:space="preserve">Correlative SDMs are currently the main tools used to derive spatially explicit predictions of environmental suitability for species </w:t>
      </w:r>
      <w:r>
        <w:rPr>
          <w:rFonts w:ascii="Times New Roman" w:hAnsi="Times New Roman"/>
          <w:sz w:val="24"/>
          <w:szCs w:val="24"/>
          <w:vertAlign w:val="superscript"/>
          <w:lang w:val="en-GB"/>
        </w:rPr>
        <w:t>40</w:t>
      </w:r>
      <w:r>
        <w:rPr>
          <w:rFonts w:ascii="Times New Roman" w:hAnsi="Times New Roman"/>
          <w:sz w:val="24"/>
          <w:szCs w:val="24"/>
          <w:lang w:val="en-GB"/>
        </w:rPr>
        <w:t xml:space="preserve">⁠ (Elith and Leathwick 2009). They typically achieve this through identification of statistical relationships between species observations and environmental descriptors </w:t>
      </w:r>
      <w:r>
        <w:rPr>
          <w:rFonts w:ascii="Times New Roman" w:hAnsi="Times New Roman"/>
          <w:sz w:val="24"/>
          <w:szCs w:val="24"/>
          <w:vertAlign w:val="superscript"/>
          <w:lang w:val="en-GB"/>
        </w:rPr>
        <w:t>41</w:t>
      </w:r>
      <w:r>
        <w:rPr>
          <w:rFonts w:ascii="Times New Roman" w:hAnsi="Times New Roman"/>
          <w:sz w:val="24"/>
          <w:szCs w:val="24"/>
          <w:lang w:val="en-GB"/>
        </w:rPr>
        <w:t xml:space="preserve">⁠ (Guisan and Thuiller 2005). Following previous studies </w:t>
      </w:r>
      <w:r>
        <w:rPr>
          <w:rFonts w:ascii="Times New Roman" w:hAnsi="Times New Roman"/>
          <w:sz w:val="24"/>
          <w:szCs w:val="24"/>
          <w:vertAlign w:val="superscript"/>
          <w:lang w:val="en-GB"/>
        </w:rPr>
        <w:t>42,43</w:t>
      </w:r>
      <w:r>
        <w:rPr>
          <w:rFonts w:ascii="Times New Roman" w:hAnsi="Times New Roman"/>
          <w:sz w:val="24"/>
          <w:szCs w:val="24"/>
          <w:lang w:val="en-GB"/>
        </w:rPr>
        <w:t xml:space="preserve">⁠ (Jarvie and Svenning 2018, Monsarrat et al. 2019), we used current and present-natural range maps from the PHYLACINE database </w:t>
      </w:r>
      <w:r>
        <w:rPr>
          <w:rFonts w:ascii="Times New Roman" w:hAnsi="Times New Roman"/>
          <w:sz w:val="24"/>
          <w:szCs w:val="24"/>
          <w:vertAlign w:val="superscript"/>
          <w:lang w:val="en-GB"/>
        </w:rPr>
        <w:t>44</w:t>
      </w:r>
      <w:r>
        <w:rPr>
          <w:rFonts w:ascii="Times New Roman" w:hAnsi="Times New Roman"/>
          <w:sz w:val="24"/>
          <w:szCs w:val="24"/>
          <w:lang w:val="en-GB"/>
        </w:rPr>
        <w:t>⁠ (Faurby et al. 2018</w:t>
      </w:r>
      <w:r>
        <w:rPr>
          <w:rFonts w:ascii="Times New Roman" w:hAnsi="Times New Roman"/>
          <w:sz w:val="24"/>
          <w:szCs w:val="24"/>
          <w:lang w:val="en-GB"/>
        </w:rPr>
        <w:t>)</w:t>
      </w:r>
      <w:r>
        <w:rPr>
          <w:rFonts w:ascii="Times New Roman" w:hAnsi="Times New Roman"/>
          <w:sz w:val="24"/>
          <w:szCs w:val="24"/>
          <w:lang w:val="en-GB"/>
        </w:rPr>
        <w:t xml:space="preserve"> to overcome biases when running SDMs due to anthropogenic range contraction of species </w:t>
      </w:r>
      <w:r>
        <w:rPr>
          <w:rFonts w:ascii="Times New Roman" w:hAnsi="Times New Roman"/>
          <w:sz w:val="24"/>
          <w:szCs w:val="24"/>
          <w:vertAlign w:val="superscript"/>
          <w:lang w:val="en-GB"/>
        </w:rPr>
        <w:t>45</w:t>
      </w:r>
      <w:r>
        <w:rPr>
          <w:rFonts w:ascii="Times New Roman" w:hAnsi="Times New Roman"/>
          <w:sz w:val="24"/>
          <w:szCs w:val="24"/>
          <w:lang w:val="en-GB"/>
        </w:rPr>
        <w:t xml:space="preserve">⁠ (Faurby and Araújo 2018). </w:t>
      </w:r>
      <w:r>
        <w:rPr>
          <w:rFonts w:ascii="Times New Roman" w:hAnsi="Times New Roman"/>
          <w:sz w:val="24"/>
          <w:szCs w:val="24"/>
          <w:lang w:val="en-GB"/>
        </w:rPr>
        <w:t>C</w:t>
      </w:r>
      <w:r>
        <w:rPr>
          <w:rFonts w:ascii="Times New Roman" w:hAnsi="Times New Roman"/>
          <w:sz w:val="24"/>
          <w:szCs w:val="24"/>
          <w:lang w:val="en-GB"/>
        </w:rPr>
        <w:t xml:space="preserve">urrent ranges were generated from the IUCN range maps for current, natural, and reintroduced ranges only </w:t>
      </w:r>
      <w:r>
        <w:rPr>
          <w:rFonts w:ascii="Times New Roman" w:hAnsi="Times New Roman"/>
          <w:sz w:val="24"/>
          <w:szCs w:val="24"/>
          <w:vertAlign w:val="superscript"/>
          <w:lang w:val="en-GB"/>
        </w:rPr>
        <w:t>46</w:t>
      </w:r>
      <w:r>
        <w:rPr>
          <w:rFonts w:ascii="Times New Roman" w:hAnsi="Times New Roman"/>
          <w:sz w:val="24"/>
          <w:szCs w:val="24"/>
          <w:lang w:val="en-GB"/>
        </w:rPr>
        <w:t xml:space="preserve">⁠ (IUCN 2019). Present-natural ranges are estimates of where species </w:t>
      </w:r>
      <w:r>
        <w:rPr>
          <w:rFonts w:ascii="Times New Roman" w:hAnsi="Times New Roman"/>
          <w:sz w:val="24"/>
          <w:szCs w:val="24"/>
          <w:lang w:val="en-GB"/>
        </w:rPr>
        <w:t xml:space="preserve">would </w:t>
      </w:r>
      <w:r>
        <w:rPr>
          <w:rFonts w:ascii="Times New Roman" w:hAnsi="Times New Roman"/>
          <w:sz w:val="24"/>
          <w:szCs w:val="24"/>
          <w:lang w:val="en-GB"/>
        </w:rPr>
        <w:t xml:space="preserve">be </w:t>
      </w:r>
      <w:r>
        <w:rPr>
          <w:rFonts w:ascii="Times New Roman" w:hAnsi="Times New Roman"/>
          <w:sz w:val="24"/>
          <w:szCs w:val="24"/>
          <w:lang w:val="en-GB"/>
        </w:rPr>
        <w:t xml:space="preserve">found </w:t>
      </w:r>
      <w:r>
        <w:rPr>
          <w:rFonts w:ascii="Times New Roman" w:hAnsi="Times New Roman"/>
          <w:sz w:val="24"/>
          <w:szCs w:val="24"/>
          <w:lang w:val="en-GB"/>
        </w:rPr>
        <w:t xml:space="preserve">today </w:t>
      </w:r>
      <w:r>
        <w:rPr>
          <w:rFonts w:ascii="Times New Roman" w:hAnsi="Times New Roman"/>
          <w:sz w:val="24"/>
          <w:szCs w:val="24"/>
          <w:lang w:val="en-GB"/>
        </w:rPr>
        <w:t xml:space="preserve">given </w:t>
      </w:r>
      <w:r>
        <w:rPr>
          <w:rFonts w:ascii="Times New Roman" w:hAnsi="Times New Roman"/>
          <w:sz w:val="24"/>
          <w:szCs w:val="24"/>
          <w:lang w:val="en-GB"/>
        </w:rPr>
        <w:t xml:space="preserve">the absence of </w:t>
      </w:r>
      <w:r>
        <w:rPr>
          <w:rFonts w:ascii="Times New Roman" w:hAnsi="Times New Roman"/>
          <w:sz w:val="24"/>
          <w:szCs w:val="24"/>
          <w:lang w:val="en-GB"/>
        </w:rPr>
        <w:t xml:space="preserve">anthropogenic </w:t>
      </w:r>
      <w:r>
        <w:rPr>
          <w:rFonts w:ascii="Times New Roman" w:hAnsi="Times New Roman"/>
          <w:sz w:val="24"/>
          <w:szCs w:val="24"/>
          <w:lang w:val="en-GB"/>
        </w:rPr>
        <w:t xml:space="preserve">influence through time </w:t>
      </w:r>
      <w:r>
        <w:rPr>
          <w:rFonts w:ascii="Times New Roman" w:hAnsi="Times New Roman"/>
          <w:sz w:val="24"/>
          <w:szCs w:val="24"/>
          <w:vertAlign w:val="superscript"/>
          <w:lang w:val="en-GB"/>
        </w:rPr>
        <w:t>47</w:t>
      </w:r>
      <w:r>
        <w:rPr>
          <w:rFonts w:ascii="Times New Roman" w:hAnsi="Times New Roman"/>
          <w:sz w:val="24"/>
          <w:szCs w:val="24"/>
          <w:lang w:val="en-GB"/>
        </w:rPr>
        <w:t>⁠</w:t>
      </w:r>
      <w:r>
        <w:rPr>
          <w:rFonts w:ascii="Times New Roman" w:hAnsi="Times New Roman"/>
          <w:sz w:val="24"/>
          <w:szCs w:val="24"/>
          <w:lang w:val="en-GB"/>
        </w:rPr>
        <w:t xml:space="preserve"> (Faurby and Svenning 2015)</w:t>
      </w:r>
      <w:r>
        <w:rPr>
          <w:rFonts w:ascii="Times New Roman" w:hAnsi="Times New Roman"/>
          <w:sz w:val="24"/>
          <w:szCs w:val="24"/>
          <w:lang w:val="en-GB"/>
        </w:rPr>
        <w:t xml:space="preserve">. </w:t>
      </w:r>
      <w:r>
        <w:rPr>
          <w:rFonts w:ascii="Times New Roman" w:hAnsi="Times New Roman"/>
          <w:sz w:val="24"/>
          <w:szCs w:val="24"/>
          <w:lang w:val="en-GB"/>
        </w:rPr>
        <w:t>Present-natural ranges</w:t>
      </w:r>
      <w:r>
        <w:rPr>
          <w:rFonts w:ascii="Times New Roman" w:hAnsi="Times New Roman"/>
          <w:sz w:val="24"/>
          <w:szCs w:val="24"/>
          <w:lang w:val="en-GB"/>
        </w:rPr>
        <w:t xml:space="preserve"> were derived </w:t>
      </w:r>
      <w:r>
        <w:rPr>
          <w:rFonts w:ascii="Times New Roman" w:hAnsi="Times New Roman"/>
          <w:sz w:val="24"/>
          <w:szCs w:val="24"/>
          <w:lang w:val="en-GB"/>
        </w:rPr>
        <w:t xml:space="preserve">combining current ranges with </w:t>
      </w:r>
      <w:r>
        <w:rPr>
          <w:rFonts w:ascii="Times New Roman" w:hAnsi="Times New Roman"/>
          <w:sz w:val="24"/>
          <w:szCs w:val="24"/>
          <w:lang w:val="en-GB"/>
        </w:rPr>
        <w:t xml:space="preserve">known historic distributions of species, fossil co-occurrence </w:t>
      </w:r>
      <w:r>
        <w:rPr>
          <w:rFonts w:ascii="Times New Roman" w:hAnsi="Times New Roman"/>
          <w:sz w:val="24"/>
          <w:szCs w:val="24"/>
          <w:lang w:val="en-GB"/>
        </w:rPr>
        <w:t xml:space="preserve">with </w:t>
      </w:r>
      <w:commentRangeStart w:id="17"/>
      <w:r>
        <w:rPr>
          <w:rFonts w:ascii="Times New Roman" w:hAnsi="Times New Roman"/>
          <w:sz w:val="24"/>
          <w:szCs w:val="24"/>
          <w:lang w:val="en-GB"/>
        </w:rPr>
        <w:t>closely-associated species</w:t>
      </w:r>
      <w:r>
        <w:rPr>
          <w:rFonts w:ascii="Times New Roman" w:hAnsi="Times New Roman"/>
          <w:sz w:val="24"/>
          <w:szCs w:val="24"/>
          <w:lang w:val="en-GB"/>
        </w:rPr>
      </w:r>
      <w:commentRangeEnd w:id="17"/>
      <w:r>
        <w:commentReference w:id="17"/>
      </w:r>
      <w:r>
        <w:rPr>
          <w:rFonts w:ascii="Times New Roman" w:hAnsi="Times New Roman"/>
          <w:sz w:val="24"/>
          <w:szCs w:val="24"/>
          <w:lang w:val="en-GB"/>
        </w:rPr>
        <w:t xml:space="preserve">, and known range modifications caused by humans </w:t>
      </w:r>
      <w:r>
        <w:rPr>
          <w:rFonts w:ascii="Times New Roman" w:hAnsi="Times New Roman"/>
          <w:sz w:val="24"/>
          <w:szCs w:val="24"/>
          <w:vertAlign w:val="superscript"/>
          <w:lang w:val="en-GB"/>
        </w:rPr>
        <w:t>47</w:t>
      </w:r>
      <w:r>
        <w:rPr>
          <w:rFonts w:ascii="Times New Roman" w:hAnsi="Times New Roman"/>
          <w:sz w:val="24"/>
          <w:szCs w:val="24"/>
          <w:lang w:val="en-GB"/>
        </w:rPr>
        <w:t>⁠ (Faurby and Svenning 2015)</w:t>
      </w:r>
      <w:r>
        <w:rPr>
          <w:rFonts w:cs="Segoe UI Symbol" w:ascii="Times New Roman" w:hAnsi="Times New Roman"/>
          <w:sz w:val="24"/>
          <w:szCs w:val="24"/>
          <w:lang w:val="en-GB"/>
        </w:rPr>
        <w:t>.</w:t>
      </w:r>
      <w:r>
        <w:rPr>
          <w:rFonts w:ascii="Times New Roman" w:hAnsi="Times New Roman"/>
          <w:sz w:val="24"/>
          <w:szCs w:val="24"/>
          <w:lang w:val="en-GB"/>
        </w:rPr>
        <w:t xml:space="preserve"> We generated presence locations for extant terrestrial mammals within combined current and present-natural range maps with a 20 km separation distance, excluding locations reported above the highest elevation for each species in the IUCN Red List or, if not stated, 4,000 meters, which is roughly the 95 percentile for upper elevations of mammals </w:t>
      </w:r>
      <w:r>
        <w:rPr>
          <w:rFonts w:ascii="Times New Roman" w:hAnsi="Times New Roman"/>
          <w:sz w:val="24"/>
          <w:szCs w:val="24"/>
          <w:vertAlign w:val="superscript"/>
          <w:lang w:val="en-GB"/>
        </w:rPr>
        <w:t>46</w:t>
      </w:r>
      <w:r>
        <w:rPr>
          <w:rFonts w:ascii="Times New Roman" w:hAnsi="Times New Roman"/>
          <w:sz w:val="24"/>
          <w:szCs w:val="24"/>
          <w:lang w:val="en-GB"/>
        </w:rPr>
        <w:t xml:space="preserve">⁠ (IUCN 2019). Elevation was determined for presence locations using the EarthEnv-DEM90 digital elevation model </w:t>
      </w:r>
      <w:r>
        <w:rPr>
          <w:rFonts w:ascii="Times New Roman" w:hAnsi="Times New Roman"/>
          <w:sz w:val="24"/>
          <w:szCs w:val="24"/>
          <w:vertAlign w:val="superscript"/>
          <w:lang w:val="en-GB"/>
        </w:rPr>
        <w:t>48</w:t>
      </w:r>
      <w:r>
        <w:rPr>
          <w:rFonts w:ascii="Times New Roman" w:hAnsi="Times New Roman"/>
          <w:sz w:val="24"/>
          <w:szCs w:val="24"/>
          <w:lang w:val="en-GB"/>
        </w:rPr>
        <w:t>⁠ (Robinson et al. 2014). We did not model species with less than 10 presence locations, thus excluding 76 species with restricted ranges. In total, we modelled 4,130 of the 4,206 living terrestrial mammals.</w:t>
      </w:r>
    </w:p>
    <w:p>
      <w:pPr>
        <w:pStyle w:val="TextBody"/>
        <w:keepNext/>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As environmental predictors for the SDMs, we used four bioclimatic variables from the WorldClim v</w:t>
      </w:r>
      <w:r>
        <w:rPr>
          <w:rFonts w:ascii="Times New Roman" w:hAnsi="Times New Roman"/>
          <w:sz w:val="24"/>
          <w:szCs w:val="24"/>
          <w:lang w:val="en-GB"/>
        </w:rPr>
        <w:t>2</w:t>
      </w:r>
      <w:r>
        <w:rPr>
          <w:rFonts w:ascii="Times New Roman" w:hAnsi="Times New Roman"/>
          <w:sz w:val="24"/>
          <w:szCs w:val="24"/>
          <w:lang w:val="en-GB"/>
        </w:rPr>
        <w:t xml:space="preserve"> database </w:t>
      </w:r>
      <w:r>
        <w:rPr>
          <w:rFonts w:ascii="Times New Roman" w:hAnsi="Times New Roman"/>
          <w:sz w:val="24"/>
          <w:szCs w:val="24"/>
          <w:vertAlign w:val="superscript"/>
          <w:lang w:val="en-GB"/>
        </w:rPr>
        <w:t>49</w:t>
      </w:r>
      <w:r>
        <w:rPr>
          <w:rFonts w:ascii="Times New Roman" w:hAnsi="Times New Roman"/>
          <w:sz w:val="24"/>
          <w:szCs w:val="24"/>
          <w:lang w:val="en-GB"/>
        </w:rPr>
        <w:t xml:space="preserve">⁠ (Fick and Hijmans 2017): maximum temperature of the warmest month, minimum temperature of the coldest month, precipitation of wettest quarter, and precipitation of driest quarter. We selected these variables as they capture extreme conditions and, thus, likely represent factors limiting the species distributions </w:t>
      </w:r>
      <w:r>
        <w:rPr>
          <w:rFonts w:ascii="Times New Roman" w:hAnsi="Times New Roman"/>
          <w:sz w:val="24"/>
          <w:szCs w:val="24"/>
          <w:vertAlign w:val="superscript"/>
          <w:lang w:val="en-GB"/>
        </w:rPr>
        <w:t>50</w:t>
      </w:r>
      <w:r>
        <w:rPr>
          <w:rFonts w:ascii="Times New Roman" w:hAnsi="Times New Roman"/>
          <w:sz w:val="24"/>
          <w:szCs w:val="24"/>
          <w:lang w:val="en-GB"/>
        </w:rPr>
        <w:t xml:space="preserve">⁠ (Guisan et al. 2017). The four variables were downloaded at 2.5 arc-minute resolution and reprojected to a 5 km resolution using bilinear interpolation with a Behrmann equal-area projection. To minimize potential issues with multi-collinearity, we ensured that the variance inflation factor among the climatic variables was below 4 </w:t>
      </w:r>
      <w:r>
        <w:rPr>
          <w:rFonts w:ascii="Times New Roman" w:hAnsi="Times New Roman"/>
          <w:sz w:val="24"/>
          <w:szCs w:val="24"/>
          <w:vertAlign w:val="superscript"/>
          <w:lang w:val="en-GB"/>
        </w:rPr>
        <w:t>51</w:t>
      </w:r>
      <w:r>
        <w:rPr>
          <w:rFonts w:ascii="Times New Roman" w:hAnsi="Times New Roman"/>
          <w:sz w:val="24"/>
          <w:szCs w:val="24"/>
          <w:lang w:val="en-GB"/>
        </w:rPr>
        <w:t>⁠ (O’Brien 2007)</w:t>
      </w:r>
      <w:r>
        <w:rPr>
          <w:rFonts w:cs="Segoe UI Symbol" w:ascii="Times New Roman" w:hAnsi="Times New Roman"/>
          <w:sz w:val="24"/>
          <w:szCs w:val="24"/>
          <w:lang w:val="en-GB"/>
        </w:rPr>
        <w:t>.</w:t>
      </w:r>
      <w:r>
        <w:rPr>
          <w:rFonts w:ascii="Times New Roman" w:hAnsi="Times New Roman"/>
          <w:sz w:val="24"/>
          <w:szCs w:val="24"/>
          <w:lang w:val="en-GB"/>
        </w:rPr>
        <w:t xml:space="preserve"> </w:t>
      </w:r>
    </w:p>
    <w:p>
      <w:pPr>
        <w:pStyle w:val="TextBody"/>
        <w:keepNext/>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To model the climatic suitability of terrestrial mammals, we fitted maximum entropy (Maxent) models as implemented in the R package ‘</w:t>
      </w:r>
      <w:r>
        <w:rPr>
          <w:rFonts w:ascii="Times New Roman" w:hAnsi="Times New Roman"/>
          <w:sz w:val="24"/>
          <w:szCs w:val="24"/>
          <w:lang w:val="en-GB"/>
        </w:rPr>
        <w:t xml:space="preserve">maxnet’ </w:t>
      </w:r>
      <w:r>
        <w:rPr>
          <w:rFonts w:ascii="Times New Roman" w:hAnsi="Times New Roman"/>
          <w:sz w:val="24"/>
          <w:szCs w:val="24"/>
          <w:vertAlign w:val="superscript"/>
          <w:lang w:val="en-GB"/>
        </w:rPr>
        <w:t>52</w:t>
      </w:r>
      <w:r>
        <w:rPr>
          <w:rFonts w:ascii="Times New Roman" w:hAnsi="Times New Roman"/>
          <w:sz w:val="24"/>
          <w:szCs w:val="24"/>
          <w:lang w:val="en-GB"/>
        </w:rPr>
        <w:t xml:space="preserve">⁠ </w:t>
      </w:r>
      <w:r>
        <w:rPr>
          <w:rFonts w:ascii="Times New Roman" w:hAnsi="Times New Roman"/>
          <w:sz w:val="24"/>
          <w:szCs w:val="24"/>
          <w:lang w:val="en-GB"/>
        </w:rPr>
        <w:t xml:space="preserve">(Phillips et al. 2017). Maxent is a presence-background approach, in which environments occupied by a species are contrasted with the available environmental space </w:t>
      </w:r>
      <w:r>
        <w:rPr>
          <w:rFonts w:ascii="Times New Roman" w:hAnsi="Times New Roman"/>
          <w:sz w:val="24"/>
          <w:szCs w:val="24"/>
          <w:vertAlign w:val="superscript"/>
          <w:lang w:val="en-GB"/>
        </w:rPr>
        <w:t>53,54</w:t>
      </w:r>
      <w:r>
        <w:rPr>
          <w:rFonts w:ascii="Times New Roman" w:hAnsi="Times New Roman"/>
          <w:sz w:val="24"/>
          <w:szCs w:val="24"/>
          <w:lang w:val="en-GB"/>
        </w:rPr>
        <w:t xml:space="preserve">⁠ (Elith et al. 2011, Merow et al. 2013). Maxent models were fitted with the default settings, besides disabling threshold features to avoid locally overfitted response curves </w:t>
      </w:r>
      <w:r>
        <w:rPr>
          <w:rFonts w:ascii="Times New Roman" w:hAnsi="Times New Roman"/>
          <w:sz w:val="24"/>
          <w:szCs w:val="24"/>
          <w:vertAlign w:val="superscript"/>
          <w:lang w:val="en-GB"/>
        </w:rPr>
        <w:t>54</w:t>
      </w:r>
      <w:r>
        <w:rPr>
          <w:rFonts w:ascii="Times New Roman" w:hAnsi="Times New Roman"/>
          <w:sz w:val="24"/>
          <w:szCs w:val="24"/>
          <w:lang w:val="en-GB"/>
        </w:rPr>
        <w:t xml:space="preserve">⁠ (Merow et al. 2013) and increasing the number of randomly sampled background records from 10,000 up to a maximum of 100,000 to ensure greater representation of environmental space </w:t>
      </w:r>
      <w:r>
        <w:rPr>
          <w:rFonts w:ascii="Times New Roman" w:hAnsi="Times New Roman"/>
          <w:sz w:val="24"/>
          <w:szCs w:val="24"/>
          <w:vertAlign w:val="superscript"/>
          <w:lang w:val="en-GB"/>
        </w:rPr>
        <w:t>55</w:t>
      </w:r>
      <w:r>
        <w:rPr>
          <w:rFonts w:ascii="Times New Roman" w:hAnsi="Times New Roman"/>
          <w:sz w:val="24"/>
          <w:szCs w:val="24"/>
          <w:lang w:val="en-GB"/>
        </w:rPr>
        <w:t xml:space="preserve">⁠ (Guevara et al. 2018). For the background area, we calculated species-specific buffers from combined current and present natural ranges to reflect the dispersal abilities of each species </w:t>
      </w:r>
      <w:r>
        <w:rPr>
          <w:rFonts w:ascii="Times New Roman" w:hAnsi="Times New Roman"/>
          <w:sz w:val="24"/>
          <w:szCs w:val="24"/>
          <w:vertAlign w:val="superscript"/>
          <w:lang w:val="en-GB"/>
        </w:rPr>
        <w:t>56</w:t>
      </w:r>
      <w:r>
        <w:rPr>
          <w:rFonts w:ascii="Times New Roman" w:hAnsi="Times New Roman"/>
          <w:sz w:val="24"/>
          <w:szCs w:val="24"/>
          <w:lang w:val="en-GB"/>
        </w:rPr>
        <w:t>⁠ (Barve et al. 2011</w:t>
      </w:r>
      <w:r>
        <w:rPr>
          <w:rFonts w:ascii="Times New Roman" w:hAnsi="Times New Roman"/>
          <w:sz w:val="24"/>
          <w:szCs w:val="24"/>
          <w:lang w:val="en-GB"/>
        </w:rPr>
        <w:t>)</w:t>
      </w:r>
      <w:r>
        <w:rPr>
          <w:rFonts w:ascii="Times New Roman" w:hAnsi="Times New Roman"/>
          <w:sz w:val="24"/>
          <w:szCs w:val="24"/>
          <w:lang w:val="en-GB"/>
        </w:rPr>
        <w:t xml:space="preserve">. Following previous studies </w:t>
      </w:r>
      <w:r>
        <w:rPr>
          <w:rFonts w:ascii="Times New Roman" w:hAnsi="Times New Roman"/>
          <w:sz w:val="24"/>
          <w:szCs w:val="24"/>
          <w:vertAlign w:val="superscript"/>
          <w:lang w:val="en-GB"/>
        </w:rPr>
        <w:t>57,58</w:t>
      </w:r>
      <w:r>
        <w:rPr>
          <w:rFonts w:ascii="Times New Roman" w:hAnsi="Times New Roman"/>
          <w:sz w:val="24"/>
          <w:szCs w:val="24"/>
          <w:lang w:val="en-GB"/>
        </w:rPr>
        <w:t xml:space="preserve">⁠ (Poo-Muñoz et al. 2014, Hof et al. 2018), we calculated the buffer size as the maximum distance from the centroid to the edge of the largest continuous range (see Supplementary Fig. </w:t>
      </w:r>
      <w:r>
        <w:rPr>
          <w:rFonts w:ascii="Times New Roman" w:hAnsi="Times New Roman"/>
          <w:sz w:val="24"/>
          <w:szCs w:val="24"/>
          <w:lang w:val="en-GB"/>
        </w:rPr>
        <w:t>3</w:t>
      </w:r>
      <w:r>
        <w:rPr>
          <w:rFonts w:ascii="Times New Roman" w:hAnsi="Times New Roman"/>
          <w:sz w:val="24"/>
          <w:szCs w:val="24"/>
          <w:lang w:val="en-GB"/>
        </w:rPr>
        <w:t xml:space="preserve"> for an example).</w:t>
      </w:r>
    </w:p>
    <w:p>
      <w:pPr>
        <w:pStyle w:val="TextBody"/>
        <w:keepNext/>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We assessed the predictive performance of Maxent SDMs through five-fold cross validation using the average Continuous Boyce Index (CBI</w:t>
      </w:r>
      <w:r>
        <w:rPr>
          <w:rFonts w:ascii="Times New Roman" w:hAnsi="Times New Roman"/>
          <w:sz w:val="24"/>
          <w:szCs w:val="24"/>
          <w:lang w:val="en-GB"/>
        </w:rPr>
        <w:t xml:space="preserve">) </w:t>
      </w:r>
      <w:r>
        <w:rPr>
          <w:rFonts w:ascii="Times New Roman" w:hAnsi="Times New Roman"/>
          <w:sz w:val="24"/>
          <w:szCs w:val="24"/>
          <w:vertAlign w:val="superscript"/>
          <w:lang w:val="en-GB"/>
        </w:rPr>
        <w:t>59</w:t>
      </w:r>
      <w:r>
        <w:rPr>
          <w:rFonts w:ascii="Times New Roman" w:hAnsi="Times New Roman"/>
          <w:sz w:val="24"/>
          <w:szCs w:val="24"/>
          <w:lang w:val="en-GB"/>
        </w:rPr>
        <w:t>⁠</w:t>
      </w:r>
      <w:r>
        <w:rPr>
          <w:rFonts w:ascii="Times New Roman" w:hAnsi="Times New Roman"/>
          <w:sz w:val="24"/>
          <w:szCs w:val="24"/>
          <w:lang w:val="en-GB"/>
        </w:rPr>
        <w:t xml:space="preserve"> </w:t>
      </w:r>
      <w:r>
        <w:rPr>
          <w:rFonts w:ascii="Times New Roman" w:hAnsi="Times New Roman"/>
          <w:sz w:val="24"/>
          <w:szCs w:val="24"/>
          <w:lang w:val="en-GB"/>
        </w:rPr>
        <w:t>(</w:t>
      </w:r>
      <w:r>
        <w:rPr>
          <w:rFonts w:ascii="Times New Roman" w:hAnsi="Times New Roman"/>
          <w:sz w:val="24"/>
          <w:szCs w:val="24"/>
          <w:lang w:val="en-GB"/>
        </w:rPr>
        <w:t xml:space="preserve">Hirzel et al. 2006), which indicates how much models discriminate against random expectation, and the average Area Under the Curve (AUC) of the Receiver Operating </w:t>
      </w:r>
      <w:r>
        <w:rPr>
          <w:rFonts w:ascii="Times New Roman" w:hAnsi="Times New Roman"/>
          <w:sz w:val="24"/>
          <w:szCs w:val="24"/>
          <w:lang w:val="en-GB"/>
        </w:rPr>
        <w:t xml:space="preserve">Characteristic curve </w:t>
      </w:r>
      <w:r>
        <w:rPr>
          <w:rFonts w:ascii="Times New Roman" w:hAnsi="Times New Roman"/>
          <w:sz w:val="24"/>
          <w:szCs w:val="24"/>
          <w:vertAlign w:val="superscript"/>
          <w:lang w:val="en-GB"/>
        </w:rPr>
        <w:t>60</w:t>
      </w:r>
      <w:r>
        <w:rPr>
          <w:rFonts w:ascii="Times New Roman" w:hAnsi="Times New Roman"/>
          <w:sz w:val="24"/>
          <w:szCs w:val="24"/>
          <w:lang w:val="en-GB"/>
        </w:rPr>
        <w:t>⁠</w:t>
      </w:r>
      <w:r>
        <w:rPr>
          <w:rFonts w:ascii="Times New Roman" w:hAnsi="Times New Roman"/>
          <w:sz w:val="24"/>
          <w:szCs w:val="24"/>
          <w:lang w:val="en-GB"/>
        </w:rPr>
        <w:t xml:space="preserve"> (Swets 1988), which indicates how well models differentiate between presences and pseudo-absences regardless of the degree of difference between them. Values of CBI range between -1 and 1, where values &gt; 0 indicate the model's output is positively correlated with the true probability of presence. AUC values range from 0 </w:t>
      </w:r>
      <w:r>
        <w:rPr>
          <w:rFonts w:ascii="Times New Roman" w:hAnsi="Times New Roman"/>
          <w:sz w:val="24"/>
          <w:szCs w:val="24"/>
          <w:lang w:val="en-GB"/>
        </w:rPr>
        <w:t>to 1</w:t>
      </w:r>
      <w:r>
        <w:rPr>
          <w:rFonts w:ascii="Times New Roman" w:hAnsi="Times New Roman"/>
          <w:sz w:val="24"/>
          <w:szCs w:val="24"/>
          <w:lang w:val="en-GB"/>
        </w:rPr>
        <w:t xml:space="preserve">, where </w:t>
      </w:r>
      <w:r>
        <w:rPr>
          <w:rFonts w:ascii="Times New Roman" w:hAnsi="Times New Roman"/>
          <w:sz w:val="24"/>
          <w:szCs w:val="24"/>
          <w:lang w:val="en-GB"/>
        </w:rPr>
        <w:t xml:space="preserve">AUC </w:t>
      </w:r>
      <w:r>
        <w:rPr>
          <w:rFonts w:ascii="Times New Roman" w:hAnsi="Times New Roman"/>
          <w:sz w:val="24"/>
          <w:szCs w:val="24"/>
          <w:lang w:val="en-GB"/>
        </w:rPr>
        <w:t xml:space="preserve">≤ 0.5 </w:t>
      </w:r>
      <w:r>
        <w:rPr>
          <w:rFonts w:ascii="Times New Roman" w:hAnsi="Times New Roman"/>
          <w:sz w:val="24"/>
          <w:szCs w:val="24"/>
          <w:lang w:val="en-GB"/>
        </w:rPr>
        <w:t xml:space="preserve">indicate </w:t>
      </w:r>
      <w:r>
        <w:rPr>
          <w:rFonts w:ascii="Times New Roman" w:hAnsi="Times New Roman"/>
          <w:sz w:val="24"/>
          <w:szCs w:val="24"/>
          <w:lang w:val="en-GB"/>
        </w:rPr>
        <w:t xml:space="preserve">models with discrimination no better </w:t>
      </w:r>
      <w:r>
        <w:rPr>
          <w:rFonts w:ascii="Times New Roman" w:hAnsi="Times New Roman"/>
          <w:sz w:val="24"/>
          <w:szCs w:val="24"/>
          <w:lang w:val="en-GB"/>
        </w:rPr>
        <w:t>or worse</w:t>
      </w:r>
      <w:r>
        <w:rPr>
          <w:rFonts w:ascii="Times New Roman" w:hAnsi="Times New Roman"/>
          <w:sz w:val="24"/>
          <w:szCs w:val="24"/>
          <w:lang w:val="en-GB"/>
        </w:rPr>
        <w:t xml:space="preserve"> than random </w:t>
      </w:r>
      <w:r>
        <w:rPr>
          <w:rFonts w:ascii="Times New Roman" w:hAnsi="Times New Roman"/>
          <w:sz w:val="24"/>
          <w:szCs w:val="24"/>
          <w:lang w:val="en-GB"/>
        </w:rPr>
        <w:t>and AUC =</w:t>
      </w:r>
      <w:r>
        <w:rPr>
          <w:rFonts w:ascii="Times New Roman" w:hAnsi="Times New Roman"/>
          <w:sz w:val="24"/>
          <w:szCs w:val="24"/>
          <w:lang w:val="en-GB"/>
        </w:rPr>
        <w:t xml:space="preserve"> 1 </w:t>
      </w:r>
      <w:r>
        <w:rPr>
          <w:rFonts w:ascii="Times New Roman" w:hAnsi="Times New Roman"/>
          <w:sz w:val="24"/>
          <w:szCs w:val="24"/>
          <w:lang w:val="en-GB"/>
        </w:rPr>
        <w:t xml:space="preserve">indicate </w:t>
      </w:r>
      <w:r>
        <w:rPr>
          <w:rFonts w:ascii="Times New Roman" w:hAnsi="Times New Roman"/>
          <w:sz w:val="24"/>
          <w:szCs w:val="24"/>
          <w:lang w:val="en-GB"/>
        </w:rPr>
        <w:t xml:space="preserve">models with perfect discrimination </w:t>
      </w:r>
      <w:r>
        <w:rPr>
          <w:rFonts w:ascii="Times New Roman" w:hAnsi="Times New Roman"/>
          <w:sz w:val="24"/>
          <w:szCs w:val="24"/>
          <w:vertAlign w:val="superscript"/>
          <w:lang w:val="en-GB"/>
        </w:rPr>
        <w:t>61</w:t>
      </w:r>
      <w:r>
        <w:rPr>
          <w:rFonts w:ascii="Times New Roman" w:hAnsi="Times New Roman"/>
          <w:sz w:val="24"/>
          <w:szCs w:val="24"/>
          <w:lang w:val="en-GB"/>
        </w:rPr>
        <w:t xml:space="preserve">⁠ (Fielding and Bell 1997). Model </w:t>
      </w:r>
      <w:r>
        <w:rPr>
          <w:rFonts w:ascii="Times New Roman" w:hAnsi="Times New Roman"/>
          <w:sz w:val="24"/>
          <w:szCs w:val="24"/>
          <w:lang w:val="en-GB"/>
        </w:rPr>
        <w:t>over</w:t>
      </w:r>
      <w:r>
        <w:rPr>
          <w:rFonts w:ascii="Times New Roman" w:hAnsi="Times New Roman"/>
          <w:sz w:val="24"/>
          <w:szCs w:val="24"/>
          <w:lang w:val="en-GB"/>
        </w:rPr>
        <w:t>fit was inspected through five-fold cross validation of the average omission rate based on the minimum training presence value (OR</w:t>
      </w:r>
      <w:r>
        <w:rPr>
          <w:rFonts w:ascii="Times New Roman" w:hAnsi="Times New Roman"/>
          <w:sz w:val="24"/>
          <w:szCs w:val="24"/>
          <w:vertAlign w:val="subscript"/>
          <w:lang w:val="en-GB"/>
        </w:rPr>
        <w:t>MTP</w:t>
      </w:r>
      <w:r>
        <w:rPr>
          <w:rFonts w:ascii="Times New Roman" w:hAnsi="Times New Roman"/>
          <w:position w:val="0"/>
          <w:sz w:val="24"/>
          <w:sz w:val="24"/>
          <w:szCs w:val="24"/>
          <w:vertAlign w:val="baseline"/>
          <w:lang w:val="en-GB"/>
        </w:rPr>
        <w:t xml:space="preserve">) </w:t>
      </w:r>
      <w:r>
        <w:rPr>
          <w:rFonts w:ascii="Times New Roman" w:hAnsi="Times New Roman"/>
          <w:sz w:val="24"/>
          <w:szCs w:val="24"/>
          <w:vertAlign w:val="superscript"/>
          <w:lang w:val="en-GB"/>
        </w:rPr>
        <w:t>62</w:t>
      </w:r>
      <w:r>
        <w:rPr>
          <w:rFonts w:ascii="Times New Roman" w:hAnsi="Times New Roman"/>
          <w:position w:val="0"/>
          <w:sz w:val="24"/>
          <w:sz w:val="24"/>
          <w:szCs w:val="24"/>
          <w:vertAlign w:val="baseline"/>
          <w:lang w:val="en-GB"/>
        </w:rPr>
        <w:t>⁠ (</w:t>
      </w:r>
      <w:r>
        <w:rPr>
          <w:rFonts w:ascii="Times New Roman" w:hAnsi="Times New Roman"/>
          <w:sz w:val="24"/>
          <w:szCs w:val="24"/>
          <w:lang w:val="en-GB"/>
        </w:rPr>
        <w:t>Radosavljevic and Anderson 2014). The values of OR</w:t>
      </w:r>
      <w:r>
        <w:rPr>
          <w:rFonts w:ascii="Times New Roman" w:hAnsi="Times New Roman"/>
          <w:sz w:val="24"/>
          <w:szCs w:val="24"/>
          <w:vertAlign w:val="subscript"/>
          <w:lang w:val="en-GB"/>
        </w:rPr>
        <w:t>MTP</w:t>
      </w:r>
      <w:r>
        <w:rPr>
          <w:rFonts w:ascii="Times New Roman" w:hAnsi="Times New Roman"/>
          <w:sz w:val="24"/>
          <w:szCs w:val="24"/>
          <w:lang w:val="en-GB"/>
        </w:rPr>
        <w:t xml:space="preserve"> range from 0 for models that are not overfit to 1 for models that are overfit. To convert continuous suitability predictions to binary layers indicating suitable/unsuitable habitat, we used as threshold the suitability value that maximised sensitivity and specificity, which is more reliable than other threshold metrics when only presence data are available </w:t>
      </w:r>
      <w:r>
        <w:rPr>
          <w:rFonts w:ascii="Times New Roman" w:hAnsi="Times New Roman"/>
          <w:sz w:val="24"/>
          <w:szCs w:val="24"/>
          <w:vertAlign w:val="superscript"/>
          <w:lang w:val="en-GB"/>
        </w:rPr>
        <w:t>63</w:t>
      </w:r>
      <w:r>
        <w:rPr>
          <w:rFonts w:ascii="Times New Roman" w:hAnsi="Times New Roman"/>
          <w:sz w:val="24"/>
          <w:szCs w:val="24"/>
          <w:lang w:val="en-GB"/>
        </w:rPr>
        <w:t xml:space="preserve">⁠ (Liu et al. 2016). We also assessed the performance of SDMs by comparing our projected binary suitability maps with </w:t>
      </w:r>
      <w:r>
        <w:rPr>
          <w:rFonts w:ascii="Times New Roman" w:hAnsi="Times New Roman"/>
          <w:sz w:val="24"/>
          <w:szCs w:val="24"/>
          <w:lang w:val="en-GB"/>
        </w:rPr>
        <w:t>known</w:t>
      </w:r>
      <w:r>
        <w:rPr>
          <w:rFonts w:ascii="Times New Roman" w:hAnsi="Times New Roman"/>
          <w:sz w:val="24"/>
          <w:szCs w:val="24"/>
          <w:lang w:val="en-GB"/>
        </w:rPr>
        <w:t xml:space="preserve"> introduced ranges of 136 species obtained from </w:t>
      </w:r>
      <w:r>
        <w:rPr>
          <w:rFonts w:ascii="Times New Roman" w:hAnsi="Times New Roman"/>
          <w:sz w:val="24"/>
          <w:szCs w:val="24"/>
          <w:vertAlign w:val="superscript"/>
          <w:lang w:val="en-GB"/>
        </w:rPr>
        <w:t>64</w:t>
      </w:r>
      <w:r>
        <w:rPr>
          <w:rFonts w:ascii="Times New Roman" w:hAnsi="Times New Roman"/>
          <w:sz w:val="24"/>
          <w:szCs w:val="24"/>
          <w:lang w:val="en-GB"/>
        </w:rPr>
        <w:t xml:space="preserve">⁠ Lundgren et al. (2018; n = 22 species) and the IUCN </w:t>
      </w:r>
      <w:r>
        <w:rPr>
          <w:rFonts w:ascii="Times New Roman" w:hAnsi="Times New Roman"/>
          <w:sz w:val="24"/>
          <w:szCs w:val="24"/>
          <w:vertAlign w:val="superscript"/>
          <w:lang w:val="en-GB"/>
        </w:rPr>
        <w:t>46</w:t>
      </w:r>
      <w:r>
        <w:rPr>
          <w:rFonts w:ascii="Times New Roman" w:hAnsi="Times New Roman"/>
          <w:sz w:val="24"/>
          <w:szCs w:val="24"/>
          <w:lang w:val="en-GB"/>
        </w:rPr>
        <w:t xml:space="preserve">⁠ (IUCN 2019; n = 114 species). </w:t>
      </w:r>
      <w:r>
        <w:rPr>
          <w:rFonts w:ascii="Times New Roman" w:hAnsi="Times New Roman"/>
          <w:sz w:val="24"/>
          <w:szCs w:val="24"/>
          <w:lang w:val="en-GB"/>
        </w:rPr>
        <w:t>T</w:t>
      </w:r>
      <w:r>
        <w:rPr>
          <w:rFonts w:ascii="Times New Roman" w:hAnsi="Times New Roman"/>
          <w:sz w:val="24"/>
          <w:szCs w:val="24"/>
          <w:lang w:val="en-GB"/>
        </w:rPr>
        <w:t xml:space="preserve">he introduced ranges were not used to generate presence records to train the SDMs </w:t>
      </w:r>
      <w:r>
        <w:rPr>
          <w:rFonts w:ascii="Times New Roman" w:hAnsi="Times New Roman"/>
          <w:sz w:val="24"/>
          <w:szCs w:val="24"/>
          <w:lang w:val="en-GB"/>
        </w:rPr>
        <w:t>and were thus an independent validation source</w:t>
      </w:r>
      <w:r>
        <w:rPr>
          <w:rFonts w:ascii="Times New Roman" w:hAnsi="Times New Roman"/>
          <w:sz w:val="24"/>
          <w:szCs w:val="24"/>
          <w:lang w:val="en-GB"/>
        </w:rPr>
        <w:t>. For three species found in both datasets (</w:t>
      </w:r>
      <w:r>
        <w:rPr>
          <w:rFonts w:ascii="Times New Roman" w:hAnsi="Times New Roman"/>
          <w:i/>
          <w:sz w:val="24"/>
          <w:szCs w:val="24"/>
          <w:lang w:val="en-GB"/>
        </w:rPr>
        <w:t>Cervus elaphus</w:t>
      </w:r>
      <w:r>
        <w:rPr>
          <w:rFonts w:ascii="Times New Roman" w:hAnsi="Times New Roman"/>
          <w:sz w:val="24"/>
          <w:szCs w:val="24"/>
          <w:lang w:val="en-GB"/>
        </w:rPr>
        <w:t xml:space="preserve">, </w:t>
      </w:r>
      <w:r>
        <w:rPr>
          <w:rFonts w:ascii="Times New Roman" w:hAnsi="Times New Roman"/>
          <w:i/>
          <w:sz w:val="24"/>
          <w:szCs w:val="24"/>
          <w:lang w:val="en-GB"/>
        </w:rPr>
        <w:t>Ovibos moschatus</w:t>
      </w:r>
      <w:r>
        <w:rPr>
          <w:rFonts w:ascii="Times New Roman" w:hAnsi="Times New Roman"/>
          <w:sz w:val="24"/>
          <w:szCs w:val="24"/>
          <w:lang w:val="en-GB"/>
        </w:rPr>
        <w:t xml:space="preserve">, and </w:t>
      </w:r>
      <w:r>
        <w:rPr>
          <w:rFonts w:ascii="Times New Roman" w:hAnsi="Times New Roman"/>
          <w:i/>
          <w:sz w:val="24"/>
          <w:szCs w:val="24"/>
          <w:lang w:val="en-GB"/>
        </w:rPr>
        <w:t>Rangifer tarandus</w:t>
      </w:r>
      <w:r>
        <w:rPr>
          <w:rFonts w:ascii="Times New Roman" w:hAnsi="Times New Roman"/>
          <w:sz w:val="24"/>
          <w:szCs w:val="24"/>
          <w:lang w:val="en-GB"/>
        </w:rPr>
        <w:t xml:space="preserve">), we assessed performance of SDMs using only the ranges from </w:t>
      </w:r>
      <w:r>
        <w:rPr>
          <w:rFonts w:ascii="Times New Roman" w:hAnsi="Times New Roman"/>
          <w:sz w:val="24"/>
          <w:szCs w:val="24"/>
          <w:vertAlign w:val="superscript"/>
          <w:lang w:val="en-GB"/>
        </w:rPr>
        <w:t>64</w:t>
      </w:r>
      <w:r>
        <w:rPr>
          <w:rFonts w:ascii="Times New Roman" w:hAnsi="Times New Roman"/>
          <w:sz w:val="24"/>
          <w:szCs w:val="24"/>
          <w:lang w:val="en-GB"/>
        </w:rPr>
        <w:t xml:space="preserve">⁠ Lundgren et al. (2018). </w:t>
      </w:r>
    </w:p>
    <w:p>
      <w:pPr>
        <w:pStyle w:val="TextBody"/>
        <w:keepNext/>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P</w:t>
      </w:r>
      <w:r>
        <w:rPr>
          <w:rFonts w:ascii="Times New Roman" w:hAnsi="Times New Roman"/>
          <w:sz w:val="24"/>
          <w:szCs w:val="24"/>
          <w:lang w:val="en-GB"/>
        </w:rPr>
        <w:t xml:space="preserve">redictive performance of the SDMs was </w:t>
      </w:r>
      <w:r>
        <w:rPr>
          <w:rFonts w:ascii="Times New Roman" w:hAnsi="Times New Roman"/>
          <w:sz w:val="24"/>
          <w:szCs w:val="24"/>
          <w:lang w:val="en-GB"/>
        </w:rPr>
        <w:t xml:space="preserve">on average </w:t>
      </w:r>
      <w:r>
        <w:rPr>
          <w:rFonts w:ascii="Times New Roman" w:hAnsi="Times New Roman"/>
          <w:sz w:val="24"/>
          <w:szCs w:val="24"/>
          <w:lang w:val="en-GB"/>
        </w:rPr>
        <w:t>very high to excellent (mean CBI = 0.87; mean AUC = 0.85), while model overfitting was generally low (mean OR</w:t>
      </w:r>
      <w:r>
        <w:rPr>
          <w:rFonts w:ascii="Times New Roman" w:hAnsi="Times New Roman"/>
          <w:sz w:val="24"/>
          <w:szCs w:val="24"/>
          <w:vertAlign w:val="subscript"/>
          <w:lang w:val="en-GB"/>
        </w:rPr>
        <w:t>MTP</w:t>
      </w:r>
      <w:r>
        <w:rPr>
          <w:rFonts w:ascii="Times New Roman" w:hAnsi="Times New Roman"/>
          <w:sz w:val="24"/>
          <w:szCs w:val="24"/>
          <w:lang w:val="en-GB"/>
        </w:rPr>
        <w:t xml:space="preserve"> = 0.07</w:t>
      </w:r>
      <w:ins w:id="6" w:author="Unknown Author" w:date="2020-08-25T09:19:00Z">
        <w:r>
          <w:rPr>
            <w:rFonts w:ascii="Times New Roman" w:hAnsi="Times New Roman"/>
            <w:sz w:val="24"/>
            <w:szCs w:val="24"/>
            <w:lang w:val="en-GB"/>
          </w:rPr>
          <w:t xml:space="preserve">; </w:t>
        </w:r>
      </w:ins>
      <w:ins w:id="7" w:author="Unknown Author" w:date="2020-08-25T09:19:00Z">
        <w:r>
          <w:rPr>
            <w:rFonts w:ascii="Times New Roman" w:hAnsi="Times New Roman"/>
            <w:sz w:val="24"/>
            <w:szCs w:val="24"/>
            <w:lang w:val="en-GB"/>
          </w:rPr>
          <w:t xml:space="preserve">Supplementary Table </w:t>
        </w:r>
      </w:ins>
      <w:ins w:id="8" w:author="Berti Emilio" w:date="2020-09-17T14:01:00Z">
        <w:r>
          <w:rPr>
            <w:rFonts w:ascii="Times New Roman" w:hAnsi="Times New Roman"/>
            <w:sz w:val="24"/>
            <w:szCs w:val="24"/>
            <w:lang w:val="en-GB"/>
          </w:rPr>
          <w:t>5</w:t>
        </w:r>
      </w:ins>
      <w:r>
        <w:rPr>
          <w:rFonts w:ascii="Times New Roman" w:hAnsi="Times New Roman"/>
          <w:sz w:val="24"/>
          <w:szCs w:val="24"/>
          <w:lang w:val="en-GB"/>
        </w:rPr>
        <w:t xml:space="preserve">). The SDMs predicted on average 62% of </w:t>
      </w:r>
      <w:r>
        <w:rPr>
          <w:rFonts w:ascii="Times New Roman" w:hAnsi="Times New Roman"/>
          <w:sz w:val="24"/>
          <w:szCs w:val="24"/>
          <w:lang w:val="en-GB"/>
        </w:rPr>
        <w:t xml:space="preserve">the </w:t>
      </w:r>
      <w:r>
        <w:rPr>
          <w:rFonts w:ascii="Times New Roman" w:hAnsi="Times New Roman"/>
          <w:sz w:val="24"/>
          <w:szCs w:val="24"/>
          <w:lang w:val="en-GB"/>
        </w:rPr>
        <w:t xml:space="preserve">introduced ranges </w:t>
      </w:r>
      <w:r>
        <w:rPr>
          <w:rFonts w:ascii="Times New Roman" w:hAnsi="Times New Roman"/>
          <w:sz w:val="24"/>
          <w:szCs w:val="24"/>
          <w:lang w:val="en-GB"/>
        </w:rPr>
        <w:t xml:space="preserve">from Lungren et al. (2018) and IUCN (2019), which were independent validation sources </w:t>
      </w:r>
      <w:r>
        <w:rPr>
          <w:rFonts w:ascii="Times New Roman" w:hAnsi="Times New Roman"/>
          <w:sz w:val="24"/>
          <w:szCs w:val="24"/>
          <w:lang w:val="en-GB"/>
        </w:rPr>
        <w:t xml:space="preserve">(Supplementary Fig. </w:t>
      </w:r>
      <w:r>
        <w:rPr>
          <w:rFonts w:ascii="Times New Roman" w:hAnsi="Times New Roman"/>
          <w:sz w:val="24"/>
          <w:szCs w:val="24"/>
          <w:lang w:val="en-GB"/>
        </w:rPr>
        <w:t>4</w:t>
      </w:r>
      <w:r>
        <w:rPr>
          <w:rFonts w:ascii="Times New Roman" w:hAnsi="Times New Roman"/>
          <w:sz w:val="24"/>
          <w:szCs w:val="24"/>
          <w:lang w:val="en-GB"/>
        </w:rPr>
        <w:t xml:space="preserve">). </w:t>
      </w:r>
      <w:r>
        <w:rPr>
          <w:rFonts w:ascii="Times New Roman" w:hAnsi="Times New Roman"/>
          <w:sz w:val="24"/>
          <w:szCs w:val="24"/>
          <w:lang w:val="en-GB"/>
        </w:rPr>
        <w:t>Overall, t</w:t>
      </w:r>
      <w:r>
        <w:rPr>
          <w:rFonts w:ascii="Times New Roman" w:hAnsi="Times New Roman"/>
          <w:sz w:val="24"/>
          <w:szCs w:val="24"/>
          <w:lang w:val="en-GB"/>
        </w:rPr>
        <w:t xml:space="preserve">hese results indicate that SDMs </w:t>
      </w:r>
      <w:r>
        <w:rPr>
          <w:rFonts w:ascii="Times New Roman" w:hAnsi="Times New Roman"/>
          <w:sz w:val="24"/>
          <w:szCs w:val="24"/>
          <w:lang w:val="en-GB"/>
        </w:rPr>
        <w:t>give</w:t>
      </w:r>
      <w:r>
        <w:rPr>
          <w:rFonts w:ascii="Times New Roman" w:hAnsi="Times New Roman"/>
          <w:sz w:val="24"/>
          <w:szCs w:val="24"/>
          <w:lang w:val="en-GB"/>
        </w:rPr>
        <w:t xml:space="preserve"> reliable projections of climatically suitable habitat</w:t>
      </w:r>
      <w:r>
        <w:rPr>
          <w:rFonts w:ascii="Times New Roman" w:hAnsi="Times New Roman"/>
          <w:sz w:val="24"/>
          <w:szCs w:val="24"/>
          <w:lang w:val="en-GB"/>
        </w:rPr>
        <w:t>s</w:t>
      </w:r>
      <w:r>
        <w:rPr>
          <w:rFonts w:ascii="Times New Roman" w:hAnsi="Times New Roman"/>
          <w:sz w:val="24"/>
          <w:szCs w:val="24"/>
          <w:lang w:val="en-GB"/>
        </w:rPr>
        <w:t xml:space="preserve"> for terrestrial mammals.</w:t>
      </w:r>
    </w:p>
    <w:p>
      <w:pPr>
        <w:pStyle w:val="Heading3"/>
        <w:keepNext/>
        <w:widowControl w:val="false"/>
        <w:bidi w:val="0"/>
        <w:spacing w:lineRule="auto" w:line="480"/>
        <w:rPr>
          <w:rFonts w:ascii="Times New Roman" w:hAnsi="Times New Roman"/>
          <w:lang w:val="en-GB"/>
        </w:rPr>
      </w:pPr>
      <w:bookmarkStart w:id="3" w:name="__DdeLink__62455_1463811454"/>
      <w:bookmarkEnd w:id="3"/>
      <w:r>
        <w:rPr>
          <w:rFonts w:ascii="Times New Roman" w:hAnsi="Times New Roman"/>
          <w:lang w:val="en-GB"/>
        </w:rPr>
        <w:t>Selecti</w:t>
      </w:r>
      <w:r>
        <w:rPr>
          <w:rFonts w:ascii="Times New Roman" w:hAnsi="Times New Roman"/>
          <w:lang w:val="en-GB"/>
        </w:rPr>
        <w:t xml:space="preserve">ng </w:t>
      </w:r>
      <w:r>
        <w:rPr>
          <w:rFonts w:ascii="Times New Roman" w:hAnsi="Times New Roman"/>
          <w:lang w:val="en-GB"/>
        </w:rPr>
        <w:t>rewilding candidates</w:t>
      </w:r>
    </w:p>
    <w:p>
      <w:pPr>
        <w:pStyle w:val="FirstParagraph"/>
        <w:keepNext/>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 xml:space="preserve">To select rewilding candidates, two steps were followed: </w:t>
      </w:r>
      <w:r>
        <w:rPr>
          <w:rFonts w:ascii="Times New Roman" w:hAnsi="Times New Roman"/>
          <w:sz w:val="24"/>
          <w:szCs w:val="24"/>
          <w:lang w:val="en-GB"/>
        </w:rPr>
        <w:t>i</w:t>
      </w:r>
      <w:r>
        <w:rPr>
          <w:rFonts w:ascii="Times New Roman" w:hAnsi="Times New Roman"/>
          <w:sz w:val="24"/>
          <w:szCs w:val="24"/>
          <w:lang w:val="en-GB"/>
        </w:rPr>
        <w:t xml:space="preserve">) we modelled reintroductions of extant terrestrial mammals into their present-natural ranges; </w:t>
      </w:r>
      <w:r>
        <w:rPr>
          <w:rFonts w:ascii="Times New Roman" w:hAnsi="Times New Roman"/>
          <w:sz w:val="24"/>
          <w:szCs w:val="24"/>
          <w:lang w:val="en-GB"/>
        </w:rPr>
        <w:t>ii</w:t>
      </w:r>
      <w:r>
        <w:rPr>
          <w:rFonts w:ascii="Times New Roman" w:hAnsi="Times New Roman"/>
          <w:sz w:val="24"/>
          <w:szCs w:val="24"/>
          <w:lang w:val="en-GB"/>
        </w:rPr>
        <w:t xml:space="preserve">) we </w:t>
      </w:r>
      <w:r>
        <w:rPr>
          <w:rFonts w:ascii="Times New Roman" w:hAnsi="Times New Roman"/>
          <w:sz w:val="24"/>
          <w:szCs w:val="24"/>
          <w:lang w:val="en-GB"/>
        </w:rPr>
        <w:t>modelled introductions of</w:t>
      </w:r>
      <w:r>
        <w:rPr>
          <w:rFonts w:ascii="Times New Roman" w:hAnsi="Times New Roman"/>
          <w:sz w:val="24"/>
          <w:szCs w:val="24"/>
          <w:lang w:val="en-GB"/>
        </w:rPr>
        <w:t xml:space="preserve"> extant mammals that can be used as functional analogues to replace closely-related, similarly-sized extinct species in climatically suitable habitats </w:t>
      </w:r>
      <w:r>
        <w:rPr>
          <w:rFonts w:ascii="Times New Roman" w:hAnsi="Times New Roman"/>
          <w:sz w:val="24"/>
          <w:szCs w:val="24"/>
          <w:lang w:val="en-GB"/>
        </w:rPr>
        <w:t>(Lundgren et al. 2020)</w:t>
      </w:r>
      <w:r>
        <w:rPr>
          <w:rFonts w:ascii="Times New Roman" w:hAnsi="Times New Roman"/>
          <w:sz w:val="24"/>
          <w:szCs w:val="24"/>
          <w:lang w:val="en-GB"/>
        </w:rPr>
        <w:t xml:space="preserve">. </w:t>
      </w:r>
      <w:r>
        <w:rPr>
          <w:rFonts w:ascii="Times New Roman" w:hAnsi="Times New Roman"/>
          <w:sz w:val="24"/>
          <w:szCs w:val="24"/>
          <w:lang w:val="en-GB"/>
        </w:rPr>
        <w:t xml:space="preserve">When more than one functional analogue was available for an extinct species, only one species was selected to replace an extinct species in a focal biogeographic realm, as biogeographic realms describe broad geographic regions with cohesive ecological and evolutionary history </w:t>
      </w:r>
      <w:r>
        <w:rPr>
          <w:rFonts w:ascii="Times New Roman" w:hAnsi="Times New Roman"/>
          <w:sz w:val="24"/>
          <w:szCs w:val="24"/>
          <w:vertAlign w:val="superscript"/>
          <w:lang w:val="en-GB"/>
        </w:rPr>
        <w:t>65,66</w:t>
      </w:r>
      <w:r>
        <w:rPr>
          <w:rFonts w:ascii="Times New Roman" w:hAnsi="Times New Roman"/>
          <w:sz w:val="24"/>
          <w:szCs w:val="24"/>
          <w:lang w:val="en-GB"/>
        </w:rPr>
        <w:t>⁠ (Olson et al. 2001, Olson and Dinerstein 2002). We excluded from analyses the two biogeographic realms Antarctica, as no terrestrial mammal lives there, and Oceania, where there is no terrestrial protected areas ≥ 5,000 km</w:t>
      </w:r>
      <w:r>
        <w:rPr>
          <w:rFonts w:ascii="Times New Roman" w:hAnsi="Times New Roman"/>
          <w:sz w:val="24"/>
          <w:szCs w:val="24"/>
          <w:vertAlign w:val="superscript"/>
          <w:lang w:val="en-GB"/>
        </w:rPr>
        <w:t>2</w:t>
      </w:r>
      <w:r>
        <w:rPr>
          <w:rFonts w:ascii="Times New Roman" w:hAnsi="Times New Roman"/>
          <w:sz w:val="24"/>
          <w:szCs w:val="24"/>
          <w:lang w:val="en-GB"/>
        </w:rPr>
        <w:t xml:space="preserve"> with strictly managed IUCN category (Fig. 1). Importantly, as moving species outside their indigenous range is inherently riskier than reintroduction due to unforeseeable uncertainties and ecological risks </w:t>
      </w:r>
      <w:r>
        <w:rPr>
          <w:rFonts w:ascii="Times New Roman" w:hAnsi="Times New Roman"/>
          <w:sz w:val="24"/>
          <w:szCs w:val="24"/>
          <w:vertAlign w:val="superscript"/>
          <w:lang w:val="en-GB"/>
        </w:rPr>
        <w:t>67</w:t>
      </w:r>
      <w:r>
        <w:rPr>
          <w:rFonts w:ascii="Times New Roman" w:hAnsi="Times New Roman"/>
          <w:sz w:val="24"/>
          <w:szCs w:val="24"/>
          <w:lang w:val="en-GB"/>
        </w:rPr>
        <w:t>⁠ (</w:t>
      </w:r>
      <w:r>
        <w:rPr>
          <w:rFonts w:ascii="Times New Roman" w:hAnsi="Times New Roman"/>
          <w:bCs/>
          <w:sz w:val="24"/>
          <w:szCs w:val="24"/>
          <w:lang w:val="en-GB"/>
        </w:rPr>
        <w:t>Fernández et al. 2017</w:t>
      </w:r>
      <w:r>
        <w:rPr>
          <w:rFonts w:ascii="Times New Roman" w:hAnsi="Times New Roman"/>
          <w:sz w:val="24"/>
          <w:szCs w:val="24"/>
          <w:lang w:val="en-GB"/>
        </w:rPr>
        <w:t xml:space="preserve">), reintroductions of species as functional analogues </w:t>
      </w:r>
      <w:r>
        <w:rPr>
          <w:rFonts w:ascii="Times New Roman" w:hAnsi="Times New Roman"/>
          <w:sz w:val="24"/>
          <w:szCs w:val="24"/>
          <w:lang w:val="en-GB"/>
        </w:rPr>
        <w:t xml:space="preserve">were always prioritised over introductions </w:t>
      </w:r>
      <w:r>
        <w:rPr>
          <w:rFonts w:ascii="Times New Roman" w:hAnsi="Times New Roman"/>
          <w:sz w:val="24"/>
          <w:szCs w:val="24"/>
          <w:lang w:val="en-GB"/>
        </w:rPr>
        <w:t>of non-native species</w:t>
      </w:r>
      <w:r>
        <w:rPr>
          <w:rFonts w:ascii="Times New Roman" w:hAnsi="Times New Roman"/>
          <w:sz w:val="24"/>
          <w:szCs w:val="24"/>
          <w:lang w:val="en-GB"/>
        </w:rPr>
        <w:t>.</w:t>
      </w:r>
    </w:p>
    <w:p>
      <w:pPr>
        <w:pStyle w:val="FirstParagraph"/>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To make sure functional analogues had similar role in ecosystems to extinct species, functional analogues were</w:t>
      </w:r>
      <w:r>
        <w:rPr>
          <w:rFonts w:ascii="Times New Roman" w:hAnsi="Times New Roman"/>
          <w:sz w:val="24"/>
          <w:szCs w:val="24"/>
          <w:lang w:val="en-GB"/>
        </w:rPr>
        <w:t xml:space="preserve"> </w:t>
      </w:r>
      <w:r>
        <w:rPr>
          <w:rFonts w:ascii="Times New Roman" w:hAnsi="Times New Roman"/>
          <w:sz w:val="24"/>
          <w:szCs w:val="24"/>
          <w:lang w:val="en-GB"/>
        </w:rPr>
        <w:t xml:space="preserve">selected </w:t>
      </w:r>
      <w:r>
        <w:rPr>
          <w:rFonts w:ascii="Times New Roman" w:hAnsi="Times New Roman"/>
          <w:sz w:val="24"/>
          <w:szCs w:val="24"/>
          <w:lang w:val="en-GB"/>
        </w:rPr>
        <w:t xml:space="preserve">from the same family </w:t>
      </w:r>
      <w:r>
        <w:rPr>
          <w:rFonts w:ascii="Times New Roman" w:hAnsi="Times New Roman"/>
          <w:sz w:val="24"/>
          <w:szCs w:val="24"/>
          <w:lang w:val="en-GB"/>
        </w:rPr>
        <w:t xml:space="preserve">of the extinct species and had similar body size, </w:t>
      </w:r>
      <w:r>
        <w:rPr>
          <w:rFonts w:eastAsia="Times New Roman" w:cs="Times New Roman" w:ascii="Times New Roman" w:hAnsi="Times New Roman"/>
          <w:color w:val="00000A"/>
          <w:sz w:val="24"/>
          <w:szCs w:val="24"/>
          <w:lang w:val="en-GB" w:eastAsia="en-GB" w:bidi="ar-SA"/>
        </w:rPr>
        <w:t>i.e.,</w:t>
      </w:r>
      <w:r>
        <w:rPr>
          <w:rFonts w:ascii="Times New Roman" w:hAnsi="Times New Roman"/>
          <w:sz w:val="24"/>
          <w:szCs w:val="24"/>
          <w:lang w:val="en-GB"/>
        </w:rPr>
        <w:t xml:space="preserve"> </w:t>
      </w:r>
      <w:r>
        <w:rPr>
          <w:rFonts w:ascii="Times New Roman" w:hAnsi="Times New Roman"/>
          <w:sz w:val="24"/>
          <w:szCs w:val="24"/>
          <w:lang w:val="en-GB"/>
        </w:rPr>
        <w:t xml:space="preserve">within 50% of the body mass range of the extinct species. </w:t>
      </w:r>
      <w:r>
        <w:rPr>
          <w:rFonts w:ascii="Times New Roman" w:hAnsi="Times New Roman"/>
          <w:sz w:val="24"/>
          <w:szCs w:val="24"/>
          <w:lang w:val="en-GB"/>
        </w:rPr>
        <w:t>We made</w:t>
      </w:r>
      <w:r>
        <w:rPr>
          <w:rFonts w:ascii="Times New Roman" w:hAnsi="Times New Roman"/>
          <w:sz w:val="24"/>
          <w:szCs w:val="24"/>
          <w:lang w:val="en-GB"/>
        </w:rPr>
        <w:t xml:space="preserve"> two exceptions </w:t>
      </w:r>
      <w:r>
        <w:rPr>
          <w:rFonts w:ascii="Times New Roman" w:hAnsi="Times New Roman"/>
          <w:sz w:val="24"/>
          <w:szCs w:val="24"/>
          <w:lang w:val="en-GB"/>
        </w:rPr>
        <w:t>to this</w:t>
      </w:r>
      <w:r>
        <w:rPr>
          <w:rFonts w:ascii="Times New Roman" w:hAnsi="Times New Roman"/>
          <w:sz w:val="24"/>
          <w:szCs w:val="24"/>
          <w:lang w:val="en-GB"/>
        </w:rPr>
        <w:t>: 1) extinct megaherbivore ≥ 1,000 kg (Malhi et al., 2016) from the Proboscidea order were allowed to be replaced by the two extant elephants (</w:t>
      </w:r>
      <w:r>
        <w:rPr>
          <w:rFonts w:ascii="Times New Roman" w:hAnsi="Times New Roman"/>
          <w:i/>
          <w:sz w:val="24"/>
          <w:szCs w:val="24"/>
          <w:lang w:val="en-GB"/>
        </w:rPr>
        <w:t>Elephas maximus</w:t>
      </w:r>
      <w:r>
        <w:rPr>
          <w:rFonts w:ascii="Times New Roman" w:hAnsi="Times New Roman"/>
          <w:sz w:val="24"/>
          <w:szCs w:val="24"/>
          <w:lang w:val="en-GB"/>
        </w:rPr>
        <w:t xml:space="preserve"> and </w:t>
      </w:r>
      <w:r>
        <w:rPr>
          <w:rFonts w:ascii="Times New Roman" w:hAnsi="Times New Roman"/>
          <w:i/>
          <w:sz w:val="24"/>
          <w:szCs w:val="24"/>
          <w:lang w:val="en-GB"/>
        </w:rPr>
        <w:t>Loxodonta africana</w:t>
      </w:r>
      <w:r>
        <w:rPr>
          <w:rFonts w:ascii="Times New Roman" w:hAnsi="Times New Roman"/>
          <w:iCs/>
          <w:sz w:val="24"/>
          <w:szCs w:val="24"/>
          <w:lang w:val="en-GB"/>
        </w:rPr>
        <w:t xml:space="preserve">). The rationale being that extant elephants are often considered as functional analogues of extinct megaherbivore proboscidean in many areas of the globe </w:t>
      </w:r>
      <w:r>
        <w:rPr>
          <w:rFonts w:ascii="Times New Roman" w:hAnsi="Times New Roman"/>
          <w:iCs/>
          <w:sz w:val="24"/>
          <w:szCs w:val="24"/>
          <w:vertAlign w:val="superscript"/>
          <w:lang w:val="en-GB"/>
        </w:rPr>
        <w:t>11,25,68</w:t>
      </w:r>
      <w:r>
        <w:rPr>
          <w:rFonts w:ascii="Times New Roman" w:hAnsi="Times New Roman"/>
          <w:iCs/>
          <w:sz w:val="24"/>
          <w:szCs w:val="24"/>
          <w:lang w:val="en-GB"/>
        </w:rPr>
        <w:t xml:space="preserve">⁠ (Donlan 2005, Donlan et al. 2006, Svenning 2007), due to their general phenotypic similarity (large body size, tusks, trunk) and because they </w:t>
      </w:r>
      <w:r>
        <w:rPr>
          <w:rFonts w:ascii="Times New Roman" w:hAnsi="Times New Roman"/>
          <w:sz w:val="24"/>
          <w:szCs w:val="24"/>
          <w:lang w:val="en-GB"/>
        </w:rPr>
        <w:t xml:space="preserve">promote similar </w:t>
      </w:r>
      <w:r>
        <w:rPr>
          <w:rFonts w:ascii="Times New Roman" w:hAnsi="Times New Roman"/>
          <w:iCs/>
          <w:sz w:val="24"/>
          <w:szCs w:val="24"/>
          <w:lang w:val="en-GB"/>
        </w:rPr>
        <w:t>key</w:t>
      </w:r>
      <w:r>
        <w:rPr>
          <w:rFonts w:ascii="Times New Roman" w:hAnsi="Times New Roman"/>
          <w:sz w:val="24"/>
          <w:szCs w:val="24"/>
          <w:lang w:val="en-GB"/>
        </w:rPr>
        <w:t xml:space="preserve"> ecosystem processes, e.g., nutrient cycles and vegetation clearing </w:t>
      </w:r>
      <w:r>
        <w:rPr>
          <w:rFonts w:ascii="Times New Roman" w:hAnsi="Times New Roman"/>
          <w:sz w:val="24"/>
          <w:szCs w:val="24"/>
          <w:vertAlign w:val="superscript"/>
          <w:lang w:val="en-GB"/>
        </w:rPr>
        <w:t>25,69</w:t>
      </w:r>
      <w:r>
        <w:rPr>
          <w:rFonts w:ascii="Times New Roman" w:hAnsi="Times New Roman"/>
          <w:sz w:val="24"/>
          <w:szCs w:val="24"/>
          <w:lang w:val="en-GB"/>
        </w:rPr>
        <w:t>⁠</w:t>
      </w:r>
      <w:r>
        <w:rPr>
          <w:rFonts w:ascii="Times New Roman" w:hAnsi="Times New Roman"/>
          <w:i/>
          <w:sz w:val="24"/>
          <w:szCs w:val="24"/>
          <w:lang w:val="en-GB"/>
        </w:rPr>
        <w:t xml:space="preserve"> </w:t>
      </w:r>
      <w:r>
        <w:rPr>
          <w:rFonts w:ascii="Times New Roman" w:hAnsi="Times New Roman"/>
          <w:sz w:val="24"/>
          <w:szCs w:val="24"/>
          <w:lang w:val="en-GB"/>
        </w:rPr>
        <w:t xml:space="preserve">(Janzen and Martin 1982, Donlan et al. 2006). 2) Extinct megacarnivores </w:t>
      </w:r>
      <w:r>
        <w:rPr>
          <w:rFonts w:ascii="Times New Roman" w:hAnsi="Times New Roman"/>
          <w:sz w:val="24"/>
          <w:szCs w:val="24"/>
          <w:lang w:val="en-GB"/>
        </w:rPr>
        <w:t>(</w:t>
      </w:r>
      <w:r>
        <w:rPr>
          <w:rFonts w:ascii="Times New Roman" w:hAnsi="Times New Roman"/>
          <w:sz w:val="24"/>
          <w:szCs w:val="24"/>
          <w:lang w:val="en-GB"/>
        </w:rPr>
        <w:t xml:space="preserve">≥ 100 kg </w:t>
      </w:r>
      <w:r>
        <w:rPr>
          <w:rFonts w:ascii="Times New Roman" w:hAnsi="Times New Roman"/>
          <w:sz w:val="24"/>
          <w:szCs w:val="24"/>
          <w:vertAlign w:val="superscript"/>
          <w:lang w:val="en-GB"/>
        </w:rPr>
        <w:t>70</w:t>
      </w:r>
      <w:r>
        <w:rPr>
          <w:rFonts w:ascii="Times New Roman" w:hAnsi="Times New Roman"/>
          <w:sz w:val="24"/>
          <w:szCs w:val="24"/>
          <w:lang w:val="en-GB"/>
        </w:rPr>
        <w:t xml:space="preserve">⁠ </w:t>
      </w:r>
      <w:r>
        <w:rPr>
          <w:rFonts w:ascii="Times New Roman" w:hAnsi="Times New Roman"/>
          <w:sz w:val="24"/>
          <w:szCs w:val="24"/>
          <w:lang w:val="en-GB"/>
        </w:rPr>
        <w:t>)</w:t>
      </w:r>
      <w:r>
        <w:rPr>
          <w:rFonts w:ascii="Times New Roman" w:hAnsi="Times New Roman"/>
          <w:sz w:val="24"/>
          <w:szCs w:val="24"/>
          <w:lang w:val="en-GB"/>
        </w:rPr>
        <w:t xml:space="preserve"> (Malhi et al. 2016) </w:t>
      </w:r>
      <w:r>
        <w:rPr>
          <w:rFonts w:ascii="Times New Roman" w:hAnsi="Times New Roman"/>
          <w:sz w:val="24"/>
          <w:szCs w:val="24"/>
          <w:lang w:val="en-GB"/>
        </w:rPr>
        <w:t xml:space="preserve">from the families Felidae and Ursidae </w:t>
      </w:r>
      <w:r>
        <w:rPr>
          <w:rFonts w:ascii="Times New Roman" w:hAnsi="Times New Roman"/>
          <w:sz w:val="24"/>
          <w:szCs w:val="24"/>
          <w:lang w:val="en-GB"/>
        </w:rPr>
        <w:t xml:space="preserve">were allowed to be replaced by extant megacarnivores </w:t>
      </w:r>
      <w:r>
        <w:rPr>
          <w:rFonts w:ascii="Times New Roman" w:hAnsi="Times New Roman"/>
          <w:sz w:val="24"/>
          <w:szCs w:val="24"/>
          <w:lang w:val="en-GB"/>
        </w:rPr>
        <w:t>from</w:t>
      </w:r>
      <w:r>
        <w:rPr>
          <w:rFonts w:ascii="Times New Roman" w:hAnsi="Times New Roman"/>
          <w:sz w:val="24"/>
          <w:szCs w:val="24"/>
          <w:lang w:val="en-GB"/>
        </w:rPr>
        <w:t xml:space="preserve"> the </w:t>
      </w:r>
      <w:r>
        <w:rPr>
          <w:rFonts w:ascii="Times New Roman" w:hAnsi="Times New Roman"/>
          <w:sz w:val="24"/>
          <w:szCs w:val="24"/>
          <w:lang w:val="en-GB"/>
        </w:rPr>
        <w:t xml:space="preserve">respective </w:t>
      </w:r>
      <w:r>
        <w:rPr>
          <w:rFonts w:ascii="Times New Roman" w:hAnsi="Times New Roman"/>
          <w:sz w:val="24"/>
          <w:szCs w:val="24"/>
          <w:lang w:val="en-GB"/>
        </w:rPr>
        <w:t>famil</w:t>
      </w:r>
      <w:r>
        <w:rPr>
          <w:rFonts w:ascii="Times New Roman" w:hAnsi="Times New Roman"/>
          <w:sz w:val="24"/>
          <w:szCs w:val="24"/>
          <w:lang w:val="en-GB"/>
        </w:rPr>
        <w:t>ies,</w:t>
      </w:r>
      <w:r>
        <w:rPr>
          <w:rFonts w:ascii="Times New Roman" w:hAnsi="Times New Roman"/>
          <w:sz w:val="24"/>
          <w:szCs w:val="24"/>
          <w:lang w:val="en-GB"/>
        </w:rPr>
        <w:t xml:space="preserve"> </w:t>
      </w:r>
      <w:r>
        <w:rPr>
          <w:rFonts w:ascii="Times New Roman" w:hAnsi="Times New Roman"/>
          <w:sz w:val="24"/>
          <w:szCs w:val="24"/>
          <w:lang w:val="en-GB"/>
        </w:rPr>
        <w:t>without further restrictions on body size</w:t>
      </w:r>
      <w:r>
        <w:rPr>
          <w:rFonts w:ascii="Times New Roman" w:hAnsi="Times New Roman"/>
          <w:sz w:val="24"/>
          <w:szCs w:val="24"/>
          <w:lang w:val="en-GB"/>
        </w:rPr>
        <w:t xml:space="preserve">. </w:t>
      </w:r>
      <w:r>
        <w:rPr>
          <w:rFonts w:ascii="Times New Roman" w:hAnsi="Times New Roman"/>
          <w:sz w:val="24"/>
          <w:szCs w:val="24"/>
          <w:lang w:val="en-GB"/>
        </w:rPr>
        <w:t>This was</w:t>
      </w:r>
      <w:r>
        <w:rPr>
          <w:rFonts w:ascii="Times New Roman" w:hAnsi="Times New Roman"/>
          <w:sz w:val="24"/>
          <w:szCs w:val="24"/>
          <w:lang w:val="en-GB"/>
        </w:rPr>
        <w:t xml:space="preserve"> </w:t>
      </w:r>
      <w:r>
        <w:rPr>
          <w:rFonts w:cs="Calibri" w:ascii="Times New Roman" w:hAnsi="Times New Roman"/>
          <w:sz w:val="24"/>
          <w:szCs w:val="24"/>
          <w:lang w:val="en-GB"/>
        </w:rPr>
        <w:t xml:space="preserve">because </w:t>
      </w:r>
      <w:r>
        <w:rPr>
          <w:rFonts w:cs="Calibri" w:ascii="Times New Roman" w:hAnsi="Times New Roman"/>
          <w:sz w:val="24"/>
          <w:szCs w:val="24"/>
          <w:lang w:val="en-GB"/>
        </w:rPr>
        <w:t>Felidae and Ursidae megacarnivores</w:t>
      </w:r>
      <w:r>
        <w:rPr>
          <w:rFonts w:cs="Calibri" w:ascii="Times New Roman" w:hAnsi="Times New Roman"/>
          <w:sz w:val="24"/>
          <w:szCs w:val="24"/>
          <w:lang w:val="en-GB"/>
        </w:rPr>
        <w:t xml:space="preserve"> play an integral part of a complete animal community, influencing ecosystems by regulating the abundance and activity of large herbivores that are smaller than megaherbivores </w:t>
      </w:r>
      <w:r>
        <w:rPr>
          <w:rFonts w:cs="Calibri" w:ascii="Times New Roman" w:hAnsi="Times New Roman"/>
          <w:sz w:val="24"/>
          <w:szCs w:val="24"/>
          <w:vertAlign w:val="superscript"/>
          <w:lang w:val="en-GB"/>
        </w:rPr>
        <w:t>19</w:t>
      </w:r>
      <w:r>
        <w:rPr>
          <w:rFonts w:cs="Calibri" w:ascii="Times New Roman" w:hAnsi="Times New Roman"/>
          <w:sz w:val="24"/>
          <w:szCs w:val="24"/>
          <w:lang w:val="en-GB"/>
        </w:rPr>
        <w:t xml:space="preserve">⁠ </w:t>
      </w:r>
      <w:r>
        <w:rPr>
          <w:rFonts w:cs="Calibri" w:ascii="Times New Roman" w:hAnsi="Times New Roman"/>
          <w:sz w:val="24"/>
          <w:szCs w:val="24"/>
          <w:lang w:val="en-GB"/>
        </w:rPr>
        <w:t>(Hopcraft et al. 2010)</w:t>
      </w:r>
      <w:r>
        <w:rPr>
          <w:rFonts w:cs="Calibri" w:ascii="Times New Roman" w:hAnsi="Times New Roman"/>
          <w:sz w:val="24"/>
          <w:szCs w:val="24"/>
          <w:lang w:val="en-GB"/>
        </w:rPr>
        <w:t xml:space="preserve">, either through direct predation or by behavioural changes induced by generation and shaping of “landscapes of fear” </w:t>
      </w:r>
      <w:r>
        <w:rPr>
          <w:rFonts w:cs="Calibri" w:ascii="Times New Roman" w:hAnsi="Times New Roman"/>
          <w:sz w:val="24"/>
          <w:szCs w:val="24"/>
          <w:vertAlign w:val="superscript"/>
          <w:lang w:val="en-GB"/>
        </w:rPr>
        <w:t>21</w:t>
      </w:r>
      <w:r>
        <w:rPr>
          <w:rFonts w:cs="Calibri" w:ascii="Times New Roman" w:hAnsi="Times New Roman"/>
          <w:sz w:val="24"/>
          <w:szCs w:val="24"/>
          <w:lang w:val="en-GB"/>
        </w:rPr>
        <w:t>⁠ (</w:t>
      </w:r>
      <w:r>
        <w:rPr>
          <w:rFonts w:cs="Calibri" w:ascii="Times New Roman" w:hAnsi="Times New Roman"/>
          <w:sz w:val="24"/>
          <w:szCs w:val="24"/>
          <w:lang w:val="en-GB"/>
        </w:rPr>
        <w:t xml:space="preserve">Atkins </w:t>
      </w:r>
      <w:r>
        <w:rPr>
          <w:rFonts w:cs="Calibri" w:ascii="Times New Roman" w:hAnsi="Times New Roman"/>
          <w:sz w:val="24"/>
          <w:szCs w:val="24"/>
          <w:lang w:val="en-GB"/>
        </w:rPr>
        <w:t>et al. 201</w:t>
      </w:r>
      <w:r>
        <w:rPr>
          <w:rFonts w:cs="Calibri" w:ascii="Times New Roman" w:hAnsi="Times New Roman"/>
          <w:sz w:val="24"/>
          <w:szCs w:val="24"/>
          <w:lang w:val="en-GB"/>
        </w:rPr>
        <w:t>9</w:t>
      </w:r>
      <w:r>
        <w:rPr>
          <w:rFonts w:cs="Calibri" w:ascii="Times New Roman" w:hAnsi="Times New Roman"/>
          <w:sz w:val="24"/>
          <w:szCs w:val="24"/>
          <w:lang w:val="en-GB"/>
        </w:rPr>
        <w:t>)</w:t>
      </w:r>
      <w:r>
        <w:rPr>
          <w:rFonts w:ascii="Times New Roman" w:hAnsi="Times New Roman"/>
          <w:sz w:val="24"/>
          <w:szCs w:val="24"/>
          <w:lang w:val="en-GB"/>
        </w:rPr>
        <w:t>.</w:t>
      </w:r>
    </w:p>
    <w:p>
      <w:pPr>
        <w:pStyle w:val="TextBody"/>
        <w:keepNext/>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 xml:space="preserve">When more than one functional analogue was a possible candidate to replace one extinct species in one biogeographic realm, we selected as functional analogue for rewilding the species that had the largest climatically suitable range overlapping with the present-natural range of the extinct species in the focal biogeographic realm. Importantly, we did not consider introductions of functional analogues when these had overlapping rewilding ranges with present-natural ranges of similarly-sized – i.e., within 50% of the body mass – extant species that could be reintroduced. This was </w:t>
      </w:r>
      <w:r>
        <w:rPr>
          <w:rFonts w:ascii="Times New Roman" w:hAnsi="Times New Roman"/>
          <w:sz w:val="24"/>
          <w:szCs w:val="24"/>
          <w:lang w:val="en-GB"/>
        </w:rPr>
        <w:t xml:space="preserve"> to prevent potential issue</w:t>
      </w:r>
      <w:r>
        <w:rPr>
          <w:rFonts w:ascii="Times New Roman" w:hAnsi="Times New Roman"/>
          <w:sz w:val="24"/>
          <w:szCs w:val="24"/>
          <w:lang w:val="en-GB"/>
        </w:rPr>
        <w:t>s</w:t>
      </w:r>
      <w:r>
        <w:rPr>
          <w:rFonts w:ascii="Times New Roman" w:hAnsi="Times New Roman"/>
          <w:sz w:val="24"/>
          <w:szCs w:val="24"/>
          <w:lang w:val="en-GB"/>
        </w:rPr>
        <w:t xml:space="preserve"> due to competition between </w:t>
      </w:r>
      <w:r>
        <w:rPr>
          <w:rFonts w:ascii="Times New Roman" w:hAnsi="Times New Roman"/>
          <w:sz w:val="24"/>
          <w:szCs w:val="24"/>
          <w:lang w:val="en-GB"/>
        </w:rPr>
        <w:t xml:space="preserve">functionally similar </w:t>
      </w:r>
      <w:r>
        <w:rPr>
          <w:rFonts w:ascii="Times New Roman" w:hAnsi="Times New Roman"/>
          <w:sz w:val="24"/>
          <w:szCs w:val="24"/>
          <w:lang w:val="en-GB"/>
        </w:rPr>
        <w:t xml:space="preserve">species </w:t>
      </w:r>
      <w:r>
        <w:rPr>
          <w:rFonts w:ascii="Times New Roman" w:hAnsi="Times New Roman"/>
          <w:sz w:val="24"/>
          <w:szCs w:val="24"/>
          <w:vertAlign w:val="superscript"/>
          <w:lang w:val="en-GB"/>
        </w:rPr>
        <w:t>71</w:t>
      </w:r>
      <w:r>
        <w:rPr>
          <w:rFonts w:ascii="Times New Roman" w:hAnsi="Times New Roman"/>
          <w:sz w:val="24"/>
          <w:szCs w:val="24"/>
          <w:lang w:val="en-GB"/>
        </w:rPr>
        <w:t xml:space="preserve">⁠ (Linnell and Strand 2000) </w:t>
      </w:r>
      <w:r>
        <w:rPr>
          <w:rFonts w:ascii="Times New Roman" w:hAnsi="Times New Roman"/>
          <w:sz w:val="24"/>
          <w:szCs w:val="24"/>
          <w:lang w:val="en-GB"/>
        </w:rPr>
        <w:t>and to avoid negative impacts on reintroductions from introducing non-native species</w:t>
      </w:r>
      <w:r>
        <w:rPr>
          <w:rFonts w:ascii="Times New Roman" w:hAnsi="Times New Roman"/>
          <w:sz w:val="24"/>
          <w:szCs w:val="24"/>
          <w:lang w:val="en-GB"/>
        </w:rPr>
        <w:t xml:space="preserve">. </w:t>
      </w:r>
      <w:r>
        <w:rPr>
          <w:rFonts w:ascii="Times New Roman" w:hAnsi="Times New Roman"/>
          <w:sz w:val="24"/>
          <w:szCs w:val="24"/>
          <w:lang w:val="en-GB"/>
        </w:rPr>
        <w:t xml:space="preserve">Extinct species for which we did not find any functional analogue that met the above conditions were not replaced. </w:t>
      </w:r>
      <w:r>
        <w:rPr>
          <w:rFonts w:ascii="Times New Roman" w:hAnsi="Times New Roman"/>
          <w:sz w:val="24"/>
          <w:szCs w:val="24"/>
          <w:lang w:val="en-GB"/>
        </w:rPr>
        <w:t xml:space="preserve">See Supplementary Fig. </w:t>
      </w:r>
      <w:r>
        <w:rPr>
          <w:rFonts w:ascii="Times New Roman" w:hAnsi="Times New Roman"/>
          <w:sz w:val="24"/>
          <w:szCs w:val="24"/>
          <w:lang w:val="en-GB"/>
        </w:rPr>
        <w:t>5</w:t>
      </w:r>
      <w:r>
        <w:rPr>
          <w:rFonts w:ascii="Times New Roman" w:hAnsi="Times New Roman"/>
          <w:sz w:val="24"/>
          <w:szCs w:val="24"/>
          <w:lang w:val="en-GB"/>
        </w:rPr>
        <w:t xml:space="preserve"> for a schematic representation </w:t>
      </w:r>
      <w:r>
        <w:rPr>
          <w:rFonts w:ascii="Times New Roman" w:hAnsi="Times New Roman"/>
          <w:sz w:val="24"/>
          <w:szCs w:val="24"/>
          <w:lang w:val="en-GB"/>
        </w:rPr>
        <w:t>of</w:t>
      </w:r>
      <w:r>
        <w:rPr>
          <w:rFonts w:ascii="Times New Roman" w:hAnsi="Times New Roman"/>
          <w:sz w:val="24"/>
          <w:szCs w:val="24"/>
          <w:lang w:val="en-GB"/>
        </w:rPr>
        <w:t xml:space="preserve"> </w:t>
      </w:r>
      <w:r>
        <w:rPr>
          <w:rFonts w:ascii="Times New Roman" w:hAnsi="Times New Roman"/>
          <w:sz w:val="24"/>
          <w:szCs w:val="24"/>
          <w:lang w:val="en-GB"/>
        </w:rPr>
        <w:t xml:space="preserve">how </w:t>
      </w:r>
      <w:r>
        <w:rPr>
          <w:rFonts w:ascii="Times New Roman" w:hAnsi="Times New Roman"/>
          <w:sz w:val="24"/>
          <w:szCs w:val="24"/>
          <w:lang w:val="en-GB"/>
        </w:rPr>
        <w:t>functional analogue</w:t>
      </w:r>
      <w:r>
        <w:rPr>
          <w:rFonts w:ascii="Times New Roman" w:hAnsi="Times New Roman"/>
          <w:sz w:val="24"/>
          <w:szCs w:val="24"/>
          <w:lang w:val="en-GB"/>
        </w:rPr>
        <w:t>s were selected and Supplementary Fig. 6 for an example of functional analogue introduction range</w:t>
      </w:r>
      <w:r>
        <w:rPr>
          <w:rFonts w:ascii="Times New Roman" w:hAnsi="Times New Roman"/>
          <w:sz w:val="24"/>
          <w:szCs w:val="24"/>
          <w:lang w:val="en-GB"/>
        </w:rPr>
        <w:t>.</w:t>
      </w:r>
    </w:p>
    <w:p>
      <w:pPr>
        <w:pStyle w:val="Heading3"/>
        <w:keepNext/>
        <w:widowControl w:val="false"/>
        <w:bidi w:val="0"/>
        <w:spacing w:lineRule="auto" w:line="480"/>
        <w:rPr>
          <w:rFonts w:ascii="Times New Roman" w:hAnsi="Times New Roman"/>
          <w:lang w:val="en-GB"/>
        </w:rPr>
      </w:pPr>
      <w:r>
        <w:rPr>
          <w:rFonts w:ascii="Times New Roman" w:hAnsi="Times New Roman"/>
          <w:lang w:val="en-GB"/>
        </w:rPr>
        <w:t>Reconstruct</w:t>
      </w:r>
      <w:r>
        <w:rPr>
          <w:rFonts w:ascii="Times New Roman" w:hAnsi="Times New Roman"/>
          <w:lang w:val="en-GB"/>
        </w:rPr>
        <w:t>ing</w:t>
      </w:r>
      <w:r>
        <w:rPr>
          <w:rFonts w:ascii="Times New Roman" w:hAnsi="Times New Roman"/>
          <w:lang w:val="en-GB"/>
        </w:rPr>
        <w:t xml:space="preserve"> food webs</w:t>
      </w:r>
    </w:p>
    <w:p>
      <w:pPr>
        <w:pStyle w:val="FirstParagraph"/>
        <w:keepNext/>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 xml:space="preserve">To investigate the potential of rewilding to rewire terrestrial mammal food webs, we reconstructed food webs in large </w:t>
      </w:r>
      <w:r>
        <w:rPr>
          <w:rFonts w:ascii="Times New Roman" w:hAnsi="Times New Roman"/>
          <w:sz w:val="24"/>
          <w:szCs w:val="24"/>
          <w:lang w:val="en-GB"/>
        </w:rPr>
        <w:t>PAs</w:t>
      </w:r>
      <w:r>
        <w:rPr>
          <w:rFonts w:ascii="Times New Roman" w:hAnsi="Times New Roman"/>
          <w:sz w:val="24"/>
          <w:szCs w:val="24"/>
          <w:lang w:val="en-GB"/>
        </w:rPr>
        <w:t xml:space="preserve"> and geographically-unbiased random areas at a global scale. We selected </w:t>
      </w:r>
      <w:r>
        <w:rPr>
          <w:rFonts w:ascii="Times New Roman" w:hAnsi="Times New Roman"/>
          <w:sz w:val="24"/>
          <w:szCs w:val="24"/>
          <w:lang w:val="en-GB"/>
        </w:rPr>
        <w:t xml:space="preserve">PAs </w:t>
      </w:r>
      <w:r>
        <w:rPr>
          <w:rFonts w:ascii="Times New Roman" w:hAnsi="Times New Roman"/>
          <w:sz w:val="24"/>
          <w:szCs w:val="24"/>
          <w:lang w:val="en-GB"/>
        </w:rPr>
        <w:t>with strict IUCN management categor</w:t>
      </w:r>
      <w:r>
        <w:rPr>
          <w:rFonts w:ascii="Times New Roman" w:hAnsi="Times New Roman"/>
          <w:sz w:val="24"/>
          <w:szCs w:val="24"/>
          <w:lang w:val="en-GB"/>
        </w:rPr>
        <w:t>y I</w:t>
      </w:r>
      <w:r>
        <w:rPr>
          <w:rFonts w:ascii="Times New Roman" w:hAnsi="Times New Roman"/>
          <w:sz w:val="24"/>
          <w:szCs w:val="24"/>
          <w:lang w:val="en-GB"/>
        </w:rPr>
        <w:t xml:space="preserve"> (strict nature reserves </w:t>
      </w:r>
      <w:r>
        <w:rPr>
          <w:rFonts w:ascii="Times New Roman" w:hAnsi="Times New Roman"/>
          <w:sz w:val="24"/>
          <w:szCs w:val="24"/>
          <w:lang w:val="en-GB"/>
        </w:rPr>
        <w:t>and</w:t>
      </w:r>
      <w:r>
        <w:rPr>
          <w:rFonts w:ascii="Times New Roman" w:hAnsi="Times New Roman"/>
          <w:sz w:val="24"/>
          <w:szCs w:val="24"/>
          <w:lang w:val="en-GB"/>
        </w:rPr>
        <w:t xml:space="preserve"> wilderness areas</w:t>
      </w:r>
      <w:r>
        <w:rPr>
          <w:rFonts w:ascii="Times New Roman" w:hAnsi="Times New Roman"/>
          <w:sz w:val="24"/>
          <w:szCs w:val="24"/>
          <w:lang w:val="en-GB"/>
        </w:rPr>
        <w:t>) and II (</w:t>
      </w:r>
      <w:r>
        <w:rPr>
          <w:rFonts w:ascii="Times New Roman" w:hAnsi="Times New Roman"/>
          <w:sz w:val="24"/>
          <w:szCs w:val="24"/>
          <w:lang w:val="en-GB"/>
        </w:rPr>
        <w:t xml:space="preserve">national parks) as they represent sites where trophic rewilding is likely more feasible today, being geographically isolated and with generally less human pressure </w:t>
      </w:r>
      <w:r>
        <w:rPr>
          <w:rFonts w:ascii="Times New Roman" w:hAnsi="Times New Roman"/>
          <w:sz w:val="24"/>
          <w:szCs w:val="24"/>
          <w:vertAlign w:val="superscript"/>
          <w:lang w:val="en-GB"/>
        </w:rPr>
        <w:t>37</w:t>
      </w:r>
      <w:r>
        <w:rPr>
          <w:rFonts w:ascii="Times New Roman" w:hAnsi="Times New Roman"/>
          <w:sz w:val="24"/>
          <w:szCs w:val="24"/>
          <w:lang w:val="en-GB"/>
        </w:rPr>
        <w:t>⁠ (</w:t>
      </w:r>
      <w:r>
        <w:rPr>
          <w:rFonts w:ascii="Times New Roman" w:hAnsi="Times New Roman"/>
          <w:sz w:val="24"/>
          <w:szCs w:val="24"/>
          <w:lang w:val="en-GB"/>
        </w:rPr>
        <w:t>Jones et al. 2018</w:t>
      </w:r>
      <w:r>
        <w:rPr>
          <w:rFonts w:ascii="Times New Roman" w:hAnsi="Times New Roman"/>
          <w:sz w:val="24"/>
          <w:szCs w:val="24"/>
          <w:lang w:val="en-GB"/>
        </w:rPr>
        <w:t xml:space="preserve">) </w:t>
      </w:r>
      <w:r>
        <w:rPr>
          <w:rFonts w:ascii="Times New Roman" w:hAnsi="Times New Roman"/>
          <w:sz w:val="24"/>
          <w:szCs w:val="24"/>
          <w:lang w:val="en-GB"/>
        </w:rPr>
        <w:t>(Supplementary Fig. 2)</w:t>
      </w:r>
      <w:r>
        <w:rPr>
          <w:rFonts w:ascii="Times New Roman" w:hAnsi="Times New Roman"/>
          <w:sz w:val="24"/>
          <w:szCs w:val="24"/>
          <w:lang w:val="en-GB"/>
        </w:rPr>
        <w:t xml:space="preserve">. We </w:t>
      </w:r>
      <w:r>
        <w:rPr>
          <w:rFonts w:ascii="Times New Roman" w:hAnsi="Times New Roman"/>
          <w:sz w:val="24"/>
          <w:szCs w:val="24"/>
          <w:lang w:val="en-GB"/>
        </w:rPr>
        <w:t xml:space="preserve">considered only </w:t>
      </w:r>
      <w:r>
        <w:rPr>
          <w:rFonts w:ascii="Times New Roman" w:hAnsi="Times New Roman"/>
          <w:sz w:val="24"/>
          <w:szCs w:val="24"/>
          <w:lang w:val="en-GB"/>
        </w:rPr>
        <w:t xml:space="preserve">large </w:t>
      </w:r>
      <w:r>
        <w:rPr>
          <w:rFonts w:ascii="Times New Roman" w:hAnsi="Times New Roman"/>
          <w:sz w:val="24"/>
          <w:szCs w:val="24"/>
          <w:lang w:val="en-GB"/>
        </w:rPr>
        <w:t xml:space="preserve">PAs </w:t>
      </w:r>
      <w:r>
        <w:rPr>
          <w:rFonts w:ascii="Times New Roman" w:hAnsi="Times New Roman"/>
          <w:sz w:val="24"/>
          <w:szCs w:val="24"/>
          <w:lang w:val="en-GB"/>
        </w:rPr>
        <w:t>≥ 5,000 km</w:t>
      </w:r>
      <w:r>
        <w:rPr>
          <w:rFonts w:ascii="Times New Roman" w:hAnsi="Times New Roman"/>
          <w:sz w:val="24"/>
          <w:szCs w:val="24"/>
          <w:vertAlign w:val="superscript"/>
          <w:lang w:val="en-GB"/>
        </w:rPr>
        <w:t>2</w:t>
      </w:r>
      <w:r>
        <w:rPr>
          <w:rFonts w:ascii="Times New Roman" w:hAnsi="Times New Roman"/>
          <w:sz w:val="24"/>
          <w:szCs w:val="24"/>
          <w:lang w:val="en-GB"/>
        </w:rPr>
        <w:t xml:space="preserve">, as this size should </w:t>
      </w:r>
      <w:r>
        <w:rPr>
          <w:rFonts w:ascii="Times New Roman" w:hAnsi="Times New Roman"/>
          <w:sz w:val="24"/>
          <w:szCs w:val="24"/>
          <w:lang w:val="en-GB"/>
        </w:rPr>
        <w:t xml:space="preserve">assure </w:t>
      </w:r>
      <w:r>
        <w:rPr>
          <w:rFonts w:ascii="Times New Roman" w:hAnsi="Times New Roman"/>
          <w:sz w:val="24"/>
          <w:szCs w:val="24"/>
          <w:lang w:val="en-GB"/>
        </w:rPr>
        <w:t xml:space="preserve">viable </w:t>
      </w:r>
      <w:r>
        <w:rPr>
          <w:rFonts w:ascii="Times New Roman" w:hAnsi="Times New Roman"/>
          <w:sz w:val="24"/>
          <w:szCs w:val="24"/>
          <w:lang w:val="en-GB"/>
        </w:rPr>
        <w:t>and biodiverse communities of megafauna</w:t>
      </w:r>
      <w:r>
        <w:rPr>
          <w:rFonts w:ascii="Times New Roman" w:hAnsi="Times New Roman"/>
          <w:sz w:val="24"/>
          <w:szCs w:val="24"/>
          <w:lang w:val="en-GB"/>
        </w:rPr>
        <w:t xml:space="preserve">, </w:t>
      </w:r>
      <w:r>
        <w:rPr>
          <w:rFonts w:ascii="Times New Roman" w:hAnsi="Times New Roman"/>
          <w:sz w:val="24"/>
          <w:szCs w:val="24"/>
          <w:lang w:val="en-GB"/>
        </w:rPr>
        <w:t xml:space="preserve">which require large areas for sustaining populations </w:t>
      </w:r>
      <w:r>
        <w:rPr>
          <w:rFonts w:ascii="Times New Roman" w:hAnsi="Times New Roman"/>
          <w:sz w:val="24"/>
          <w:szCs w:val="24"/>
          <w:vertAlign w:val="superscript"/>
          <w:lang w:val="en-GB"/>
        </w:rPr>
        <w:t>72–74</w:t>
      </w:r>
      <w:r>
        <w:rPr>
          <w:rFonts w:ascii="Times New Roman" w:hAnsi="Times New Roman"/>
          <w:sz w:val="24"/>
          <w:szCs w:val="24"/>
          <w:lang w:val="en-GB"/>
        </w:rPr>
        <w:t>⁠</w:t>
      </w:r>
      <w:r>
        <w:rPr>
          <w:rFonts w:ascii="Times New Roman" w:hAnsi="Times New Roman"/>
          <w:sz w:val="24"/>
          <w:szCs w:val="24"/>
          <w:lang w:val="en-GB"/>
        </w:rPr>
        <w:t xml:space="preserve"> (Woodroffe and Ginsberg 1998, Cantú-Salazar and Gaston 2010, Ripple et al. 2015). The ≥ 5,000 km</w:t>
      </w:r>
      <w:r>
        <w:rPr>
          <w:rFonts w:ascii="Times New Roman" w:hAnsi="Times New Roman"/>
          <w:sz w:val="24"/>
          <w:szCs w:val="24"/>
          <w:vertAlign w:val="superscript"/>
          <w:lang w:val="en-GB"/>
        </w:rPr>
        <w:t>2</w:t>
      </w:r>
      <w:r>
        <w:rPr>
          <w:rFonts w:ascii="Times New Roman" w:hAnsi="Times New Roman"/>
          <w:sz w:val="24"/>
          <w:szCs w:val="24"/>
          <w:lang w:val="en-GB"/>
        </w:rPr>
        <w:t xml:space="preserve"> area is a pragmatic trade-off between possibly </w:t>
      </w:r>
      <w:r>
        <w:rPr>
          <w:rFonts w:ascii="Times New Roman" w:hAnsi="Times New Roman"/>
          <w:sz w:val="24"/>
          <w:szCs w:val="24"/>
          <w:lang w:val="en-GB"/>
        </w:rPr>
        <w:t>over-</w:t>
      </w:r>
      <w:r>
        <w:rPr>
          <w:rFonts w:ascii="Times New Roman" w:hAnsi="Times New Roman"/>
          <w:sz w:val="24"/>
          <w:szCs w:val="24"/>
          <w:lang w:val="en-GB"/>
        </w:rPr>
        <w:t>optimistic cut-off</w:t>
      </w:r>
      <w:r>
        <w:rPr>
          <w:rFonts w:ascii="Times New Roman" w:hAnsi="Times New Roman"/>
          <w:sz w:val="24"/>
          <w:szCs w:val="24"/>
          <w:lang w:val="en-GB"/>
        </w:rPr>
        <w:t>s</w:t>
      </w:r>
      <w:r>
        <w:rPr>
          <w:rFonts w:ascii="Times New Roman" w:hAnsi="Times New Roman"/>
          <w:sz w:val="24"/>
          <w:szCs w:val="24"/>
          <w:lang w:val="en-GB"/>
        </w:rPr>
        <w:t>, e.g., 100 km</w:t>
      </w:r>
      <w:r>
        <w:rPr>
          <w:rFonts w:ascii="Times New Roman" w:hAnsi="Times New Roman"/>
          <w:sz w:val="24"/>
          <w:szCs w:val="24"/>
          <w:vertAlign w:val="superscript"/>
          <w:lang w:val="en-GB"/>
        </w:rPr>
        <w:t>2</w:t>
      </w:r>
      <w:r>
        <w:rPr>
          <w:rFonts w:ascii="Times New Roman" w:hAnsi="Times New Roman"/>
          <w:sz w:val="24"/>
          <w:szCs w:val="24"/>
          <w:lang w:val="en-GB"/>
        </w:rPr>
        <w:t xml:space="preserve"> </w:t>
      </w:r>
      <w:r>
        <w:rPr>
          <w:rFonts w:ascii="Times New Roman" w:hAnsi="Times New Roman"/>
          <w:sz w:val="24"/>
          <w:szCs w:val="24"/>
          <w:vertAlign w:val="superscript"/>
          <w:lang w:val="en-GB"/>
        </w:rPr>
        <w:t>74</w:t>
      </w:r>
      <w:r>
        <w:rPr>
          <w:rFonts w:ascii="Times New Roman" w:hAnsi="Times New Roman"/>
          <w:sz w:val="24"/>
          <w:szCs w:val="24"/>
          <w:lang w:val="en-GB"/>
        </w:rPr>
        <w:t xml:space="preserve">⁠ (Ripple et al. 2015), and overly-conservative </w:t>
      </w:r>
      <w:r>
        <w:rPr>
          <w:rFonts w:ascii="Times New Roman" w:hAnsi="Times New Roman"/>
          <w:sz w:val="24"/>
          <w:szCs w:val="24"/>
          <w:lang w:val="en-GB"/>
        </w:rPr>
        <w:t>thresholds</w:t>
      </w:r>
      <w:r>
        <w:rPr>
          <w:rFonts w:ascii="Times New Roman" w:hAnsi="Times New Roman"/>
          <w:sz w:val="24"/>
          <w:szCs w:val="24"/>
          <w:lang w:val="en-GB"/>
        </w:rPr>
        <w:t>, e.g., 25,000 km</w:t>
      </w:r>
      <w:r>
        <w:rPr>
          <w:rFonts w:ascii="Times New Roman" w:hAnsi="Times New Roman"/>
          <w:sz w:val="24"/>
          <w:szCs w:val="24"/>
          <w:vertAlign w:val="superscript"/>
          <w:lang w:val="en-GB"/>
        </w:rPr>
        <w:t>2</w:t>
      </w:r>
      <w:r>
        <w:rPr>
          <w:rFonts w:ascii="Times New Roman" w:hAnsi="Times New Roman"/>
          <w:sz w:val="24"/>
          <w:szCs w:val="24"/>
          <w:lang w:val="en-GB"/>
        </w:rPr>
        <w:t xml:space="preserve"> </w:t>
      </w:r>
      <w:r>
        <w:rPr>
          <w:rFonts w:ascii="Times New Roman" w:hAnsi="Times New Roman"/>
          <w:sz w:val="24"/>
          <w:szCs w:val="24"/>
          <w:vertAlign w:val="superscript"/>
          <w:lang w:val="en-GB"/>
        </w:rPr>
        <w:t>73</w:t>
      </w:r>
      <w:r>
        <w:rPr>
          <w:rFonts w:ascii="Times New Roman" w:hAnsi="Times New Roman"/>
          <w:sz w:val="24"/>
          <w:szCs w:val="24"/>
          <w:lang w:val="en-GB"/>
        </w:rPr>
        <w:t xml:space="preserve">⁠ (Cantú-Salazar and Gaston 2010). </w:t>
      </w:r>
      <w:r>
        <w:rPr>
          <w:rFonts w:ascii="Times New Roman" w:hAnsi="Times New Roman"/>
          <w:sz w:val="24"/>
          <w:szCs w:val="24"/>
          <w:lang w:val="en-GB"/>
        </w:rPr>
        <w:t xml:space="preserve">We obtained PAs </w:t>
      </w:r>
      <w:r>
        <w:rPr>
          <w:rFonts w:ascii="Times New Roman" w:hAnsi="Times New Roman"/>
          <w:sz w:val="24"/>
          <w:szCs w:val="24"/>
          <w:lang w:val="en-GB"/>
        </w:rPr>
        <w:t>geometries from the World Database of Protected Area (WDPA</w:t>
      </w:r>
      <w:r>
        <w:rPr>
          <w:rFonts w:ascii="Times New Roman" w:hAnsi="Times New Roman"/>
          <w:sz w:val="24"/>
          <w:szCs w:val="24"/>
          <w:lang w:val="en-GB"/>
        </w:rPr>
        <w:t xml:space="preserve">) </w:t>
      </w:r>
      <w:r>
        <w:rPr>
          <w:rFonts w:ascii="Times New Roman" w:hAnsi="Times New Roman"/>
          <w:sz w:val="24"/>
          <w:szCs w:val="24"/>
          <w:vertAlign w:val="superscript"/>
          <w:lang w:val="en-GB"/>
        </w:rPr>
        <w:t>9</w:t>
      </w:r>
      <w:r>
        <w:rPr>
          <w:rFonts w:ascii="Times New Roman" w:hAnsi="Times New Roman"/>
          <w:sz w:val="24"/>
          <w:szCs w:val="24"/>
          <w:lang w:val="en-GB"/>
        </w:rPr>
        <w:t>⁠ (</w:t>
      </w:r>
      <w:r>
        <w:rPr>
          <w:rFonts w:ascii="Times New Roman" w:hAnsi="Times New Roman"/>
          <w:sz w:val="24"/>
          <w:szCs w:val="24"/>
          <w:lang w:val="en-GB"/>
        </w:rPr>
        <w:t xml:space="preserve">UNEP-WCMC &amp; IUCN 2019, downloaded June 2019). Following previous studies </w:t>
      </w:r>
      <w:r>
        <w:rPr>
          <w:rFonts w:ascii="Times New Roman" w:hAnsi="Times New Roman"/>
          <w:sz w:val="24"/>
          <w:szCs w:val="24"/>
          <w:vertAlign w:val="superscript"/>
          <w:lang w:val="en-GB"/>
        </w:rPr>
        <w:t>75</w:t>
      </w:r>
      <w:r>
        <w:rPr>
          <w:rFonts w:ascii="Times New Roman" w:hAnsi="Times New Roman"/>
          <w:sz w:val="24"/>
          <w:szCs w:val="24"/>
          <w:lang w:val="en-GB"/>
        </w:rPr>
        <w:t xml:space="preserve">⁠ (Runge et al. 2015), we excluded </w:t>
      </w:r>
      <w:r>
        <w:rPr>
          <w:rFonts w:ascii="Times New Roman" w:hAnsi="Times New Roman"/>
          <w:sz w:val="24"/>
          <w:szCs w:val="24"/>
          <w:lang w:val="en-GB"/>
        </w:rPr>
        <w:t>PAs</w:t>
      </w:r>
      <w:r>
        <w:rPr>
          <w:rFonts w:ascii="Times New Roman" w:hAnsi="Times New Roman"/>
          <w:sz w:val="24"/>
          <w:szCs w:val="24"/>
          <w:lang w:val="en-GB"/>
        </w:rPr>
        <w:t xml:space="preserve"> without detailed geographic information, with unknown management status, UNESCO Biosphere Reserves, marine-only sites as well as the marine portion of coastal sites, and </w:t>
      </w:r>
      <w:r>
        <w:rPr>
          <w:rFonts w:ascii="Times New Roman" w:hAnsi="Times New Roman"/>
          <w:sz w:val="24"/>
          <w:szCs w:val="24"/>
          <w:lang w:val="en-GB"/>
        </w:rPr>
        <w:t xml:space="preserve">areas </w:t>
      </w:r>
      <w:r>
        <w:rPr>
          <w:rFonts w:ascii="Times New Roman" w:hAnsi="Times New Roman"/>
          <w:sz w:val="24"/>
          <w:szCs w:val="24"/>
          <w:lang w:val="en-GB"/>
        </w:rPr>
        <w:t xml:space="preserve">not considered protected internationally. </w:t>
      </w:r>
      <w:r>
        <w:rPr>
          <w:rFonts w:ascii="Times New Roman" w:hAnsi="Times New Roman"/>
          <w:sz w:val="24"/>
          <w:szCs w:val="24"/>
          <w:lang w:val="en-GB"/>
        </w:rPr>
        <w:t>After dissolving</w:t>
      </w:r>
      <w:r>
        <w:rPr>
          <w:rFonts w:ascii="Times New Roman" w:hAnsi="Times New Roman"/>
          <w:sz w:val="24"/>
          <w:szCs w:val="24"/>
          <w:lang w:val="en-GB"/>
        </w:rPr>
        <w:t xml:space="preserve">adjacent geometries, </w:t>
      </w:r>
      <w:r>
        <w:rPr>
          <w:rFonts w:cs="Calibri" w:ascii="Times New Roman" w:hAnsi="Times New Roman"/>
          <w:sz w:val="24"/>
          <w:szCs w:val="24"/>
          <w:lang w:val="en-GB"/>
        </w:rPr>
        <w:t xml:space="preserve">assigning overlapping areas </w:t>
      </w:r>
      <w:r>
        <w:rPr>
          <w:rFonts w:cs="Calibri" w:ascii="Times New Roman" w:hAnsi="Times New Roman"/>
          <w:sz w:val="24"/>
          <w:szCs w:val="24"/>
          <w:lang w:val="en-GB"/>
        </w:rPr>
        <w:t xml:space="preserve">to </w:t>
      </w:r>
      <w:r>
        <w:rPr>
          <w:rFonts w:cs="Calibri" w:ascii="Times New Roman" w:hAnsi="Times New Roman"/>
          <w:sz w:val="24"/>
          <w:szCs w:val="24"/>
          <w:lang w:val="en-GB"/>
        </w:rPr>
        <w:t xml:space="preserve">the strictest IUCN category following WDPA best practice guidelines (https://www.protectedplanet.net/c/calculating-protected-area-coverage), </w:t>
      </w:r>
      <w:r>
        <w:rPr>
          <w:rFonts w:cs="Calibri" w:ascii="Times New Roman" w:hAnsi="Times New Roman"/>
          <w:sz w:val="24"/>
          <w:szCs w:val="24"/>
          <w:lang w:val="en-GB"/>
        </w:rPr>
        <w:t>we excluded</w:t>
      </w:r>
      <w:r>
        <w:rPr>
          <w:rFonts w:ascii="Times New Roman" w:hAnsi="Times New Roman"/>
          <w:sz w:val="24"/>
          <w:szCs w:val="24"/>
          <w:lang w:val="en-GB"/>
        </w:rPr>
        <w:t xml:space="preserve"> areas with extent &lt; 5,000 km</w:t>
      </w:r>
      <w:r>
        <w:rPr>
          <w:rFonts w:ascii="Times New Roman" w:hAnsi="Times New Roman"/>
          <w:sz w:val="24"/>
          <w:szCs w:val="24"/>
          <w:vertAlign w:val="superscript"/>
          <w:lang w:val="en-GB"/>
        </w:rPr>
        <w:t>2</w:t>
      </w:r>
      <w:r>
        <w:rPr>
          <w:rFonts w:ascii="Times New Roman" w:hAnsi="Times New Roman"/>
          <w:color w:val="000000"/>
          <w:sz w:val="24"/>
          <w:szCs w:val="24"/>
          <w:lang w:val="en-GB"/>
        </w:rPr>
        <w:t xml:space="preserve">. </w:t>
      </w:r>
      <w:r>
        <w:rPr>
          <w:rFonts w:ascii="Times New Roman" w:hAnsi="Times New Roman"/>
          <w:color w:val="000000"/>
          <w:sz w:val="24"/>
          <w:szCs w:val="24"/>
          <w:lang w:val="en-GB"/>
        </w:rPr>
        <w:t xml:space="preserve">In total, </w:t>
      </w:r>
      <w:r>
        <w:rPr>
          <w:rFonts w:ascii="Times New Roman" w:hAnsi="Times New Roman"/>
          <w:color w:val="000000"/>
          <w:sz w:val="24"/>
          <w:szCs w:val="24"/>
          <w:lang w:val="en-GB"/>
        </w:rPr>
        <w:t>w</w:t>
      </w:r>
      <w:r>
        <w:rPr>
          <w:rFonts w:ascii="Times New Roman" w:hAnsi="Times New Roman"/>
          <w:sz w:val="24"/>
          <w:szCs w:val="24"/>
          <w:lang w:val="en-GB"/>
        </w:rPr>
        <w:t xml:space="preserve">e found 209 protected areas that met our requirements (Fig. </w:t>
      </w:r>
      <w:r>
        <w:rPr>
          <w:rFonts w:ascii="Times New Roman" w:hAnsi="Times New Roman"/>
          <w:sz w:val="24"/>
          <w:szCs w:val="24"/>
          <w:lang w:val="en-GB"/>
        </w:rPr>
        <w:t>4</w:t>
      </w:r>
      <w:r>
        <w:rPr>
          <w:rFonts w:ascii="Times New Roman" w:hAnsi="Times New Roman"/>
          <w:sz w:val="24"/>
          <w:szCs w:val="24"/>
          <w:lang w:val="en-GB"/>
        </w:rPr>
        <w:t>).</w:t>
      </w:r>
      <w:r>
        <w:br w:type="page"/>
      </w:r>
    </w:p>
    <w:p>
      <w:pPr>
        <w:pStyle w:val="FirstParagraph"/>
        <w:widowControl w:val="false"/>
        <w:bidi w:val="0"/>
        <w:spacing w:lineRule="auto" w:line="480"/>
        <w:rPr>
          <w:rFonts w:ascii="Times New Roman" w:hAnsi="Times New Roman"/>
          <w:b/>
          <w:b/>
          <w:bCs/>
          <w:i w:val="false"/>
          <w:i w:val="false"/>
          <w:iCs/>
          <w:sz w:val="24"/>
          <w:szCs w:val="24"/>
          <w:lang w:val="en-GB"/>
        </w:rPr>
      </w:pPr>
      <w:r>
        <w:rPr>
          <w:rFonts w:ascii="Times New Roman" w:hAnsi="Times New Roman"/>
          <w:b/>
          <w:bCs/>
          <w:i w:val="false"/>
          <w:iCs/>
          <w:sz w:val="24"/>
          <w:szCs w:val="24"/>
          <w:lang w:val="en-GB"/>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86400" cy="446659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5486400" cy="4466590"/>
                    </a:xfrm>
                    <a:prstGeom prst="rect">
                      <a:avLst/>
                    </a:prstGeom>
                  </pic:spPr>
                </pic:pic>
              </a:graphicData>
            </a:graphic>
          </wp:anchor>
        </w:drawing>
      </w:r>
    </w:p>
    <w:p>
      <w:pPr>
        <w:pStyle w:val="ImageCaption"/>
        <w:widowControl w:val="false"/>
        <w:bidi w:val="0"/>
        <w:spacing w:lineRule="auto" w:line="480"/>
        <w:rPr>
          <w:rFonts w:ascii="Times New Roman" w:hAnsi="Times New Roman"/>
          <w:i/>
          <w:i/>
          <w:iCs/>
          <w:sz w:val="24"/>
          <w:szCs w:val="24"/>
          <w:lang w:val="en-GB"/>
        </w:rPr>
      </w:pPr>
      <w:r>
        <w:rPr>
          <w:rFonts w:ascii="Times New Roman" w:hAnsi="Times New Roman"/>
          <w:b/>
          <w:bCs/>
          <w:i/>
          <w:iCs/>
          <w:sz w:val="24"/>
          <w:szCs w:val="24"/>
          <w:lang w:val="en-GB"/>
        </w:rPr>
        <w:t xml:space="preserve">Fig. </w:t>
      </w:r>
      <w:r>
        <w:rPr>
          <w:rFonts w:ascii="Times New Roman" w:hAnsi="Times New Roman"/>
          <w:b/>
          <w:bCs/>
          <w:i/>
          <w:iCs/>
          <w:sz w:val="24"/>
          <w:szCs w:val="24"/>
          <w:lang w:val="en-GB"/>
        </w:rPr>
        <w:t>4</w:t>
      </w:r>
      <w:r>
        <w:rPr>
          <w:rFonts w:ascii="Times New Roman" w:hAnsi="Times New Roman"/>
          <w:b/>
          <w:bCs/>
          <w:i/>
          <w:iCs/>
          <w:sz w:val="24"/>
          <w:szCs w:val="24"/>
          <w:lang w:val="en-GB"/>
        </w:rPr>
        <w:t xml:space="preserve">: </w:t>
      </w:r>
      <w:r>
        <w:rPr>
          <w:rFonts w:ascii="Times New Roman" w:hAnsi="Times New Roman"/>
          <w:b/>
          <w:bCs/>
          <w:i/>
          <w:iCs/>
          <w:sz w:val="24"/>
          <w:szCs w:val="24"/>
          <w:lang w:val="en-GB"/>
        </w:rPr>
        <w:t>L</w:t>
      </w:r>
      <w:r>
        <w:rPr>
          <w:rFonts w:ascii="Times New Roman" w:hAnsi="Times New Roman"/>
          <w:b/>
          <w:bCs/>
          <w:i/>
          <w:iCs/>
          <w:sz w:val="24"/>
          <w:szCs w:val="24"/>
          <w:lang w:val="en-GB"/>
        </w:rPr>
        <w:t>arge protected and random areas ≥ 5,000 km</w:t>
      </w:r>
      <w:r>
        <w:rPr>
          <w:rFonts w:ascii="Times New Roman" w:hAnsi="Times New Roman"/>
          <w:b/>
          <w:bCs/>
          <w:i/>
          <w:iCs/>
          <w:sz w:val="24"/>
          <w:szCs w:val="24"/>
          <w:vertAlign w:val="superscript"/>
          <w:lang w:val="en-GB"/>
        </w:rPr>
        <w:t>2</w:t>
      </w:r>
      <w:r>
        <w:rPr>
          <w:rFonts w:ascii="Times New Roman" w:hAnsi="Times New Roman"/>
          <w:b/>
          <w:bCs/>
          <w:i/>
          <w:iCs/>
          <w:sz w:val="24"/>
          <w:szCs w:val="24"/>
          <w:lang w:val="en-GB"/>
        </w:rPr>
        <w:t xml:space="preserve"> for trophic rewilding in each </w:t>
      </w:r>
      <w:r>
        <w:rPr>
          <w:rFonts w:ascii="Times New Roman" w:hAnsi="Times New Roman"/>
          <w:b/>
          <w:bCs/>
          <w:i/>
          <w:iCs/>
          <w:sz w:val="24"/>
          <w:szCs w:val="24"/>
          <w:lang w:val="en-GB"/>
        </w:rPr>
        <w:t>b</w:t>
      </w:r>
      <w:r>
        <w:rPr>
          <w:rFonts w:ascii="Times New Roman" w:hAnsi="Times New Roman"/>
          <w:b/>
          <w:bCs/>
          <w:i/>
          <w:iCs/>
          <w:sz w:val="24"/>
          <w:szCs w:val="24"/>
          <w:lang w:val="en-GB"/>
        </w:rPr>
        <w:t>iogeographic realm (colo</w:t>
      </w:r>
      <w:r>
        <w:rPr>
          <w:rFonts w:ascii="Times New Roman" w:hAnsi="Times New Roman"/>
          <w:b/>
          <w:bCs/>
          <w:i/>
          <w:iCs/>
          <w:sz w:val="24"/>
          <w:szCs w:val="24"/>
          <w:lang w:val="en-GB"/>
        </w:rPr>
        <w:t>u</w:t>
      </w:r>
      <w:r>
        <w:rPr>
          <w:rFonts w:ascii="Times New Roman" w:hAnsi="Times New Roman"/>
          <w:b/>
          <w:bCs/>
          <w:i/>
          <w:iCs/>
          <w:sz w:val="24"/>
          <w:szCs w:val="24"/>
          <w:lang w:val="en-GB"/>
        </w:rPr>
        <w:t>rs).</w:t>
      </w:r>
      <w:r>
        <w:rPr>
          <w:rFonts w:ascii="Times New Roman" w:hAnsi="Times New Roman"/>
          <w:i/>
          <w:iCs/>
          <w:sz w:val="24"/>
          <w:szCs w:val="24"/>
          <w:lang w:val="en-GB"/>
        </w:rPr>
        <w:t xml:space="preserve"> </w:t>
      </w:r>
      <w:r>
        <w:rPr>
          <w:rFonts w:ascii="Times New Roman" w:hAnsi="Times New Roman"/>
          <w:b/>
          <w:bCs/>
          <w:i/>
          <w:iCs/>
          <w:sz w:val="24"/>
          <w:szCs w:val="24"/>
          <w:lang w:val="en-GB"/>
        </w:rPr>
        <w:t>a</w:t>
      </w:r>
      <w:r>
        <w:rPr>
          <w:rFonts w:ascii="Times New Roman" w:hAnsi="Times New Roman"/>
          <w:b w:val="false"/>
          <w:bCs w:val="false"/>
          <w:i/>
          <w:iCs/>
          <w:sz w:val="24"/>
          <w:szCs w:val="24"/>
          <w:lang w:val="en-GB"/>
        </w:rPr>
        <w:t xml:space="preserve">, </w:t>
      </w:r>
      <w:r>
        <w:rPr>
          <w:rFonts w:ascii="Times New Roman" w:hAnsi="Times New Roman"/>
          <w:i/>
          <w:iCs/>
          <w:sz w:val="24"/>
          <w:szCs w:val="24"/>
          <w:lang w:val="en-GB"/>
        </w:rPr>
        <w:t xml:space="preserve">Protected areas </w:t>
      </w:r>
      <w:r>
        <w:rPr>
          <w:rFonts w:ascii="Times New Roman" w:hAnsi="Times New Roman"/>
          <w:i/>
          <w:iCs/>
          <w:sz w:val="24"/>
          <w:szCs w:val="24"/>
          <w:lang w:val="en-GB"/>
        </w:rPr>
        <w:t xml:space="preserve">(PAs) </w:t>
      </w:r>
      <w:r>
        <w:rPr>
          <w:rFonts w:ascii="Times New Roman" w:hAnsi="Times New Roman"/>
          <w:i/>
          <w:iCs/>
          <w:sz w:val="24"/>
          <w:szCs w:val="24"/>
          <w:lang w:val="en-GB"/>
        </w:rPr>
        <w:t>with strict IUCN management categor</w:t>
      </w:r>
      <w:r>
        <w:rPr>
          <w:rFonts w:ascii="Times New Roman" w:hAnsi="Times New Roman"/>
          <w:i/>
          <w:iCs/>
          <w:sz w:val="24"/>
          <w:szCs w:val="24"/>
          <w:lang w:val="en-GB"/>
        </w:rPr>
        <w:t>y</w:t>
      </w:r>
      <w:r>
        <w:rPr>
          <w:rFonts w:ascii="Times New Roman" w:hAnsi="Times New Roman"/>
          <w:i/>
          <w:iCs/>
          <w:sz w:val="24"/>
          <w:szCs w:val="24"/>
          <w:lang w:val="en-GB"/>
        </w:rPr>
        <w:t xml:space="preserve"> I</w:t>
      </w:r>
      <w:r>
        <w:rPr>
          <w:rFonts w:ascii="Times New Roman" w:hAnsi="Times New Roman"/>
          <w:i/>
          <w:iCs/>
          <w:sz w:val="24"/>
          <w:szCs w:val="24"/>
          <w:lang w:val="en-GB"/>
        </w:rPr>
        <w:t>-</w:t>
      </w:r>
      <w:r>
        <w:rPr>
          <w:rFonts w:ascii="Times New Roman" w:hAnsi="Times New Roman"/>
          <w:i/>
          <w:iCs/>
          <w:sz w:val="24"/>
          <w:szCs w:val="24"/>
          <w:lang w:val="en-GB"/>
        </w:rPr>
        <w:t xml:space="preserve">II. </w:t>
      </w:r>
      <w:r>
        <w:rPr>
          <w:rFonts w:ascii="Times New Roman" w:hAnsi="Times New Roman"/>
          <w:i/>
          <w:iCs/>
          <w:sz w:val="24"/>
          <w:szCs w:val="24"/>
          <w:lang w:val="en-GB"/>
        </w:rPr>
        <w:t>These PAs have generally low human pressure and represent areas where human-wildlife coexistence and rewilding are more likely to be achieved.</w:t>
      </w:r>
      <w:r>
        <w:rPr>
          <w:rFonts w:ascii="Times New Roman" w:hAnsi="Times New Roman"/>
          <w:i/>
          <w:iCs/>
          <w:sz w:val="24"/>
          <w:szCs w:val="24"/>
          <w:lang w:val="en-GB"/>
        </w:rPr>
        <w:t xml:space="preserve"> </w:t>
      </w:r>
      <w:r>
        <w:rPr>
          <w:rFonts w:ascii="Times New Roman" w:hAnsi="Times New Roman"/>
          <w:b/>
          <w:bCs/>
          <w:i/>
          <w:iCs/>
          <w:sz w:val="24"/>
          <w:szCs w:val="24"/>
          <w:lang w:val="en-GB"/>
        </w:rPr>
        <w:t>b</w:t>
      </w:r>
      <w:r>
        <w:rPr>
          <w:rFonts w:ascii="Times New Roman" w:hAnsi="Times New Roman"/>
          <w:i/>
          <w:iCs/>
          <w:sz w:val="24"/>
          <w:szCs w:val="24"/>
          <w:lang w:val="en-GB"/>
        </w:rPr>
        <w:t xml:space="preserve">, </w:t>
      </w:r>
      <w:r>
        <w:rPr>
          <w:rFonts w:ascii="Times New Roman" w:hAnsi="Times New Roman"/>
          <w:i/>
          <w:iCs/>
          <w:sz w:val="24"/>
          <w:szCs w:val="24"/>
          <w:lang w:val="en-GB"/>
        </w:rPr>
        <w:t>Areas ≥</w:t>
      </w:r>
      <w:r>
        <w:rPr>
          <w:rFonts w:ascii="Times New Roman" w:hAnsi="Times New Roman"/>
          <w:i/>
          <w:iCs/>
          <w:sz w:val="24"/>
          <w:szCs w:val="24"/>
          <w:lang w:val="en-GB"/>
        </w:rPr>
        <w:t xml:space="preserve"> 5,0</w:t>
      </w:r>
      <w:r>
        <w:rPr>
          <w:rFonts w:ascii="Times New Roman" w:hAnsi="Times New Roman"/>
          <w:i/>
          <w:iCs/>
          <w:sz w:val="24"/>
          <w:szCs w:val="24"/>
          <w:lang w:val="en-GB"/>
        </w:rPr>
        <w:t>00</w:t>
      </w:r>
      <w:r>
        <w:rPr>
          <w:rFonts w:ascii="Times New Roman" w:hAnsi="Times New Roman"/>
          <w:i/>
          <w:iCs/>
          <w:sz w:val="24"/>
          <w:szCs w:val="24"/>
          <w:lang w:val="en-GB"/>
        </w:rPr>
        <w:t xml:space="preserve"> </w:t>
      </w:r>
      <w:r>
        <w:rPr>
          <w:rFonts w:ascii="Times New Roman" w:hAnsi="Times New Roman"/>
          <w:i/>
          <w:iCs/>
          <w:position w:val="0"/>
          <w:sz w:val="24"/>
          <w:sz w:val="24"/>
          <w:szCs w:val="24"/>
          <w:vertAlign w:val="baseline"/>
          <w:lang w:val="en-GB"/>
        </w:rPr>
        <w:t>km</w:t>
      </w:r>
      <w:r>
        <w:rPr>
          <w:rFonts w:ascii="Times New Roman" w:hAnsi="Times New Roman"/>
          <w:i/>
          <w:iCs/>
          <w:sz w:val="24"/>
          <w:szCs w:val="24"/>
          <w:vertAlign w:val="superscript"/>
          <w:lang w:val="en-GB"/>
        </w:rPr>
        <w:t>2</w:t>
      </w:r>
      <w:r>
        <w:rPr>
          <w:rFonts w:ascii="Times New Roman" w:hAnsi="Times New Roman"/>
          <w:i/>
          <w:iCs/>
          <w:position w:val="0"/>
          <w:sz w:val="24"/>
          <w:sz w:val="24"/>
          <w:szCs w:val="24"/>
          <w:vertAlign w:val="baseline"/>
          <w:lang w:val="en-GB"/>
        </w:rPr>
        <w:t xml:space="preserve"> generated</w:t>
      </w:r>
      <w:r>
        <w:rPr>
          <w:rFonts w:ascii="Times New Roman" w:hAnsi="Times New Roman"/>
          <w:i/>
          <w:iCs/>
          <w:sz w:val="24"/>
          <w:szCs w:val="24"/>
          <w:lang w:val="en-GB"/>
        </w:rPr>
        <w:t xml:space="preserve"> at random for each </w:t>
      </w:r>
      <w:r>
        <w:rPr>
          <w:rFonts w:ascii="Times New Roman" w:hAnsi="Times New Roman"/>
          <w:i/>
          <w:iCs/>
          <w:sz w:val="24"/>
          <w:szCs w:val="24"/>
          <w:lang w:val="en-GB"/>
        </w:rPr>
        <w:t>b</w:t>
      </w:r>
      <w:r>
        <w:rPr>
          <w:rFonts w:ascii="Times New Roman" w:hAnsi="Times New Roman"/>
          <w:i/>
          <w:iCs/>
          <w:sz w:val="24"/>
          <w:szCs w:val="24"/>
          <w:lang w:val="en-GB"/>
        </w:rPr>
        <w:t xml:space="preserve">iogeographic realm, displayed larger than their real extent for easier visualization. </w:t>
      </w:r>
      <w:r>
        <w:rPr>
          <w:rFonts w:ascii="Times New Roman" w:hAnsi="Times New Roman"/>
          <w:i/>
          <w:iCs/>
          <w:sz w:val="24"/>
          <w:szCs w:val="24"/>
          <w:lang w:val="en-GB"/>
        </w:rPr>
        <w:t xml:space="preserve">Random areas represent areas without the geographic biases of PAs and where </w:t>
      </w:r>
      <w:r>
        <w:rPr>
          <w:rFonts w:ascii="Times New Roman" w:hAnsi="Times New Roman"/>
          <w:i/>
          <w:iCs/>
          <w:sz w:val="24"/>
          <w:szCs w:val="24"/>
          <w:lang w:val="en-GB"/>
        </w:rPr>
        <w:t xml:space="preserve">there may also be opportunities for trophic rewilding </w:t>
      </w:r>
      <w:r>
        <w:rPr>
          <w:rFonts w:ascii="Times New Roman" w:hAnsi="Times New Roman"/>
          <w:i/>
          <w:iCs/>
          <w:sz w:val="24"/>
          <w:szCs w:val="24"/>
          <w:lang w:val="en-GB"/>
        </w:rPr>
        <w:t>if societal conditions allow.</w:t>
      </w:r>
      <w:r>
        <w:br w:type="page"/>
      </w:r>
    </w:p>
    <w:p>
      <w:pPr>
        <w:pStyle w:val="TextBody"/>
        <w:keepNext/>
        <w:widowControl w:val="false"/>
        <w:bidi w:val="0"/>
        <w:spacing w:lineRule="auto" w:line="480"/>
        <w:rPr>
          <w:rFonts w:ascii="Times New Roman" w:hAnsi="Times New Roman"/>
          <w:lang w:val="en-GB"/>
        </w:rPr>
      </w:pPr>
      <w:r>
        <w:rPr>
          <w:rFonts w:ascii="Times New Roman" w:hAnsi="Times New Roman"/>
          <w:sz w:val="24"/>
          <w:szCs w:val="24"/>
          <w:lang w:val="en-GB"/>
        </w:rPr>
        <w:t xml:space="preserve">We complemented the results from PAs, which may partly be affected by geographic </w:t>
      </w:r>
      <w:r>
        <w:rPr>
          <w:rFonts w:ascii="Times New Roman" w:hAnsi="Times New Roman"/>
          <w:sz w:val="24"/>
          <w:szCs w:val="24"/>
          <w:lang w:val="en-GB"/>
        </w:rPr>
        <w:t xml:space="preserve">and size </w:t>
      </w:r>
      <w:r>
        <w:rPr>
          <w:rFonts w:ascii="Times New Roman" w:hAnsi="Times New Roman"/>
          <w:sz w:val="24"/>
          <w:szCs w:val="24"/>
          <w:lang w:val="en-GB"/>
        </w:rPr>
        <w:t xml:space="preserve">biases </w:t>
      </w:r>
      <w:r>
        <w:rPr>
          <w:rFonts w:ascii="Times New Roman" w:hAnsi="Times New Roman"/>
          <w:sz w:val="24"/>
          <w:szCs w:val="24"/>
          <w:lang w:val="en-GB"/>
        </w:rPr>
        <w:t>(Fig. 4, Supplementary Fig. 7)</w:t>
      </w:r>
      <w:r>
        <w:rPr>
          <w:rFonts w:ascii="Times New Roman" w:hAnsi="Times New Roman"/>
          <w:sz w:val="24"/>
          <w:szCs w:val="24"/>
          <w:lang w:val="en-GB"/>
        </w:rPr>
        <w:t xml:space="preserve">, by replicating our analyses using geographically random areas comparable in number and size with the PAs. </w:t>
      </w:r>
      <w:r>
        <w:rPr>
          <w:rFonts w:ascii="Times New Roman" w:hAnsi="Times New Roman"/>
          <w:sz w:val="24"/>
          <w:szCs w:val="24"/>
          <w:lang w:val="en-GB"/>
        </w:rPr>
        <w:t xml:space="preserve">Notably, </w:t>
      </w:r>
      <w:r>
        <w:rPr>
          <w:rFonts w:ascii="Times New Roman" w:hAnsi="Times New Roman"/>
          <w:sz w:val="24"/>
          <w:szCs w:val="24"/>
          <w:lang w:val="en-GB"/>
        </w:rPr>
        <w:t>PAs</w:t>
      </w:r>
      <w:r>
        <w:rPr>
          <w:rFonts w:ascii="Times New Roman" w:hAnsi="Times New Roman"/>
          <w:sz w:val="24"/>
          <w:szCs w:val="24"/>
          <w:lang w:val="en-GB"/>
        </w:rPr>
        <w:t xml:space="preserve"> ≥ 5,000 km</w:t>
      </w:r>
      <w:r>
        <w:rPr>
          <w:rFonts w:ascii="Times New Roman" w:hAnsi="Times New Roman"/>
          <w:sz w:val="24"/>
          <w:szCs w:val="24"/>
          <w:vertAlign w:val="superscript"/>
          <w:lang w:val="en-GB"/>
        </w:rPr>
        <w:t>2</w:t>
      </w:r>
      <w:r>
        <w:rPr>
          <w:rFonts w:ascii="Times New Roman" w:hAnsi="Times New Roman"/>
          <w:sz w:val="24"/>
          <w:szCs w:val="24"/>
          <w:lang w:val="en-GB"/>
        </w:rPr>
        <w:t xml:space="preserve"> with strict IUCN management categories are unevenly distributed on the continents and poorly overlap with current mammal biodiversity hotspots </w:t>
      </w:r>
      <w:r>
        <w:rPr>
          <w:rFonts w:ascii="Times New Roman" w:hAnsi="Times New Roman"/>
          <w:sz w:val="24"/>
          <w:szCs w:val="24"/>
          <w:vertAlign w:val="superscript"/>
          <w:lang w:val="en-GB"/>
        </w:rPr>
        <w:t>31,32</w:t>
      </w:r>
      <w:r>
        <w:rPr>
          <w:rFonts w:ascii="Times New Roman" w:hAnsi="Times New Roman"/>
          <w:sz w:val="24"/>
          <w:szCs w:val="24"/>
          <w:lang w:val="en-GB"/>
        </w:rPr>
        <w:t xml:space="preserve">⁠ (Joppa and Pfaff 2009, Daru et al. 2019). </w:t>
      </w:r>
      <w:r>
        <w:rPr>
          <w:rFonts w:ascii="Times New Roman" w:hAnsi="Times New Roman"/>
          <w:sz w:val="24"/>
          <w:szCs w:val="24"/>
          <w:lang w:val="en-GB"/>
        </w:rPr>
        <w:t xml:space="preserve">Moreover, </w:t>
      </w:r>
      <w:r>
        <w:rPr>
          <w:rFonts w:ascii="Times New Roman" w:hAnsi="Times New Roman"/>
          <w:sz w:val="24"/>
          <w:szCs w:val="24"/>
          <w:lang w:val="en-GB"/>
        </w:rPr>
        <w:t xml:space="preserve">as </w:t>
      </w:r>
      <w:r>
        <w:rPr>
          <w:rFonts w:ascii="Times New Roman" w:hAnsi="Times New Roman"/>
          <w:sz w:val="24"/>
          <w:szCs w:val="24"/>
          <w:lang w:val="en-GB"/>
        </w:rPr>
        <w:t>trophic rewilding</w:t>
      </w:r>
      <w:r>
        <w:rPr>
          <w:rFonts w:ascii="Times New Roman" w:hAnsi="Times New Roman"/>
          <w:sz w:val="24"/>
          <w:szCs w:val="24"/>
          <w:lang w:val="en-GB"/>
        </w:rPr>
        <w:t xml:space="preserve"> </w:t>
      </w:r>
      <w:r>
        <w:rPr>
          <w:rFonts w:ascii="Times New Roman" w:hAnsi="Times New Roman"/>
          <w:sz w:val="24"/>
          <w:szCs w:val="24"/>
          <w:lang w:val="en-GB"/>
        </w:rPr>
        <w:t xml:space="preserve">may also be feasible </w:t>
      </w:r>
      <w:r>
        <w:rPr>
          <w:rFonts w:ascii="Times New Roman" w:hAnsi="Times New Roman"/>
          <w:sz w:val="24"/>
          <w:szCs w:val="24"/>
          <w:lang w:val="en-GB"/>
        </w:rPr>
        <w:t xml:space="preserve">outside large PAs </w:t>
      </w:r>
      <w:r>
        <w:rPr>
          <w:rFonts w:ascii="Times New Roman" w:hAnsi="Times New Roman"/>
          <w:sz w:val="24"/>
          <w:szCs w:val="24"/>
          <w:lang w:val="en-GB"/>
        </w:rPr>
        <w:t>if societal conditions allow</w:t>
      </w:r>
      <w:r>
        <w:rPr>
          <w:rFonts w:ascii="Times New Roman" w:hAnsi="Times New Roman"/>
          <w:sz w:val="24"/>
          <w:szCs w:val="24"/>
          <w:lang w:val="en-GB"/>
        </w:rPr>
        <w:t xml:space="preserve"> (</w:t>
      </w:r>
      <w:r>
        <w:rPr>
          <w:rFonts w:ascii="Times New Roman" w:hAnsi="Times New Roman"/>
          <w:sz w:val="24"/>
          <w:szCs w:val="24"/>
          <w:lang w:val="en-GB"/>
        </w:rPr>
        <w:t xml:space="preserve">e.g., </w:t>
      </w:r>
      <w:r>
        <w:rPr>
          <w:rFonts w:ascii="Times New Roman" w:hAnsi="Times New Roman"/>
          <w:sz w:val="24"/>
          <w:szCs w:val="24"/>
          <w:vertAlign w:val="superscript"/>
          <w:lang w:val="en-GB"/>
        </w:rPr>
        <w:t>16</w:t>
      </w:r>
      <w:r>
        <w:rPr>
          <w:rFonts w:ascii="Times New Roman" w:hAnsi="Times New Roman"/>
          <w:sz w:val="24"/>
          <w:szCs w:val="24"/>
          <w:lang w:val="en-GB"/>
        </w:rPr>
        <w:t xml:space="preserve">⁠ </w:t>
      </w:r>
      <w:r>
        <w:rPr>
          <w:rFonts w:ascii="Times New Roman" w:hAnsi="Times New Roman"/>
          <w:sz w:val="24"/>
          <w:szCs w:val="24"/>
          <w:lang w:val="en-GB"/>
        </w:rPr>
        <w:t xml:space="preserve">Pedersen et al. 2020), </w:t>
      </w:r>
      <w:r>
        <w:rPr>
          <w:rFonts w:ascii="Times New Roman" w:hAnsi="Times New Roman"/>
          <w:sz w:val="24"/>
          <w:szCs w:val="24"/>
          <w:lang w:val="en-GB"/>
        </w:rPr>
        <w:t>we could estimate such restoration opportunities by including random areas in our analyses</w:t>
      </w:r>
      <w:r>
        <w:rPr>
          <w:rFonts w:ascii="Times New Roman" w:hAnsi="Times New Roman"/>
          <w:sz w:val="24"/>
          <w:szCs w:val="24"/>
          <w:lang w:val="en-GB"/>
        </w:rPr>
        <w:t xml:space="preserve">. </w:t>
      </w:r>
      <w:r>
        <w:rPr>
          <w:rFonts w:ascii="Times New Roman" w:hAnsi="Times New Roman"/>
          <w:sz w:val="24"/>
          <w:szCs w:val="24"/>
          <w:lang w:val="en-GB"/>
        </w:rPr>
        <w:t>W</w:t>
      </w:r>
      <w:r>
        <w:rPr>
          <w:rFonts w:ascii="Times New Roman" w:hAnsi="Times New Roman"/>
          <w:sz w:val="24"/>
          <w:szCs w:val="24"/>
          <w:lang w:val="en-GB"/>
        </w:rPr>
        <w:t xml:space="preserve">e </w:t>
      </w:r>
      <w:r>
        <w:rPr>
          <w:rFonts w:ascii="Times New Roman" w:hAnsi="Times New Roman"/>
          <w:sz w:val="24"/>
          <w:szCs w:val="24"/>
          <w:lang w:val="en-GB"/>
        </w:rPr>
        <w:t>thus replicated our analyses</w:t>
      </w:r>
      <w:r>
        <w:rPr>
          <w:rFonts w:ascii="Times New Roman" w:hAnsi="Times New Roman"/>
          <w:sz w:val="24"/>
          <w:szCs w:val="24"/>
          <w:lang w:val="en-GB"/>
        </w:rPr>
        <w:t xml:space="preserve"> in </w:t>
      </w:r>
      <w:r>
        <w:rPr>
          <w:rFonts w:ascii="Times New Roman" w:hAnsi="Times New Roman"/>
          <w:sz w:val="24"/>
          <w:szCs w:val="24"/>
          <w:lang w:val="en-GB"/>
        </w:rPr>
        <w:t xml:space="preserve"> </w:t>
      </w:r>
      <w:r>
        <w:rPr>
          <w:rFonts w:ascii="Times New Roman" w:hAnsi="Times New Roman"/>
          <w:sz w:val="24"/>
          <w:szCs w:val="24"/>
          <w:lang w:val="en-GB"/>
        </w:rPr>
        <w:t xml:space="preserve">206 </w:t>
      </w:r>
      <w:r>
        <w:rPr>
          <w:rFonts w:ascii="Times New Roman" w:hAnsi="Times New Roman"/>
          <w:sz w:val="24"/>
          <w:szCs w:val="24"/>
          <w:lang w:val="en-GB"/>
        </w:rPr>
        <w:t xml:space="preserve">randomly generated </w:t>
      </w:r>
      <w:r>
        <w:rPr>
          <w:rFonts w:ascii="Times New Roman" w:hAnsi="Times New Roman"/>
          <w:sz w:val="24"/>
          <w:szCs w:val="24"/>
          <w:lang w:val="en-GB"/>
        </w:rPr>
        <w:t xml:space="preserve">areas of 40 km radius (area </w:t>
      </w:r>
      <w:r>
        <w:rPr>
          <w:rFonts w:cs="Cambria Math" w:ascii="Times New Roman" w:hAnsi="Times New Roman"/>
          <w:sz w:val="24"/>
          <w:szCs w:val="24"/>
          <w:lang w:val="en-GB"/>
        </w:rPr>
        <w:t>~</w:t>
      </w:r>
      <w:r>
        <w:rPr>
          <w:rFonts w:ascii="Times New Roman" w:hAnsi="Times New Roman"/>
          <w:sz w:val="24"/>
          <w:szCs w:val="24"/>
          <w:lang w:val="en-GB"/>
        </w:rPr>
        <w:t>5,026 km</w:t>
      </w:r>
      <w:r>
        <w:rPr>
          <w:rFonts w:ascii="Times New Roman" w:hAnsi="Times New Roman"/>
          <w:sz w:val="24"/>
          <w:szCs w:val="24"/>
          <w:vertAlign w:val="superscript"/>
          <w:lang w:val="en-GB"/>
        </w:rPr>
        <w:t>2</w:t>
      </w:r>
      <w:r>
        <w:rPr>
          <w:rFonts w:ascii="Times New Roman" w:hAnsi="Times New Roman"/>
          <w:sz w:val="24"/>
          <w:szCs w:val="24"/>
          <w:lang w:val="en-GB"/>
        </w:rPr>
        <w:t xml:space="preserve">) </w:t>
      </w:r>
      <w:r>
        <w:rPr>
          <w:rFonts w:ascii="Times New Roman" w:hAnsi="Times New Roman"/>
          <w:sz w:val="24"/>
          <w:szCs w:val="24"/>
          <w:lang w:val="en-GB"/>
        </w:rPr>
        <w:t xml:space="preserve">that were </w:t>
      </w:r>
      <w:r>
        <w:rPr>
          <w:rFonts w:ascii="Times New Roman" w:hAnsi="Times New Roman"/>
          <w:sz w:val="24"/>
          <w:szCs w:val="24"/>
          <w:lang w:val="en-GB"/>
        </w:rPr>
        <w:t xml:space="preserve">evenly distributed among biogeographic realms </w:t>
      </w:r>
      <w:r>
        <w:rPr>
          <w:rFonts w:ascii="Times New Roman" w:hAnsi="Times New Roman"/>
          <w:sz w:val="24"/>
          <w:szCs w:val="24"/>
          <w:lang w:val="en-GB"/>
        </w:rPr>
        <w:t xml:space="preserve">(Fig. </w:t>
      </w:r>
      <w:r>
        <w:rPr>
          <w:rFonts w:ascii="Times New Roman" w:hAnsi="Times New Roman"/>
          <w:sz w:val="24"/>
          <w:szCs w:val="24"/>
          <w:lang w:val="en-GB"/>
        </w:rPr>
        <w:t>4</w:t>
      </w:r>
      <w:r>
        <w:rPr>
          <w:rFonts w:ascii="Times New Roman" w:hAnsi="Times New Roman"/>
          <w:sz w:val="24"/>
          <w:szCs w:val="24"/>
          <w:lang w:val="en-GB"/>
        </w:rPr>
        <w:t>)</w:t>
      </w:r>
      <w:r>
        <w:rPr>
          <w:rFonts w:ascii="Times New Roman" w:hAnsi="Times New Roman"/>
          <w:sz w:val="24"/>
          <w:szCs w:val="24"/>
          <w:lang w:val="en-GB"/>
        </w:rPr>
        <w:t xml:space="preserve">. </w:t>
      </w:r>
      <w:r>
        <w:rPr>
          <w:rFonts w:ascii="Times New Roman" w:hAnsi="Times New Roman"/>
          <w:sz w:val="24"/>
          <w:szCs w:val="24"/>
          <w:lang w:val="en-GB"/>
        </w:rPr>
        <w:t>These random areas did not have the geographic or size biases</w:t>
      </w:r>
      <w:r>
        <w:rPr>
          <w:rFonts w:ascii="Times New Roman" w:hAnsi="Times New Roman"/>
          <w:sz w:val="24"/>
          <w:szCs w:val="24"/>
          <w:lang w:val="en-GB"/>
        </w:rPr>
        <w:t xml:space="preserve"> </w:t>
      </w:r>
      <w:r>
        <w:rPr>
          <w:rFonts w:ascii="Times New Roman" w:hAnsi="Times New Roman"/>
          <w:sz w:val="24"/>
          <w:szCs w:val="24"/>
          <w:lang w:val="en-GB"/>
        </w:rPr>
        <w:t xml:space="preserve">of PAs and, in addition, were representative of  the ecological effect of </w:t>
      </w:r>
      <w:r>
        <w:rPr>
          <w:rFonts w:ascii="Times New Roman" w:hAnsi="Times New Roman"/>
          <w:sz w:val="24"/>
          <w:szCs w:val="24"/>
          <w:lang w:val="en-GB"/>
        </w:rPr>
        <w:t xml:space="preserve">rewilding </w:t>
      </w:r>
      <w:r>
        <w:rPr>
          <w:rFonts w:ascii="Times New Roman" w:hAnsi="Times New Roman"/>
          <w:sz w:val="24"/>
          <w:szCs w:val="24"/>
          <w:lang w:val="en-GB"/>
        </w:rPr>
        <w:t xml:space="preserve">also </w:t>
      </w:r>
      <w:r>
        <w:rPr>
          <w:rFonts w:ascii="Times New Roman" w:hAnsi="Times New Roman"/>
          <w:sz w:val="24"/>
          <w:szCs w:val="24"/>
          <w:lang w:val="en-GB"/>
        </w:rPr>
        <w:t>outis</w:t>
      </w:r>
      <w:r>
        <w:rPr>
          <w:rFonts w:ascii="Times New Roman" w:hAnsi="Times New Roman"/>
          <w:sz w:val="24"/>
          <w:szCs w:val="24"/>
          <w:lang w:val="en-GB"/>
        </w:rPr>
        <w:t>i</w:t>
      </w:r>
      <w:r>
        <w:rPr>
          <w:rFonts w:ascii="Times New Roman" w:hAnsi="Times New Roman"/>
          <w:sz w:val="24"/>
          <w:szCs w:val="24"/>
          <w:lang w:val="en-GB"/>
        </w:rPr>
        <w:t>de</w:t>
      </w:r>
      <w:r>
        <w:rPr>
          <w:rFonts w:ascii="Times New Roman" w:hAnsi="Times New Roman"/>
          <w:sz w:val="24"/>
          <w:szCs w:val="24"/>
          <w:lang w:val="en-GB"/>
        </w:rPr>
        <w:t xml:space="preserve"> the current network of PAs, </w:t>
      </w:r>
      <w:r>
        <w:rPr>
          <w:rFonts w:ascii="Times New Roman" w:hAnsi="Times New Roman"/>
          <w:sz w:val="24"/>
          <w:szCs w:val="24"/>
          <w:lang w:val="en-GB"/>
        </w:rPr>
        <w:t>where rewilding may be feasible given favourable societal condit</w:t>
      </w:r>
      <w:r>
        <w:rPr>
          <w:rFonts w:ascii="Times New Roman" w:hAnsi="Times New Roman"/>
          <w:sz w:val="24"/>
          <w:szCs w:val="24"/>
          <w:lang w:val="en-GB"/>
        </w:rPr>
        <w:t>i</w:t>
      </w:r>
      <w:r>
        <w:rPr>
          <w:rFonts w:ascii="Times New Roman" w:hAnsi="Times New Roman"/>
          <w:sz w:val="24"/>
          <w:szCs w:val="24"/>
          <w:lang w:val="en-GB"/>
        </w:rPr>
        <w:t>ons</w:t>
      </w:r>
      <w:r>
        <w:rPr>
          <w:rFonts w:ascii="Times New Roman" w:hAnsi="Times New Roman"/>
          <w:sz w:val="24"/>
          <w:szCs w:val="24"/>
          <w:lang w:val="en-GB"/>
        </w:rPr>
        <w:t xml:space="preserve"> </w:t>
      </w:r>
      <w:r>
        <w:rPr>
          <w:rFonts w:ascii="Times New Roman" w:hAnsi="Times New Roman"/>
          <w:sz w:val="24"/>
          <w:szCs w:val="24"/>
          <w:vertAlign w:val="superscript"/>
          <w:lang w:val="en-GB"/>
        </w:rPr>
        <w:t>16</w:t>
      </w:r>
      <w:r>
        <w:rPr>
          <w:rFonts w:ascii="Times New Roman" w:hAnsi="Times New Roman"/>
          <w:sz w:val="24"/>
          <w:szCs w:val="24"/>
          <w:lang w:val="en-GB"/>
        </w:rPr>
        <w:t xml:space="preserve">⁠ </w:t>
      </w:r>
      <w:r>
        <w:rPr>
          <w:rFonts w:ascii="Times New Roman" w:hAnsi="Times New Roman"/>
          <w:sz w:val="24"/>
          <w:szCs w:val="24"/>
          <w:lang w:val="en-GB"/>
        </w:rPr>
        <w:t>(</w:t>
      </w:r>
      <w:r>
        <w:rPr>
          <w:rFonts w:ascii="Times New Roman" w:hAnsi="Times New Roman"/>
          <w:sz w:val="24"/>
          <w:szCs w:val="24"/>
          <w:lang w:val="en-GB"/>
        </w:rPr>
        <w:t>Pedersen et al. 2020)</w:t>
      </w:r>
      <w:r>
        <w:rPr>
          <w:rFonts w:ascii="Times New Roman" w:hAnsi="Times New Roman"/>
          <w:sz w:val="24"/>
          <w:szCs w:val="24"/>
          <w:lang w:val="en-GB"/>
        </w:rPr>
        <w:t>.</w:t>
      </w:r>
    </w:p>
    <w:p>
      <w:pPr>
        <w:pStyle w:val="TextBody"/>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We</w:t>
      </w:r>
      <w:r>
        <w:rPr>
          <w:rFonts w:ascii="Times New Roman" w:hAnsi="Times New Roman"/>
          <w:sz w:val="24"/>
          <w:szCs w:val="24"/>
          <w:lang w:val="en-GB"/>
        </w:rPr>
        <w:t xml:space="preserve"> reconstruct</w:t>
      </w:r>
      <w:r>
        <w:rPr>
          <w:rFonts w:ascii="Times New Roman" w:hAnsi="Times New Roman"/>
          <w:sz w:val="24"/>
          <w:szCs w:val="24"/>
          <w:lang w:val="en-GB"/>
        </w:rPr>
        <w:t>ed</w:t>
      </w:r>
      <w:r>
        <w:rPr>
          <w:rFonts w:ascii="Times New Roman" w:hAnsi="Times New Roman"/>
          <w:sz w:val="24"/>
          <w:szCs w:val="24"/>
          <w:lang w:val="en-GB"/>
        </w:rPr>
        <w:t xml:space="preserve"> predator-prey communities for the three scenarios </w:t>
      </w:r>
      <w:r>
        <w:rPr>
          <w:rFonts w:ascii="Times New Roman" w:hAnsi="Times New Roman"/>
          <w:sz w:val="24"/>
          <w:szCs w:val="24"/>
          <w:lang w:val="en-GB"/>
        </w:rPr>
        <w:t xml:space="preserve">combining </w:t>
      </w:r>
      <w:r>
        <w:rPr>
          <w:rFonts w:ascii="Times New Roman" w:hAnsi="Times New Roman"/>
          <w:sz w:val="24"/>
          <w:szCs w:val="24"/>
          <w:lang w:val="en-GB"/>
        </w:rPr>
        <w:t xml:space="preserve">the current and present-natural ranges maps from the PHYLACINE database </w:t>
      </w:r>
      <w:r>
        <w:rPr>
          <w:rFonts w:ascii="Times New Roman" w:hAnsi="Times New Roman"/>
          <w:sz w:val="24"/>
          <w:szCs w:val="24"/>
          <w:vertAlign w:val="superscript"/>
          <w:lang w:val="en-GB"/>
        </w:rPr>
        <w:t>44</w:t>
      </w:r>
      <w:r>
        <w:rPr>
          <w:rFonts w:ascii="Times New Roman" w:hAnsi="Times New Roman"/>
          <w:sz w:val="24"/>
          <w:szCs w:val="24"/>
          <w:lang w:val="en-GB"/>
        </w:rPr>
        <w:t xml:space="preserve">⁠ (Faurby et al. 2018) and the binary climatic suitability maps for the selected rewilding candidates. For the </w:t>
      </w:r>
      <w:r>
        <w:rPr>
          <w:rFonts w:ascii="Times New Roman" w:hAnsi="Times New Roman"/>
          <w:sz w:val="24"/>
          <w:szCs w:val="24"/>
          <w:lang w:val="en-GB"/>
        </w:rPr>
        <w:t xml:space="preserve">no-extinction </w:t>
      </w:r>
      <w:r>
        <w:rPr>
          <w:rFonts w:ascii="Times New Roman" w:hAnsi="Times New Roman"/>
          <w:sz w:val="24"/>
          <w:szCs w:val="24"/>
          <w:lang w:val="en-GB"/>
        </w:rPr>
        <w:t xml:space="preserve">scenario, </w:t>
      </w:r>
      <w:r>
        <w:rPr>
          <w:rFonts w:ascii="Times New Roman" w:hAnsi="Times New Roman"/>
          <w:sz w:val="24"/>
          <w:szCs w:val="24"/>
          <w:lang w:val="en-GB"/>
        </w:rPr>
        <w:t xml:space="preserve">we considered both </w:t>
      </w:r>
      <w:r>
        <w:rPr>
          <w:rFonts w:ascii="Times New Roman" w:hAnsi="Times New Roman"/>
          <w:sz w:val="24"/>
          <w:szCs w:val="24"/>
          <w:lang w:val="en-GB"/>
        </w:rPr>
        <w:t xml:space="preserve">extant and extinct species </w:t>
      </w:r>
      <w:r>
        <w:rPr>
          <w:rFonts w:ascii="Times New Roman" w:hAnsi="Times New Roman"/>
          <w:sz w:val="24"/>
          <w:szCs w:val="24"/>
          <w:lang w:val="en-GB"/>
        </w:rPr>
        <w:t>to be alive and occupying their</w:t>
      </w:r>
      <w:r>
        <w:rPr>
          <w:rFonts w:ascii="Times New Roman" w:hAnsi="Times New Roman"/>
          <w:sz w:val="24"/>
          <w:szCs w:val="24"/>
          <w:lang w:val="en-GB"/>
        </w:rPr>
        <w:t xml:space="preserve"> present-natural ranges; for the current scenario, we </w:t>
      </w:r>
      <w:r>
        <w:rPr>
          <w:rFonts w:ascii="Times New Roman" w:hAnsi="Times New Roman"/>
          <w:sz w:val="24"/>
          <w:szCs w:val="24"/>
          <w:lang w:val="en-GB"/>
        </w:rPr>
        <w:t xml:space="preserve">excluded extinct species and considered extant </w:t>
      </w:r>
      <w:r>
        <w:rPr>
          <w:rFonts w:ascii="Times New Roman" w:hAnsi="Times New Roman"/>
          <w:sz w:val="24"/>
          <w:szCs w:val="24"/>
          <w:lang w:val="en-GB"/>
        </w:rPr>
        <w:t xml:space="preserve">species </w:t>
      </w:r>
      <w:r>
        <w:rPr>
          <w:rFonts w:ascii="Times New Roman" w:hAnsi="Times New Roman"/>
          <w:sz w:val="24"/>
          <w:szCs w:val="24"/>
          <w:lang w:val="en-GB"/>
        </w:rPr>
        <w:t xml:space="preserve"> to occupy their </w:t>
      </w:r>
      <w:r>
        <w:rPr>
          <w:rFonts w:ascii="Times New Roman" w:hAnsi="Times New Roman"/>
          <w:sz w:val="24"/>
          <w:szCs w:val="24"/>
          <w:lang w:val="en-GB"/>
        </w:rPr>
        <w:t>current range</w:t>
      </w:r>
      <w:r>
        <w:rPr>
          <w:rFonts w:ascii="Times New Roman" w:hAnsi="Times New Roman"/>
          <w:sz w:val="24"/>
          <w:szCs w:val="24"/>
          <w:lang w:val="en-GB"/>
        </w:rPr>
        <w:t>s</w:t>
      </w:r>
      <w:r>
        <w:rPr>
          <w:rFonts w:ascii="Times New Roman" w:hAnsi="Times New Roman"/>
          <w:sz w:val="24"/>
          <w:szCs w:val="24"/>
          <w:lang w:val="en-GB"/>
        </w:rPr>
        <w:t xml:space="preserve">; for the rewilding scenario, we </w:t>
      </w:r>
      <w:r>
        <w:rPr>
          <w:rFonts w:ascii="Times New Roman" w:hAnsi="Times New Roman"/>
          <w:sz w:val="24"/>
          <w:szCs w:val="24"/>
          <w:lang w:val="en-GB"/>
        </w:rPr>
        <w:t xml:space="preserve">considered extant species to occupy their combined </w:t>
      </w:r>
      <w:r>
        <w:rPr>
          <w:rFonts w:ascii="Times New Roman" w:hAnsi="Times New Roman"/>
          <w:sz w:val="24"/>
          <w:szCs w:val="24"/>
          <w:lang w:val="en-GB"/>
        </w:rPr>
        <w:t xml:space="preserve">current </w:t>
      </w:r>
      <w:r>
        <w:rPr>
          <w:rFonts w:ascii="Times New Roman" w:hAnsi="Times New Roman"/>
          <w:sz w:val="24"/>
          <w:szCs w:val="24"/>
          <w:lang w:val="en-GB"/>
        </w:rPr>
        <w:t>and</w:t>
      </w:r>
      <w:r>
        <w:rPr>
          <w:rFonts w:ascii="Times New Roman" w:hAnsi="Times New Roman"/>
          <w:sz w:val="24"/>
          <w:szCs w:val="24"/>
          <w:lang w:val="en-GB"/>
        </w:rPr>
        <w:t xml:space="preserve"> present-natural range</w:t>
      </w:r>
      <w:r>
        <w:rPr>
          <w:rFonts w:ascii="Times New Roman" w:hAnsi="Times New Roman"/>
          <w:sz w:val="24"/>
          <w:szCs w:val="24"/>
          <w:lang w:val="en-GB"/>
        </w:rPr>
        <w:t>s</w:t>
      </w:r>
      <w:r>
        <w:rPr>
          <w:rFonts w:ascii="Times New Roman" w:hAnsi="Times New Roman"/>
          <w:sz w:val="24"/>
          <w:szCs w:val="24"/>
          <w:lang w:val="en-GB"/>
        </w:rPr>
        <w:t xml:space="preserve">, </w:t>
      </w:r>
      <w:r>
        <w:rPr>
          <w:rFonts w:ascii="Times New Roman" w:hAnsi="Times New Roman"/>
          <w:sz w:val="24"/>
          <w:szCs w:val="24"/>
          <w:lang w:val="en-GB"/>
        </w:rPr>
        <w:t>with species selected as functional analogues also occupying their introduction ranges to replace globally extinct species</w:t>
      </w:r>
      <w:r>
        <w:rPr>
          <w:rFonts w:ascii="Times New Roman" w:hAnsi="Times New Roman"/>
          <w:sz w:val="24"/>
          <w:szCs w:val="24"/>
          <w:lang w:val="en-GB"/>
        </w:rPr>
        <w:t xml:space="preserve">. The </w:t>
      </w:r>
      <w:r>
        <w:rPr>
          <w:rFonts w:ascii="Times New Roman" w:hAnsi="Times New Roman"/>
          <w:sz w:val="24"/>
          <w:szCs w:val="24"/>
          <w:lang w:val="en-GB"/>
        </w:rPr>
        <w:t>introduction</w:t>
      </w:r>
      <w:r>
        <w:rPr>
          <w:rFonts w:ascii="Times New Roman" w:hAnsi="Times New Roman"/>
          <w:sz w:val="24"/>
          <w:szCs w:val="24"/>
          <w:lang w:val="en-GB"/>
        </w:rPr>
        <w:t xml:space="preserve"> </w:t>
      </w:r>
      <w:r>
        <w:rPr>
          <w:rFonts w:ascii="Times New Roman" w:hAnsi="Times New Roman"/>
          <w:sz w:val="24"/>
          <w:szCs w:val="24"/>
          <w:lang w:val="en-GB"/>
        </w:rPr>
        <w:t>ranges</w:t>
      </w:r>
      <w:r>
        <w:rPr>
          <w:rFonts w:ascii="Times New Roman" w:hAnsi="Times New Roman"/>
          <w:sz w:val="24"/>
          <w:szCs w:val="24"/>
          <w:lang w:val="en-GB"/>
        </w:rPr>
        <w:t xml:space="preserve"> were always constrained to areas where extant species were found to be climatically suitable (see Supplementary Fig. </w:t>
      </w:r>
      <w:r>
        <w:rPr>
          <w:rFonts w:ascii="Times New Roman" w:hAnsi="Times New Roman"/>
          <w:sz w:val="24"/>
          <w:szCs w:val="24"/>
          <w:lang w:val="en-GB"/>
        </w:rPr>
        <w:t>6</w:t>
      </w:r>
      <w:r>
        <w:rPr>
          <w:rFonts w:ascii="Times New Roman" w:hAnsi="Times New Roman"/>
          <w:sz w:val="24"/>
          <w:szCs w:val="24"/>
          <w:lang w:val="en-GB"/>
        </w:rPr>
        <w:t xml:space="preserve"> for an example).</w:t>
      </w:r>
    </w:p>
    <w:p>
      <w:pPr>
        <w:pStyle w:val="TextBody"/>
        <w:keepNext/>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 xml:space="preserve">Food webs were inferred for each </w:t>
      </w:r>
      <w:r>
        <w:rPr>
          <w:rFonts w:ascii="Times New Roman" w:hAnsi="Times New Roman"/>
          <w:sz w:val="24"/>
          <w:szCs w:val="24"/>
          <w:lang w:val="en-GB"/>
        </w:rPr>
        <w:t xml:space="preserve">PA and random area </w:t>
      </w:r>
      <w:r>
        <w:rPr>
          <w:rFonts w:ascii="Times New Roman" w:hAnsi="Times New Roman"/>
          <w:sz w:val="24"/>
          <w:szCs w:val="24"/>
          <w:lang w:val="en-GB"/>
        </w:rPr>
        <w:t xml:space="preserve">by combining a phylogenetic </w:t>
      </w:r>
      <w:r>
        <w:rPr>
          <w:rFonts w:ascii="Times New Roman" w:hAnsi="Times New Roman"/>
          <w:sz w:val="24"/>
          <w:szCs w:val="24"/>
          <w:lang w:val="en-GB"/>
        </w:rPr>
        <w:t xml:space="preserve">and </w:t>
      </w:r>
      <w:r>
        <w:rPr>
          <w:rFonts w:ascii="Times New Roman" w:hAnsi="Times New Roman"/>
          <w:sz w:val="24"/>
          <w:szCs w:val="24"/>
          <w:lang w:val="en-GB"/>
        </w:rPr>
        <w:t xml:space="preserve">a trait-based approach </w:t>
      </w:r>
      <w:r>
        <w:rPr>
          <w:rFonts w:ascii="Times New Roman" w:hAnsi="Times New Roman"/>
          <w:sz w:val="24"/>
          <w:szCs w:val="24"/>
          <w:vertAlign w:val="superscript"/>
          <w:lang w:val="en-GB"/>
        </w:rPr>
        <w:t>76</w:t>
      </w:r>
      <w:r>
        <w:rPr>
          <w:rFonts w:ascii="Times New Roman" w:hAnsi="Times New Roman"/>
          <w:sz w:val="24"/>
          <w:szCs w:val="24"/>
          <w:lang w:val="en-GB"/>
        </w:rPr>
        <w:t xml:space="preserve">⁠ (Pomeranz et al. 2019). Phylogeny has been shown to be a good predictor of trophic interactions </w:t>
      </w:r>
      <w:r>
        <w:rPr>
          <w:rFonts w:ascii="Times New Roman" w:hAnsi="Times New Roman"/>
          <w:sz w:val="24"/>
          <w:szCs w:val="24"/>
          <w:vertAlign w:val="superscript"/>
          <w:lang w:val="en-GB"/>
        </w:rPr>
        <w:t>26</w:t>
      </w:r>
      <w:r>
        <w:rPr>
          <w:rFonts w:ascii="Times New Roman" w:hAnsi="Times New Roman"/>
          <w:sz w:val="24"/>
          <w:szCs w:val="24"/>
          <w:lang w:val="en-GB"/>
        </w:rPr>
        <w:t>⁠ (Eklöf et al. 2012</w:t>
      </w:r>
      <w:r>
        <w:rPr>
          <w:rFonts w:ascii="Times New Roman" w:hAnsi="Times New Roman"/>
          <w:sz w:val="24"/>
          <w:szCs w:val="24"/>
          <w:lang w:val="en-GB"/>
        </w:rPr>
        <w:t>)</w:t>
      </w:r>
      <w:r>
        <w:rPr>
          <w:rFonts w:ascii="Times New Roman" w:hAnsi="Times New Roman"/>
          <w:sz w:val="24"/>
          <w:szCs w:val="24"/>
          <w:lang w:val="en-GB"/>
        </w:rPr>
        <w:t xml:space="preserve">, as closely related species share similar resources </w:t>
      </w:r>
      <w:r>
        <w:rPr>
          <w:rFonts w:ascii="Times New Roman" w:hAnsi="Times New Roman"/>
          <w:sz w:val="24"/>
          <w:szCs w:val="24"/>
          <w:vertAlign w:val="superscript"/>
          <w:lang w:val="en-GB"/>
        </w:rPr>
        <w:t>77</w:t>
      </w:r>
      <w:r>
        <w:rPr>
          <w:rFonts w:ascii="Times New Roman" w:hAnsi="Times New Roman"/>
          <w:sz w:val="24"/>
          <w:szCs w:val="24"/>
          <w:lang w:val="en-GB"/>
        </w:rPr>
        <w:t xml:space="preserve">⁠ (Gray et al. 2015). We performed phylogenetic inference at the family level, a reasonable trade-off between accuracy of predictions and data availability </w:t>
      </w:r>
      <w:r>
        <w:rPr>
          <w:rFonts w:ascii="Times New Roman" w:hAnsi="Times New Roman"/>
          <w:sz w:val="24"/>
          <w:szCs w:val="24"/>
          <w:vertAlign w:val="superscript"/>
          <w:lang w:val="en-GB"/>
        </w:rPr>
        <w:t>77</w:t>
      </w:r>
      <w:r>
        <w:rPr>
          <w:rFonts w:ascii="Times New Roman" w:hAnsi="Times New Roman"/>
          <w:sz w:val="24"/>
          <w:szCs w:val="24"/>
          <w:lang w:val="en-GB"/>
        </w:rPr>
        <w:t xml:space="preserve">⁠ (Gray et al. 2015). </w:t>
      </w:r>
      <w:r>
        <w:rPr>
          <w:rFonts w:ascii="Times New Roman" w:hAnsi="Times New Roman"/>
          <w:sz w:val="24"/>
          <w:szCs w:val="24"/>
          <w:lang w:val="en-GB"/>
        </w:rPr>
        <w:t>Hence, we</w:t>
      </w:r>
      <w:r>
        <w:rPr>
          <w:rFonts w:ascii="Times New Roman" w:hAnsi="Times New Roman"/>
          <w:sz w:val="24"/>
          <w:szCs w:val="24"/>
          <w:lang w:val="en-GB"/>
        </w:rPr>
        <w:t xml:space="preserve"> assigned each known interaction between a prey and a predator to all species of the respective families. We then used a trait-based approach to remove interactions inferred using phylogeny that were not supported by macroecological evidence </w:t>
      </w:r>
      <w:r>
        <w:rPr>
          <w:rFonts w:ascii="Times New Roman" w:hAnsi="Times New Roman"/>
          <w:sz w:val="24"/>
          <w:szCs w:val="24"/>
          <w:vertAlign w:val="superscript"/>
          <w:lang w:val="en-GB"/>
        </w:rPr>
        <w:t>76</w:t>
      </w:r>
      <w:r>
        <w:rPr>
          <w:rFonts w:ascii="Times New Roman" w:hAnsi="Times New Roman"/>
          <w:sz w:val="24"/>
          <w:szCs w:val="24"/>
          <w:lang w:val="en-GB"/>
        </w:rPr>
        <w:t>⁠ (Pomeranz et al. 2019</w:t>
      </w:r>
      <w:r>
        <w:rPr>
          <w:rFonts w:cs="Segoe UI Symbol" w:ascii="Times New Roman" w:hAnsi="Times New Roman"/>
          <w:sz w:val="24"/>
          <w:szCs w:val="24"/>
          <w:lang w:val="en-GB"/>
        </w:rPr>
        <w:t>)</w:t>
      </w:r>
      <w:r>
        <w:rPr>
          <w:rFonts w:ascii="Times New Roman" w:hAnsi="Times New Roman"/>
          <w:sz w:val="24"/>
          <w:szCs w:val="24"/>
          <w:lang w:val="en-GB"/>
        </w:rPr>
        <w:t xml:space="preserve">. This trait-based approach uses the relationship between the body mass of prey and predators, which structures trophic interactions in food webs </w:t>
      </w:r>
      <w:r>
        <w:rPr>
          <w:rFonts w:ascii="Times New Roman" w:hAnsi="Times New Roman"/>
          <w:sz w:val="24"/>
          <w:szCs w:val="24"/>
          <w:vertAlign w:val="superscript"/>
          <w:lang w:val="en-GB"/>
        </w:rPr>
        <w:t>82–84</w:t>
      </w:r>
      <w:r>
        <w:rPr>
          <w:rFonts w:ascii="Times New Roman" w:hAnsi="Times New Roman"/>
          <w:sz w:val="24"/>
          <w:szCs w:val="24"/>
          <w:lang w:val="en-GB"/>
        </w:rPr>
        <w:t xml:space="preserve">⁠ (Williams and Martinez 2000, Owen-Smith and Mills 2008, Segura et al. 2016). Following previous studies </w:t>
      </w:r>
      <w:r>
        <w:rPr>
          <w:rFonts w:ascii="Times New Roman" w:hAnsi="Times New Roman"/>
          <w:sz w:val="24"/>
          <w:szCs w:val="24"/>
          <w:vertAlign w:val="superscript"/>
          <w:lang w:val="en-GB"/>
        </w:rPr>
        <w:t>27,76</w:t>
      </w:r>
      <w:r>
        <w:rPr>
          <w:rFonts w:ascii="Times New Roman" w:hAnsi="Times New Roman"/>
          <w:sz w:val="24"/>
          <w:szCs w:val="24"/>
          <w:lang w:val="en-GB"/>
        </w:rPr>
        <w:t>⁠ (Gravel et al. 2013, Pomeranz et al. 2019</w:t>
      </w:r>
      <w:r>
        <w:rPr>
          <w:rFonts w:ascii="Times New Roman" w:hAnsi="Times New Roman"/>
          <w:sz w:val="24"/>
          <w:szCs w:val="24"/>
          <w:lang w:val="en-GB"/>
        </w:rPr>
        <w:t>)</w:t>
      </w:r>
      <w:r>
        <w:rPr>
          <w:rFonts w:ascii="Times New Roman" w:hAnsi="Times New Roman"/>
          <w:sz w:val="24"/>
          <w:szCs w:val="24"/>
          <w:lang w:val="en-GB"/>
        </w:rPr>
        <w:t xml:space="preserve">, we </w:t>
      </w:r>
      <w:r>
        <w:rPr>
          <w:rFonts w:ascii="Times New Roman" w:hAnsi="Times New Roman"/>
          <w:sz w:val="24"/>
          <w:szCs w:val="24"/>
          <w:lang w:val="en-GB"/>
        </w:rPr>
        <w:t xml:space="preserve">obtained </w:t>
      </w:r>
      <w:r>
        <w:rPr>
          <w:rFonts w:ascii="Times New Roman" w:hAnsi="Times New Roman"/>
          <w:sz w:val="24"/>
          <w:szCs w:val="24"/>
          <w:lang w:val="en-GB"/>
        </w:rPr>
        <w:t xml:space="preserve"> dietary niches of carnivores, i.e., the body mass range of their prey, </w:t>
      </w:r>
      <w:r>
        <w:rPr>
          <w:rFonts w:ascii="Times New Roman" w:hAnsi="Times New Roman"/>
          <w:sz w:val="24"/>
          <w:szCs w:val="24"/>
          <w:lang w:val="en-GB"/>
        </w:rPr>
        <w:t xml:space="preserve">as the </w:t>
      </w:r>
      <w:r>
        <w:rPr>
          <w:rFonts w:ascii="Times New Roman" w:hAnsi="Times New Roman"/>
          <w:sz w:val="24"/>
          <w:szCs w:val="24"/>
          <w:lang w:val="en-GB"/>
        </w:rPr>
        <w:t xml:space="preserve">range within the 10% and the 90% regression quantiles. Phylogenetically inferred </w:t>
      </w:r>
      <w:r>
        <w:rPr>
          <w:rFonts w:ascii="Times New Roman" w:hAnsi="Times New Roman"/>
          <w:sz w:val="24"/>
          <w:szCs w:val="24"/>
          <w:lang w:val="en-GB"/>
        </w:rPr>
        <w:t>p</w:t>
      </w:r>
      <w:r>
        <w:rPr>
          <w:rFonts w:ascii="Times New Roman" w:hAnsi="Times New Roman"/>
          <w:sz w:val="24"/>
          <w:szCs w:val="24"/>
          <w:lang w:val="en-GB"/>
        </w:rPr>
        <w:t xml:space="preserve">redator-prey interactions </w:t>
      </w:r>
      <w:r>
        <w:rPr>
          <w:rFonts w:ascii="Times New Roman" w:hAnsi="Times New Roman"/>
          <w:sz w:val="24"/>
          <w:szCs w:val="24"/>
          <w:lang w:val="en-GB"/>
        </w:rPr>
        <w:t xml:space="preserve">that felt </w:t>
      </w:r>
      <w:r>
        <w:rPr>
          <w:rFonts w:ascii="Times New Roman" w:hAnsi="Times New Roman"/>
          <w:sz w:val="24"/>
          <w:szCs w:val="24"/>
          <w:lang w:val="en-GB"/>
        </w:rPr>
        <w:t>outside the dietary niche</w:t>
      </w:r>
      <w:r>
        <w:rPr>
          <w:rFonts w:ascii="Times New Roman" w:hAnsi="Times New Roman"/>
          <w:sz w:val="24"/>
          <w:szCs w:val="24"/>
          <w:lang w:val="en-GB"/>
        </w:rPr>
        <w:t>s</w:t>
      </w:r>
      <w:r>
        <w:rPr>
          <w:rFonts w:ascii="Times New Roman" w:hAnsi="Times New Roman"/>
          <w:sz w:val="24"/>
          <w:szCs w:val="24"/>
          <w:lang w:val="en-GB"/>
        </w:rPr>
        <w:t xml:space="preserve"> were removed from the food webs. Data of predator-prey interactions was obtained from the ECOWeB database </w:t>
      </w:r>
      <w:r>
        <w:rPr>
          <w:rFonts w:ascii="Times New Roman" w:hAnsi="Times New Roman"/>
          <w:sz w:val="24"/>
          <w:szCs w:val="24"/>
          <w:vertAlign w:val="superscript"/>
          <w:lang w:val="en-GB"/>
        </w:rPr>
        <w:t>78</w:t>
      </w:r>
      <w:r>
        <w:rPr>
          <w:rFonts w:ascii="Times New Roman" w:hAnsi="Times New Roman"/>
          <w:sz w:val="24"/>
          <w:szCs w:val="24"/>
          <w:lang w:val="en-GB"/>
        </w:rPr>
        <w:t>⁠ (Cohen 2010), the Global Biotic Interactions database (GLOBI</w:t>
      </w:r>
      <w:r>
        <w:rPr>
          <w:rFonts w:ascii="Times New Roman" w:hAnsi="Times New Roman"/>
          <w:sz w:val="24"/>
          <w:szCs w:val="24"/>
          <w:lang w:val="en-GB"/>
        </w:rPr>
        <w:t xml:space="preserve">) </w:t>
      </w:r>
      <w:r>
        <w:rPr>
          <w:rFonts w:ascii="Times New Roman" w:hAnsi="Times New Roman"/>
          <w:sz w:val="24"/>
          <w:szCs w:val="24"/>
          <w:vertAlign w:val="superscript"/>
          <w:lang w:val="en-GB"/>
        </w:rPr>
        <w:t>79</w:t>
      </w:r>
      <w:r>
        <w:rPr>
          <w:rFonts w:ascii="Times New Roman" w:hAnsi="Times New Roman"/>
          <w:sz w:val="24"/>
          <w:szCs w:val="24"/>
          <w:lang w:val="en-GB"/>
        </w:rPr>
        <w:t>⁠ (</w:t>
      </w:r>
      <w:r>
        <w:rPr>
          <w:rFonts w:ascii="Times New Roman" w:hAnsi="Times New Roman"/>
          <w:sz w:val="24"/>
          <w:szCs w:val="24"/>
          <w:lang w:val="en-GB"/>
        </w:rPr>
        <w:t xml:space="preserve">Poelen et al. 2014), and two </w:t>
      </w:r>
      <w:r>
        <w:rPr>
          <w:rFonts w:ascii="Times New Roman" w:hAnsi="Times New Roman"/>
          <w:sz w:val="24"/>
          <w:szCs w:val="24"/>
          <w:lang w:val="en-GB"/>
        </w:rPr>
        <w:t xml:space="preserve">published </w:t>
      </w:r>
      <w:r>
        <w:rPr>
          <w:rFonts w:ascii="Times New Roman" w:hAnsi="Times New Roman"/>
          <w:sz w:val="24"/>
          <w:szCs w:val="24"/>
          <w:lang w:val="en-GB"/>
        </w:rPr>
        <w:t xml:space="preserve">food webs </w:t>
      </w:r>
      <w:r>
        <w:rPr>
          <w:rFonts w:ascii="Times New Roman" w:hAnsi="Times New Roman"/>
          <w:sz w:val="24"/>
          <w:szCs w:val="24"/>
          <w:vertAlign w:val="superscript"/>
          <w:lang w:val="en-GB"/>
        </w:rPr>
        <w:t>80,81</w:t>
      </w:r>
      <w:r>
        <w:rPr>
          <w:rFonts w:ascii="Times New Roman" w:hAnsi="Times New Roman"/>
          <w:sz w:val="24"/>
          <w:szCs w:val="24"/>
          <w:lang w:val="en-GB"/>
        </w:rPr>
        <w:t>⁠ (Baskerville et al. 2011, De Visser et al. 2011</w:t>
      </w:r>
      <w:r>
        <w:rPr>
          <w:rFonts w:ascii="Times New Roman" w:hAnsi="Times New Roman"/>
          <w:sz w:val="24"/>
          <w:szCs w:val="24"/>
          <w:lang w:val="en-GB"/>
        </w:rPr>
        <w:t>)</w:t>
      </w:r>
      <w:r>
        <w:rPr>
          <w:rFonts w:ascii="Times New Roman" w:hAnsi="Times New Roman"/>
          <w:sz w:val="24"/>
          <w:szCs w:val="24"/>
          <w:lang w:val="en-GB"/>
        </w:rPr>
        <w:t>.</w:t>
      </w:r>
    </w:p>
    <w:p>
      <w:pPr>
        <w:pStyle w:val="TextBody"/>
        <w:keepNext/>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 xml:space="preserve">After food webs were inferred, we </w:t>
      </w:r>
      <w:r>
        <w:rPr>
          <w:rFonts w:ascii="Times New Roman" w:hAnsi="Times New Roman"/>
          <w:sz w:val="24"/>
          <w:szCs w:val="24"/>
          <w:lang w:val="en-GB"/>
        </w:rPr>
        <w:t>assigned species to trophic levels according to their diet and body mass, reflecting the trophic and ecological role of mammals in terrestrial ecosystems</w:t>
      </w:r>
      <w:r>
        <w:rPr>
          <w:rFonts w:ascii="Times New Roman" w:hAnsi="Times New Roman"/>
          <w:sz w:val="24"/>
          <w:szCs w:val="24"/>
          <w:lang w:val="en-GB"/>
        </w:rPr>
        <w:t xml:space="preserve"> </w:t>
      </w:r>
      <w:r>
        <w:rPr>
          <w:rFonts w:ascii="Times New Roman" w:hAnsi="Times New Roman"/>
          <w:sz w:val="24"/>
          <w:szCs w:val="24"/>
          <w:vertAlign w:val="superscript"/>
          <w:lang w:val="en-GB"/>
        </w:rPr>
        <w:t>19,70,85</w:t>
      </w:r>
      <w:r>
        <w:rPr>
          <w:rFonts w:ascii="Times New Roman" w:hAnsi="Times New Roman"/>
          <w:sz w:val="24"/>
          <w:szCs w:val="24"/>
          <w:lang w:val="en-GB"/>
        </w:rPr>
        <w:t xml:space="preserve">⁠ </w:t>
      </w:r>
      <w:r>
        <w:rPr>
          <w:rFonts w:ascii="Times New Roman" w:hAnsi="Times New Roman"/>
          <w:sz w:val="24"/>
          <w:szCs w:val="24"/>
          <w:lang w:val="en-GB"/>
        </w:rPr>
        <w:t>(</w:t>
      </w:r>
      <w:r>
        <w:rPr>
          <w:rFonts w:ascii="Times New Roman" w:hAnsi="Times New Roman"/>
          <w:sz w:val="24"/>
          <w:szCs w:val="24"/>
          <w:lang w:val="en-GB"/>
        </w:rPr>
        <w:t xml:space="preserve">Malhi et al. 2016, </w:t>
      </w:r>
      <w:r>
        <w:rPr>
          <w:rFonts w:ascii="Times New Roman" w:hAnsi="Times New Roman"/>
          <w:sz w:val="24"/>
          <w:szCs w:val="24"/>
          <w:lang w:val="en-GB"/>
        </w:rPr>
        <w:t>Hopcraft et al. 2010, Carbone et al. 1999</w:t>
      </w:r>
      <w:r>
        <w:rPr>
          <w:rFonts w:ascii="Times New Roman" w:hAnsi="Times New Roman"/>
          <w:sz w:val="24"/>
          <w:szCs w:val="24"/>
          <w:lang w:val="en-GB"/>
        </w:rPr>
        <w:t xml:space="preserve">). </w:t>
      </w:r>
      <w:r>
        <w:rPr>
          <w:rFonts w:ascii="Times New Roman" w:hAnsi="Times New Roman"/>
          <w:sz w:val="24"/>
          <w:szCs w:val="24"/>
          <w:lang w:val="en-GB"/>
        </w:rPr>
        <w:t xml:space="preserve">We divided </w:t>
      </w:r>
      <w:r>
        <w:rPr>
          <w:rFonts w:ascii="Times New Roman" w:hAnsi="Times New Roman"/>
          <w:sz w:val="24"/>
          <w:szCs w:val="24"/>
          <w:lang w:val="en-GB"/>
        </w:rPr>
        <w:t xml:space="preserve">carnivores into three trophic levels: </w:t>
      </w:r>
      <w:r>
        <w:rPr>
          <w:rFonts w:ascii="Times New Roman" w:hAnsi="Times New Roman"/>
          <w:sz w:val="24"/>
          <w:szCs w:val="24"/>
          <w:lang w:val="en-GB"/>
        </w:rPr>
        <w:t>1</w:t>
      </w:r>
      <w:r>
        <w:rPr>
          <w:rFonts w:ascii="Times New Roman" w:hAnsi="Times New Roman"/>
          <w:sz w:val="24"/>
          <w:szCs w:val="24"/>
          <w:lang w:val="en-GB"/>
        </w:rPr>
        <w:t xml:space="preserve">) megacarnivores ≥ 100 kg, which are generally apex predators that dominate food webs </w:t>
      </w:r>
      <w:r>
        <w:rPr>
          <w:rFonts w:ascii="Times New Roman" w:hAnsi="Times New Roman"/>
          <w:sz w:val="24"/>
          <w:szCs w:val="24"/>
          <w:vertAlign w:val="superscript"/>
          <w:lang w:val="en-GB"/>
        </w:rPr>
        <w:t>13</w:t>
      </w:r>
      <w:r>
        <w:rPr>
          <w:rFonts w:ascii="Times New Roman" w:hAnsi="Times New Roman"/>
          <w:sz w:val="24"/>
          <w:szCs w:val="24"/>
          <w:lang w:val="en-GB"/>
        </w:rPr>
        <w:t xml:space="preserve">⁠ </w:t>
      </w:r>
      <w:r>
        <w:rPr>
          <w:rFonts w:ascii="Times New Roman" w:hAnsi="Times New Roman"/>
          <w:sz w:val="24"/>
          <w:szCs w:val="24"/>
          <w:lang w:val="en-GB"/>
        </w:rPr>
        <w:t>(Ripple et al. 2014b)</w:t>
      </w:r>
      <w:r>
        <w:rPr>
          <w:rFonts w:ascii="Times New Roman" w:hAnsi="Times New Roman"/>
          <w:sz w:val="24"/>
          <w:szCs w:val="24"/>
          <w:lang w:val="en-GB"/>
        </w:rPr>
        <w:t xml:space="preserve">; </w:t>
      </w:r>
      <w:r>
        <w:rPr>
          <w:rFonts w:ascii="Times New Roman" w:hAnsi="Times New Roman"/>
          <w:sz w:val="24"/>
          <w:szCs w:val="24"/>
          <w:lang w:val="en-GB"/>
        </w:rPr>
        <w:t>2</w:t>
      </w:r>
      <w:r>
        <w:rPr>
          <w:rFonts w:ascii="Times New Roman" w:hAnsi="Times New Roman"/>
          <w:sz w:val="24"/>
          <w:szCs w:val="24"/>
          <w:lang w:val="en-GB"/>
        </w:rPr>
        <w:t>) large carnivores 21.5</w:t>
      </w:r>
      <w:r>
        <w:rPr>
          <w:rFonts w:ascii="Times New Roman" w:hAnsi="Times New Roman"/>
          <w:sz w:val="24"/>
          <w:szCs w:val="24"/>
          <w:lang w:val="en-GB"/>
        </w:rPr>
        <w:t>-</w:t>
      </w:r>
      <w:r>
        <w:rPr>
          <w:rFonts w:ascii="Times New Roman" w:hAnsi="Times New Roman"/>
          <w:sz w:val="24"/>
          <w:szCs w:val="24"/>
          <w:lang w:val="en-GB"/>
        </w:rPr>
        <w:t xml:space="preserve">99 kg, which predate on large prey, </w:t>
      </w:r>
      <w:r>
        <w:rPr>
          <w:rFonts w:ascii="Times New Roman" w:hAnsi="Times New Roman"/>
          <w:sz w:val="24"/>
          <w:szCs w:val="24"/>
          <w:lang w:val="en-GB"/>
        </w:rPr>
        <w:t xml:space="preserve">but </w:t>
      </w:r>
      <w:r>
        <w:rPr>
          <w:rFonts w:ascii="Times New Roman" w:hAnsi="Times New Roman"/>
          <w:sz w:val="24"/>
          <w:szCs w:val="24"/>
          <w:lang w:val="en-GB"/>
        </w:rPr>
        <w:t xml:space="preserve">are subjected to top-down control from megacarnivores; and iii) small carnivores &lt; 21.5 kg, which can predate only on smaller prey </w:t>
      </w:r>
      <w:r>
        <w:rPr>
          <w:rFonts w:ascii="Times New Roman" w:hAnsi="Times New Roman"/>
          <w:sz w:val="24"/>
          <w:szCs w:val="24"/>
          <w:vertAlign w:val="superscript"/>
          <w:lang w:val="en-GB"/>
        </w:rPr>
        <w:t>85</w:t>
      </w:r>
      <w:r>
        <w:rPr>
          <w:rFonts w:ascii="Times New Roman" w:hAnsi="Times New Roman"/>
          <w:sz w:val="24"/>
          <w:szCs w:val="24"/>
          <w:lang w:val="en-GB"/>
        </w:rPr>
        <w:t xml:space="preserve">⁠ (Carbone et al. 1999). </w:t>
      </w:r>
      <w:r>
        <w:rPr>
          <w:rFonts w:ascii="Times New Roman" w:hAnsi="Times New Roman"/>
          <w:sz w:val="24"/>
          <w:szCs w:val="24"/>
          <w:lang w:val="en-GB"/>
        </w:rPr>
        <w:t>W</w:t>
      </w:r>
      <w:r>
        <w:rPr>
          <w:rFonts w:ascii="Times New Roman" w:hAnsi="Times New Roman"/>
          <w:sz w:val="24"/>
          <w:szCs w:val="24"/>
          <w:lang w:val="en-GB"/>
        </w:rPr>
        <w:t xml:space="preserve">e </w:t>
      </w:r>
      <w:r>
        <w:rPr>
          <w:rFonts w:ascii="Times New Roman" w:hAnsi="Times New Roman"/>
          <w:sz w:val="24"/>
          <w:szCs w:val="24"/>
          <w:lang w:val="en-GB"/>
        </w:rPr>
        <w:t>also divided herbivores</w:t>
      </w:r>
      <w:r>
        <w:rPr>
          <w:rFonts w:ascii="Times New Roman" w:hAnsi="Times New Roman"/>
          <w:sz w:val="24"/>
          <w:szCs w:val="24"/>
          <w:lang w:val="en-GB"/>
        </w:rPr>
        <w:t xml:space="preserve"> </w:t>
      </w:r>
      <w:r>
        <w:rPr>
          <w:rFonts w:ascii="Times New Roman" w:hAnsi="Times New Roman"/>
          <w:sz w:val="24"/>
          <w:szCs w:val="24"/>
          <w:lang w:val="en-GB"/>
        </w:rPr>
        <w:t xml:space="preserve">into </w:t>
      </w:r>
      <w:r>
        <w:rPr>
          <w:rFonts w:ascii="Times New Roman" w:hAnsi="Times New Roman"/>
          <w:sz w:val="24"/>
          <w:szCs w:val="24"/>
          <w:lang w:val="en-GB"/>
        </w:rPr>
        <w:t xml:space="preserve">three trophic levels: </w:t>
      </w:r>
      <w:r>
        <w:rPr>
          <w:rFonts w:ascii="Times New Roman" w:hAnsi="Times New Roman"/>
          <w:sz w:val="24"/>
          <w:szCs w:val="24"/>
          <w:lang w:val="en-GB"/>
        </w:rPr>
        <w:t>1</w:t>
      </w:r>
      <w:r>
        <w:rPr>
          <w:rFonts w:ascii="Times New Roman" w:hAnsi="Times New Roman"/>
          <w:sz w:val="24"/>
          <w:szCs w:val="24"/>
          <w:lang w:val="en-GB"/>
        </w:rPr>
        <w:t xml:space="preserve">) megaherbivores ≥ 1,000 kg, which are mostly free from predation </w:t>
      </w:r>
      <w:r>
        <w:rPr>
          <w:rFonts w:ascii="Times New Roman" w:hAnsi="Times New Roman"/>
          <w:sz w:val="24"/>
          <w:szCs w:val="24"/>
          <w:vertAlign w:val="superscript"/>
          <w:lang w:val="en-GB"/>
        </w:rPr>
        <w:t>19</w:t>
      </w:r>
      <w:r>
        <w:rPr>
          <w:rFonts w:ascii="Times New Roman" w:hAnsi="Times New Roman"/>
          <w:sz w:val="24"/>
          <w:szCs w:val="24"/>
          <w:lang w:val="en-GB"/>
        </w:rPr>
        <w:t xml:space="preserve">⁠ </w:t>
      </w:r>
      <w:r>
        <w:rPr>
          <w:rFonts w:ascii="Times New Roman" w:hAnsi="Times New Roman"/>
          <w:sz w:val="24"/>
          <w:szCs w:val="24"/>
          <w:lang w:val="en-GB"/>
        </w:rPr>
        <w:t>(Hopcraft et al. 2010)</w:t>
      </w:r>
      <w:r>
        <w:rPr>
          <w:rFonts w:ascii="Times New Roman" w:hAnsi="Times New Roman"/>
          <w:sz w:val="24"/>
          <w:szCs w:val="24"/>
          <w:lang w:val="en-GB"/>
        </w:rPr>
        <w:t xml:space="preserve">; ii) large herbivores 45–999 kg, which are predated only by large carnivores and megacarnivores; and iii) small herbivores &lt; 45 kg, which are predated by all carnivore trophic levels </w:t>
      </w:r>
      <w:r>
        <w:rPr>
          <w:rFonts w:ascii="Times New Roman" w:hAnsi="Times New Roman"/>
          <w:sz w:val="24"/>
          <w:szCs w:val="24"/>
          <w:vertAlign w:val="superscript"/>
          <w:lang w:val="en-GB"/>
        </w:rPr>
        <w:t>19</w:t>
      </w:r>
      <w:r>
        <w:rPr>
          <w:rFonts w:ascii="Times New Roman" w:hAnsi="Times New Roman"/>
          <w:sz w:val="24"/>
          <w:szCs w:val="24"/>
          <w:lang w:val="en-GB"/>
        </w:rPr>
        <w:t xml:space="preserve">⁠ (Hopcraft </w:t>
      </w:r>
      <w:r>
        <w:rPr>
          <w:rFonts w:ascii="Times New Roman" w:hAnsi="Times New Roman"/>
          <w:sz w:val="24"/>
          <w:szCs w:val="24"/>
          <w:lang w:val="en-GB"/>
        </w:rPr>
        <w:t>et al.</w:t>
      </w:r>
      <w:r>
        <w:rPr>
          <w:rFonts w:ascii="Times New Roman" w:hAnsi="Times New Roman"/>
          <w:sz w:val="24"/>
          <w:szCs w:val="24"/>
          <w:lang w:val="en-GB"/>
        </w:rPr>
        <w:t xml:space="preserve"> 2010).</w:t>
      </w:r>
    </w:p>
    <w:p>
      <w:pPr>
        <w:pStyle w:val="Heading3"/>
        <w:keepNext/>
        <w:widowControl w:val="false"/>
        <w:spacing w:lineRule="auto" w:line="480"/>
        <w:rPr>
          <w:rFonts w:ascii="Times New Roman" w:hAnsi="Times New Roman"/>
          <w:lang w:val="en-GB"/>
        </w:rPr>
      </w:pPr>
      <w:bookmarkStart w:id="4" w:name="statistical-analyses1"/>
      <w:bookmarkEnd w:id="4"/>
      <w:r>
        <w:rPr>
          <w:rFonts w:ascii="Times New Roman" w:hAnsi="Times New Roman"/>
          <w:lang w:val="en-GB"/>
        </w:rPr>
        <w:t>Statistical analyses</w:t>
      </w:r>
    </w:p>
    <w:p>
      <w:pPr>
        <w:pStyle w:val="TextBody"/>
        <w:keepNext/>
        <w:widowControl w:val="false"/>
        <w:bidi w:val="0"/>
        <w:spacing w:lineRule="auto" w:line="480"/>
        <w:rPr>
          <w:rFonts w:ascii="Times New Roman" w:hAnsi="Times New Roman"/>
          <w:lang w:val="en-GB"/>
        </w:rPr>
      </w:pPr>
      <w:r>
        <w:rPr>
          <w:rFonts w:ascii="Times New Roman" w:hAnsi="Times New Roman"/>
          <w:sz w:val="24"/>
          <w:szCs w:val="24"/>
          <w:lang w:val="en-GB"/>
        </w:rPr>
        <w:t xml:space="preserve">For the three food web scenarios, we calculated for each </w:t>
      </w:r>
      <w:r>
        <w:rPr>
          <w:rFonts w:ascii="Times New Roman" w:hAnsi="Times New Roman"/>
          <w:sz w:val="24"/>
          <w:szCs w:val="24"/>
          <w:lang w:val="en-GB"/>
        </w:rPr>
        <w:t xml:space="preserve">PA </w:t>
      </w:r>
      <w:r>
        <w:rPr>
          <w:rFonts w:ascii="Times New Roman" w:hAnsi="Times New Roman"/>
          <w:sz w:val="24"/>
          <w:szCs w:val="24"/>
          <w:lang w:val="en-GB"/>
        </w:rPr>
        <w:t xml:space="preserve">and random area the number of species present in each trophic level and the number of predator-prey interactions </w:t>
      </w:r>
      <w:r>
        <w:rPr>
          <w:rFonts w:ascii="Times New Roman" w:hAnsi="Times New Roman"/>
          <w:sz w:val="24"/>
          <w:szCs w:val="24"/>
          <w:lang w:val="en-GB"/>
        </w:rPr>
        <w:t>among</w:t>
      </w:r>
      <w:r>
        <w:rPr>
          <w:rFonts w:ascii="Times New Roman" w:hAnsi="Times New Roman"/>
          <w:sz w:val="24"/>
          <w:szCs w:val="24"/>
          <w:lang w:val="en-GB"/>
        </w:rPr>
        <w:t xml:space="preserve"> trophic levels. We then fitted generalised linear mixed models (GLMMs) using </w:t>
      </w:r>
      <w:r>
        <w:rPr>
          <w:rFonts w:ascii="Times New Roman" w:hAnsi="Times New Roman"/>
          <w:sz w:val="24"/>
          <w:szCs w:val="24"/>
          <w:lang w:val="en-GB"/>
        </w:rPr>
        <w:t xml:space="preserve">food webs </w:t>
      </w:r>
      <w:r>
        <w:rPr>
          <w:rFonts w:ascii="Times New Roman" w:hAnsi="Times New Roman"/>
          <w:sz w:val="24"/>
          <w:szCs w:val="24"/>
          <w:lang w:val="en-GB"/>
        </w:rPr>
        <w:t xml:space="preserve">as </w:t>
      </w:r>
      <w:r>
        <w:rPr>
          <w:rFonts w:ascii="Times New Roman" w:hAnsi="Times New Roman"/>
          <w:sz w:val="24"/>
          <w:szCs w:val="24"/>
          <w:lang w:val="en-GB"/>
        </w:rPr>
        <w:t>(pseudo)</w:t>
      </w:r>
      <w:r>
        <w:rPr>
          <w:rFonts w:ascii="Times New Roman" w:hAnsi="Times New Roman"/>
          <w:sz w:val="24"/>
          <w:szCs w:val="24"/>
          <w:lang w:val="en-GB"/>
        </w:rPr>
        <w:t xml:space="preserve">replicate sample units </w:t>
      </w:r>
      <w:r>
        <w:rPr>
          <w:rFonts w:ascii="Times New Roman" w:hAnsi="Times New Roman"/>
          <w:sz w:val="24"/>
          <w:szCs w:val="24"/>
          <w:lang w:val="en-GB"/>
        </w:rPr>
        <w:t xml:space="preserve">and </w:t>
      </w:r>
      <w:r>
        <w:rPr>
          <w:rFonts w:ascii="Times New Roman" w:hAnsi="Times New Roman"/>
          <w:sz w:val="24"/>
          <w:szCs w:val="24"/>
          <w:lang w:val="en-GB"/>
        </w:rPr>
        <w:t>compare</w:t>
      </w:r>
      <w:r>
        <w:rPr>
          <w:rFonts w:ascii="Times New Roman" w:hAnsi="Times New Roman"/>
          <w:sz w:val="24"/>
          <w:szCs w:val="24"/>
          <w:lang w:val="en-GB"/>
        </w:rPr>
        <w:t>d</w:t>
      </w:r>
      <w:r>
        <w:rPr>
          <w:rFonts w:ascii="Times New Roman" w:hAnsi="Times New Roman"/>
          <w:sz w:val="24"/>
          <w:szCs w:val="24"/>
          <w:lang w:val="en-GB"/>
        </w:rPr>
        <w:t xml:space="preserve"> the changes </w:t>
      </w:r>
      <w:r>
        <w:rPr>
          <w:rFonts w:ascii="Times New Roman" w:hAnsi="Times New Roman"/>
          <w:sz w:val="24"/>
          <w:szCs w:val="24"/>
          <w:lang w:val="en-GB"/>
        </w:rPr>
        <w:t xml:space="preserve">across </w:t>
      </w:r>
      <w:r>
        <w:rPr>
          <w:rFonts w:ascii="Times New Roman" w:hAnsi="Times New Roman"/>
          <w:sz w:val="24"/>
          <w:szCs w:val="24"/>
          <w:lang w:val="en-GB"/>
        </w:rPr>
        <w:t xml:space="preserve">scenarios. Specifically, we estimated: </w:t>
      </w:r>
      <w:r>
        <w:rPr>
          <w:rFonts w:ascii="Times New Roman" w:hAnsi="Times New Roman"/>
          <w:sz w:val="24"/>
          <w:szCs w:val="24"/>
          <w:lang w:val="en-GB"/>
        </w:rPr>
        <w:t xml:space="preserve">1) the </w:t>
      </w:r>
      <w:r>
        <w:rPr>
          <w:rFonts w:ascii="Times New Roman" w:hAnsi="Times New Roman"/>
          <w:sz w:val="24"/>
          <w:szCs w:val="24"/>
          <w:lang w:val="en-GB"/>
        </w:rPr>
        <w:t xml:space="preserve">differences between current and </w:t>
      </w:r>
      <w:r>
        <w:rPr>
          <w:rFonts w:ascii="Times New Roman" w:hAnsi="Times New Roman"/>
          <w:sz w:val="24"/>
          <w:szCs w:val="24"/>
          <w:lang w:val="en-GB"/>
        </w:rPr>
        <w:t xml:space="preserve">no-extinction scenarios, </w:t>
      </w:r>
      <w:r>
        <w:rPr>
          <w:rFonts w:ascii="Times New Roman" w:hAnsi="Times New Roman"/>
          <w:sz w:val="24"/>
          <w:szCs w:val="24"/>
          <w:lang w:val="en-GB"/>
        </w:rPr>
        <w:t>i.e., the losses due to late-Quaternary extinctions</w:t>
      </w:r>
      <w:r>
        <w:rPr>
          <w:rFonts w:ascii="Times New Roman" w:hAnsi="Times New Roman"/>
          <w:sz w:val="24"/>
          <w:szCs w:val="24"/>
          <w:lang w:val="en-GB"/>
        </w:rPr>
        <w:t xml:space="preserve">; </w:t>
      </w:r>
      <w:r>
        <w:rPr>
          <w:rFonts w:ascii="Times New Roman" w:hAnsi="Times New Roman"/>
          <w:sz w:val="24"/>
          <w:szCs w:val="24"/>
          <w:lang w:val="en-GB"/>
        </w:rPr>
        <w:t xml:space="preserve">2) </w:t>
      </w:r>
      <w:r>
        <w:rPr>
          <w:rFonts w:ascii="Times New Roman" w:hAnsi="Times New Roman"/>
          <w:sz w:val="24"/>
          <w:szCs w:val="24"/>
          <w:lang w:val="en-GB"/>
        </w:rPr>
        <w:t xml:space="preserve">the differences between rewilding and current </w:t>
      </w:r>
      <w:r>
        <w:rPr>
          <w:rFonts w:ascii="Times New Roman" w:hAnsi="Times New Roman"/>
          <w:sz w:val="24"/>
          <w:szCs w:val="24"/>
          <w:lang w:val="en-GB"/>
        </w:rPr>
        <w:t xml:space="preserve">scenario, </w:t>
      </w:r>
      <w:r>
        <w:rPr>
          <w:rFonts w:ascii="Times New Roman" w:hAnsi="Times New Roman"/>
          <w:sz w:val="24"/>
          <w:szCs w:val="24"/>
          <w:lang w:val="en-GB"/>
        </w:rPr>
        <w:t>i.e., the restoration opportunities through rewilding</w:t>
      </w:r>
      <w:r>
        <w:rPr>
          <w:rFonts w:ascii="Times New Roman" w:hAnsi="Times New Roman"/>
          <w:sz w:val="24"/>
          <w:szCs w:val="24"/>
          <w:lang w:val="en-GB"/>
        </w:rPr>
        <w:t xml:space="preserve">; and </w:t>
      </w:r>
      <w:r>
        <w:rPr>
          <w:rFonts w:ascii="Times New Roman" w:hAnsi="Times New Roman"/>
          <w:sz w:val="24"/>
          <w:szCs w:val="24"/>
          <w:lang w:val="en-GB"/>
        </w:rPr>
        <w:t xml:space="preserve">3) </w:t>
      </w:r>
      <w:r>
        <w:rPr>
          <w:rFonts w:ascii="Times New Roman" w:hAnsi="Times New Roman"/>
          <w:sz w:val="24"/>
          <w:szCs w:val="24"/>
          <w:lang w:val="en-GB"/>
        </w:rPr>
        <w:t xml:space="preserve">the differences between rewilding and </w:t>
      </w:r>
      <w:r>
        <w:rPr>
          <w:rFonts w:ascii="Times New Roman" w:hAnsi="Times New Roman"/>
          <w:sz w:val="24"/>
          <w:szCs w:val="24"/>
          <w:lang w:val="en-GB"/>
        </w:rPr>
        <w:t xml:space="preserve">no-extinction scenarios, </w:t>
      </w:r>
      <w:r>
        <w:rPr>
          <w:rFonts w:ascii="Times New Roman" w:hAnsi="Times New Roman"/>
          <w:sz w:val="24"/>
          <w:szCs w:val="24"/>
          <w:lang w:val="en-GB"/>
        </w:rPr>
        <w:t>i.e., the losses due to extinctions that cannot be recovered through rewilding</w:t>
      </w:r>
      <w:r>
        <w:rPr>
          <w:rFonts w:ascii="Times New Roman" w:hAnsi="Times New Roman"/>
          <w:sz w:val="24"/>
          <w:szCs w:val="24"/>
          <w:lang w:val="en-GB"/>
        </w:rPr>
        <w:t xml:space="preserve">. We selected the error distribution for the GLMMs based on the response data type and to remedy overdispersion. We used a Poisson distribution to model the number of species </w:t>
      </w:r>
      <w:r>
        <w:rPr>
          <w:rFonts w:ascii="Times New Roman" w:hAnsi="Times New Roman"/>
          <w:sz w:val="24"/>
          <w:szCs w:val="24"/>
          <w:lang w:val="en-GB"/>
        </w:rPr>
        <w:t>in</w:t>
      </w:r>
      <w:r>
        <w:rPr>
          <w:rFonts w:ascii="Times New Roman" w:hAnsi="Times New Roman"/>
          <w:sz w:val="24"/>
          <w:szCs w:val="24"/>
          <w:lang w:val="en-GB"/>
        </w:rPr>
        <w:t xml:space="preserve"> each trophic level with the fixed effects scenario, trophic level, and their interaction. A negative binomial distribution was used to model the predator-prey interactions across trophic levels with the fixed effects scenario, trophic levels involved in the link, and their interaction. </w:t>
      </w:r>
      <w:r>
        <w:rPr>
          <w:rFonts w:ascii="Times New Roman" w:hAnsi="Times New Roman"/>
          <w:color w:val="000000"/>
          <w:sz w:val="24"/>
          <w:szCs w:val="24"/>
          <w:lang w:val="en-GB"/>
        </w:rPr>
        <w:t>For both G</w:t>
      </w:r>
      <w:r>
        <w:rPr>
          <w:rFonts w:ascii="Times New Roman" w:hAnsi="Times New Roman"/>
          <w:sz w:val="24"/>
          <w:szCs w:val="24"/>
          <w:lang w:val="en-GB"/>
        </w:rPr>
        <w:t xml:space="preserve">LMMs, we used the random effects food web ID and biogeographic realm </w:t>
      </w:r>
      <w:r>
        <w:rPr>
          <w:rFonts w:ascii="Times New Roman" w:hAnsi="Times New Roman"/>
          <w:sz w:val="24"/>
          <w:szCs w:val="24"/>
          <w:lang w:val="en-GB"/>
        </w:rPr>
        <w:t>as random intercepts</w:t>
      </w:r>
      <w:r>
        <w:rPr>
          <w:rFonts w:ascii="Times New Roman" w:hAnsi="Times New Roman"/>
          <w:sz w:val="24"/>
          <w:szCs w:val="24"/>
          <w:lang w:val="en-GB"/>
        </w:rPr>
        <w:t xml:space="preserve">. </w:t>
      </w:r>
      <w:r>
        <w:rPr>
          <w:rFonts w:ascii="Times New Roman" w:hAnsi="Times New Roman"/>
          <w:color w:val="000000"/>
          <w:sz w:val="24"/>
          <w:szCs w:val="24"/>
          <w:lang w:val="en-GB"/>
        </w:rPr>
        <w:t>Because preliminary analyses including protected and random areas as categorical predictors in the GLMMs showed random areas had in general lower numbers of species and interactions than protected areas (</w:t>
      </w:r>
      <w:r>
        <w:rPr>
          <w:rFonts w:ascii="Times New Roman" w:hAnsi="Times New Roman"/>
          <w:i/>
          <w:iCs/>
          <w:color w:val="000000"/>
          <w:sz w:val="24"/>
          <w:szCs w:val="24"/>
          <w:lang w:val="en-GB"/>
        </w:rPr>
        <w:t>P</w:t>
      </w:r>
      <w:r>
        <w:rPr>
          <w:rFonts w:ascii="Times New Roman" w:hAnsi="Times New Roman"/>
          <w:color w:val="000000"/>
          <w:sz w:val="24"/>
          <w:szCs w:val="24"/>
          <w:lang w:val="en-GB"/>
        </w:rPr>
        <w:t xml:space="preserve"> &lt; 0.05), we analysed protected and random areas separately. We checked model assumptions were met for GLMMs through inspection of the residuals. </w:t>
      </w:r>
      <w:r>
        <w:rPr>
          <w:rFonts w:ascii="Times New Roman" w:hAnsi="Times New Roman"/>
          <w:sz w:val="24"/>
          <w:szCs w:val="24"/>
          <w:lang w:val="en-GB"/>
        </w:rPr>
        <w:t xml:space="preserve">We assessed goodness-of-fit </w:t>
      </w:r>
      <w:r>
        <w:rPr>
          <w:rFonts w:ascii="Times New Roman" w:hAnsi="Times New Roman"/>
          <w:sz w:val="24"/>
          <w:szCs w:val="24"/>
          <w:lang w:val="en-GB"/>
        </w:rPr>
        <w:t>of GLMMs</w:t>
      </w:r>
      <w:r>
        <w:rPr>
          <w:rFonts w:ascii="Times New Roman" w:hAnsi="Times New Roman"/>
          <w:sz w:val="24"/>
          <w:szCs w:val="24"/>
          <w:lang w:val="en-GB"/>
        </w:rPr>
        <w:t xml:space="preserve"> by calculating the marginal R</w:t>
      </w:r>
      <w:r>
        <w:rPr>
          <w:rFonts w:ascii="Times New Roman" w:hAnsi="Times New Roman"/>
          <w:sz w:val="24"/>
          <w:szCs w:val="24"/>
          <w:vertAlign w:val="superscript"/>
          <w:lang w:val="en-GB"/>
        </w:rPr>
        <w:t>2</w:t>
      </w:r>
      <w:r>
        <w:rPr>
          <w:rFonts w:ascii="Times New Roman" w:hAnsi="Times New Roman"/>
          <w:sz w:val="24"/>
          <w:szCs w:val="24"/>
          <w:lang w:val="en-GB"/>
        </w:rPr>
        <w:t>, the proportion of variance in the data explained by only the fixed effects, and the conditional R</w:t>
      </w:r>
      <w:r>
        <w:rPr>
          <w:rFonts w:ascii="Times New Roman" w:hAnsi="Times New Roman"/>
          <w:sz w:val="24"/>
          <w:szCs w:val="24"/>
          <w:vertAlign w:val="superscript"/>
          <w:lang w:val="en-GB"/>
        </w:rPr>
        <w:t>2</w:t>
      </w:r>
      <w:r>
        <w:rPr>
          <w:rFonts w:ascii="Times New Roman" w:hAnsi="Times New Roman"/>
          <w:sz w:val="24"/>
          <w:szCs w:val="24"/>
          <w:lang w:val="en-GB"/>
        </w:rPr>
        <w:t xml:space="preserve">, the proportion of variance in the data explained by both fixed and random effects </w:t>
      </w:r>
      <w:r>
        <w:rPr>
          <w:rFonts w:ascii="Times New Roman" w:hAnsi="Times New Roman"/>
          <w:sz w:val="24"/>
          <w:szCs w:val="24"/>
          <w:vertAlign w:val="superscript"/>
          <w:lang w:val="en-GB"/>
        </w:rPr>
        <w:t>86</w:t>
      </w:r>
      <w:r>
        <w:rPr>
          <w:rFonts w:ascii="Times New Roman" w:hAnsi="Times New Roman"/>
          <w:sz w:val="24"/>
          <w:szCs w:val="24"/>
          <w:lang w:val="en-GB"/>
        </w:rPr>
        <w:t xml:space="preserve">⁠ (Nakagawa &amp; Schielzeth 2013). </w:t>
      </w:r>
      <w:r>
        <w:rPr>
          <w:rFonts w:ascii="Times New Roman" w:hAnsi="Times New Roman"/>
          <w:sz w:val="24"/>
          <w:szCs w:val="24"/>
          <w:lang w:val="en-GB"/>
        </w:rPr>
        <w:t xml:space="preserve">In general, </w:t>
      </w:r>
      <w:commentRangeStart w:id="18"/>
      <w:r>
        <w:rPr>
          <w:rFonts w:ascii="Times New Roman" w:hAnsi="Times New Roman"/>
          <w:sz w:val="24"/>
          <w:szCs w:val="24"/>
          <w:lang w:val="en-GB"/>
        </w:rPr>
        <w:t>GLMMs had in generalvery good fit, explaining on average 67% of the variance in the data when only fixed effect</w:t>
      </w:r>
      <w:r>
        <w:rPr>
          <w:rFonts w:ascii="Times New Roman" w:hAnsi="Times New Roman"/>
          <w:sz w:val="24"/>
          <w:szCs w:val="24"/>
          <w:lang w:val="en-GB"/>
        </w:rPr>
        <w:t>s</w:t>
      </w:r>
      <w:r>
        <w:rPr>
          <w:rFonts w:ascii="Times New Roman" w:hAnsi="Times New Roman"/>
          <w:sz w:val="24"/>
          <w:szCs w:val="24"/>
          <w:lang w:val="en-GB"/>
        </w:rPr>
        <w:t xml:space="preserve"> w</w:t>
      </w:r>
      <w:r>
        <w:rPr>
          <w:rFonts w:ascii="Times New Roman" w:hAnsi="Times New Roman"/>
          <w:sz w:val="24"/>
          <w:szCs w:val="24"/>
          <w:lang w:val="en-GB"/>
        </w:rPr>
        <w:t>ere</w:t>
      </w:r>
      <w:r>
        <w:rPr>
          <w:rFonts w:ascii="Times New Roman" w:hAnsi="Times New Roman"/>
          <w:sz w:val="24"/>
          <w:szCs w:val="24"/>
          <w:lang w:val="en-GB"/>
        </w:rPr>
        <w:t xml:space="preserve"> considered and 95% of the variance when also the random effect</w:t>
      </w:r>
      <w:r>
        <w:rPr>
          <w:rFonts w:ascii="Times New Roman" w:hAnsi="Times New Roman"/>
          <w:sz w:val="24"/>
          <w:szCs w:val="24"/>
          <w:lang w:val="en-GB"/>
        </w:rPr>
        <w:t>s</w:t>
      </w:r>
      <w:r>
        <w:rPr>
          <w:rFonts w:ascii="Times New Roman" w:hAnsi="Times New Roman"/>
          <w:sz w:val="24"/>
          <w:szCs w:val="24"/>
          <w:lang w:val="en-GB"/>
        </w:rPr>
        <w:t xml:space="preserve"> w</w:t>
      </w:r>
      <w:r>
        <w:rPr>
          <w:rFonts w:ascii="Times New Roman" w:hAnsi="Times New Roman"/>
          <w:sz w:val="24"/>
          <w:szCs w:val="24"/>
          <w:lang w:val="en-GB"/>
        </w:rPr>
        <w:t>ere</w:t>
      </w:r>
      <w:r>
        <w:rPr>
          <w:rFonts w:ascii="Times New Roman" w:hAnsi="Times New Roman"/>
          <w:sz w:val="24"/>
          <w:szCs w:val="24"/>
          <w:lang w:val="en-GB"/>
        </w:rPr>
        <w:t xml:space="preserve"> included.</w:t>
      </w:r>
      <w:commentRangeEnd w:id="18"/>
      <w:r>
        <w:commentReference w:id="18"/>
      </w:r>
      <w:r>
        <w:rPr>
          <w:rFonts w:ascii="Times New Roman" w:hAnsi="Times New Roman"/>
          <w:lang w:val="en-GB"/>
        </w:rPr>
      </w:r>
    </w:p>
    <w:p>
      <w:pPr>
        <w:pStyle w:val="TextBody"/>
        <w:widowControl w:val="false"/>
        <w:bidi w:val="0"/>
        <w:spacing w:lineRule="auto" w:line="480"/>
        <w:rPr>
          <w:rFonts w:ascii="Times New Roman" w:hAnsi="Times New Roman"/>
          <w:lang w:val="en-GB"/>
        </w:rPr>
      </w:pPr>
      <w:r>
        <w:rPr>
          <w:rFonts w:ascii="Times New Roman" w:hAnsi="Times New Roman"/>
          <w:sz w:val="24"/>
          <w:szCs w:val="24"/>
          <w:lang w:val="en-GB"/>
        </w:rPr>
        <w:t xml:space="preserve">We assessed significance among scenarios by performing pair-wise contrasts with Bonferroni correction, with overall significance </w:t>
      </w:r>
      <w:r>
        <w:rPr>
          <w:rFonts w:ascii="Times New Roman" w:hAnsi="Times New Roman"/>
          <w:sz w:val="24"/>
          <w:szCs w:val="24"/>
          <w:lang w:val="en-GB"/>
        </w:rPr>
        <w:t>level set at α = 0.05</w:t>
      </w:r>
      <w:r>
        <w:rPr>
          <w:rFonts w:ascii="Times New Roman" w:hAnsi="Times New Roman"/>
          <w:sz w:val="24"/>
          <w:szCs w:val="24"/>
          <w:lang w:val="en-GB"/>
        </w:rPr>
        <w:t xml:space="preserve">. To assess if significant results were also ecologically meaningful, we used the </w:t>
      </w:r>
      <w:commentRangeStart w:id="19"/>
      <w:r>
        <w:rPr>
          <w:rFonts w:ascii="Times New Roman" w:hAnsi="Times New Roman"/>
          <w:sz w:val="24"/>
          <w:szCs w:val="24"/>
          <w:lang w:val="en-GB"/>
        </w:rPr>
        <w:t>Cohen’s</w:t>
      </w:r>
      <w:r>
        <w:rPr>
          <w:rFonts w:ascii="Times New Roman" w:hAnsi="Times New Roman"/>
          <w:lang w:val="en-GB"/>
        </w:rPr>
      </w:r>
      <w:commentRangeEnd w:id="19"/>
      <w:r>
        <w:commentReference w:id="19"/>
      </w:r>
      <w:r>
        <w:rPr>
          <w:rFonts w:ascii="Times New Roman" w:hAnsi="Times New Roman"/>
          <w:sz w:val="24"/>
          <w:szCs w:val="24"/>
          <w:lang w:val="en-GB"/>
        </w:rPr>
        <w:t xml:space="preserve"> </w:t>
      </w:r>
      <w:r>
        <w:rPr>
          <w:rFonts w:ascii="Times New Roman" w:hAnsi="Times New Roman"/>
          <w:i/>
          <w:iCs/>
          <w:sz w:val="24"/>
          <w:szCs w:val="24"/>
          <w:lang w:val="en-GB"/>
        </w:rPr>
        <w:t>d</w:t>
      </w:r>
      <w:r>
        <w:rPr>
          <w:rFonts w:ascii="Times New Roman" w:hAnsi="Times New Roman"/>
          <w:sz w:val="24"/>
          <w:szCs w:val="24"/>
          <w:lang w:val="en-GB"/>
        </w:rPr>
        <w:t xml:space="preserve"> effect size, which quantifies the standardized difference between model estimates </w:t>
      </w:r>
      <w:r>
        <w:rPr>
          <w:rFonts w:ascii="Times New Roman" w:hAnsi="Times New Roman"/>
          <w:sz w:val="24"/>
          <w:szCs w:val="24"/>
          <w:vertAlign w:val="superscript"/>
          <w:lang w:val="en-GB"/>
        </w:rPr>
        <w:t>87</w:t>
      </w:r>
      <w:r>
        <w:rPr>
          <w:rFonts w:ascii="Times New Roman" w:hAnsi="Times New Roman"/>
          <w:sz w:val="24"/>
          <w:szCs w:val="24"/>
          <w:lang w:val="en-GB"/>
        </w:rPr>
        <w:t xml:space="preserve">⁠ (Cohen 1988). Following </w:t>
      </w:r>
      <w:r>
        <w:rPr>
          <w:rFonts w:ascii="Times New Roman" w:hAnsi="Times New Roman"/>
          <w:sz w:val="24"/>
          <w:szCs w:val="24"/>
          <w:vertAlign w:val="superscript"/>
          <w:lang w:val="en-GB"/>
        </w:rPr>
        <w:t>87</w:t>
      </w:r>
      <w:r>
        <w:rPr>
          <w:rFonts w:ascii="Times New Roman" w:hAnsi="Times New Roman"/>
          <w:sz w:val="24"/>
          <w:szCs w:val="24"/>
          <w:lang w:val="en-GB"/>
        </w:rPr>
        <w:t xml:space="preserve">⁠ Cohen (1988) and  </w:t>
      </w:r>
      <w:r>
        <w:rPr>
          <w:rFonts w:ascii="Times New Roman" w:hAnsi="Times New Roman"/>
          <w:sz w:val="24"/>
          <w:szCs w:val="24"/>
          <w:vertAlign w:val="superscript"/>
          <w:lang w:val="en-GB"/>
        </w:rPr>
        <w:t>88</w:t>
      </w:r>
      <w:r>
        <w:rPr>
          <w:rFonts w:ascii="Times New Roman" w:hAnsi="Times New Roman"/>
          <w:sz w:val="24"/>
          <w:szCs w:val="24"/>
          <w:lang w:val="en-GB"/>
        </w:rPr>
        <w:t xml:space="preserve">⁠ Sawilowsky (2009), </w:t>
      </w:r>
      <w:r>
        <w:rPr>
          <w:rFonts w:ascii="Times New Roman" w:hAnsi="Times New Roman"/>
          <w:sz w:val="24"/>
          <w:szCs w:val="24"/>
          <w:lang w:val="en-GB"/>
        </w:rPr>
        <w:t>we interpreted effect sizes as</w:t>
      </w:r>
      <w:r>
        <w:rPr>
          <w:rFonts w:ascii="Times New Roman" w:hAnsi="Times New Roman"/>
          <w:sz w:val="24"/>
          <w:szCs w:val="24"/>
          <w:lang w:val="en-GB"/>
        </w:rPr>
        <w:t>: very small (</w:t>
      </w:r>
      <w:r>
        <w:rPr>
          <w:rFonts w:ascii="Times New Roman" w:hAnsi="Times New Roman"/>
          <w:i/>
          <w:iCs/>
          <w:sz w:val="24"/>
          <w:szCs w:val="24"/>
          <w:lang w:val="en-GB"/>
        </w:rPr>
        <w:t>d</w:t>
      </w:r>
      <w:r>
        <w:rPr>
          <w:rFonts w:ascii="Times New Roman" w:hAnsi="Times New Roman"/>
          <w:sz w:val="24"/>
          <w:szCs w:val="24"/>
          <w:lang w:val="en-GB"/>
        </w:rPr>
        <w:t xml:space="preserve"> = 0.00</w:t>
      </w:r>
      <w:r>
        <w:rPr>
          <w:rFonts w:ascii="Times New Roman" w:hAnsi="Times New Roman"/>
          <w:sz w:val="24"/>
          <w:szCs w:val="24"/>
          <w:lang w:val="en-GB"/>
        </w:rPr>
        <w:t>-</w:t>
      </w:r>
      <w:r>
        <w:rPr>
          <w:rFonts w:ascii="Times New Roman" w:hAnsi="Times New Roman"/>
          <w:sz w:val="24"/>
          <w:szCs w:val="24"/>
          <w:lang w:val="en-GB"/>
        </w:rPr>
        <w:t>0.19), small (</w:t>
      </w:r>
      <w:r>
        <w:rPr>
          <w:rFonts w:ascii="Times New Roman" w:hAnsi="Times New Roman"/>
          <w:i/>
          <w:iCs/>
          <w:sz w:val="24"/>
          <w:szCs w:val="24"/>
          <w:lang w:val="en-GB"/>
        </w:rPr>
        <w:t>d</w:t>
      </w:r>
      <w:r>
        <w:rPr>
          <w:rFonts w:ascii="Times New Roman" w:hAnsi="Times New Roman"/>
          <w:sz w:val="24"/>
          <w:szCs w:val="24"/>
          <w:lang w:val="en-GB"/>
        </w:rPr>
        <w:t xml:space="preserve"> = 0.20</w:t>
      </w:r>
      <w:r>
        <w:rPr>
          <w:rFonts w:ascii="Times New Roman" w:hAnsi="Times New Roman"/>
          <w:sz w:val="24"/>
          <w:szCs w:val="24"/>
          <w:lang w:val="en-GB"/>
        </w:rPr>
        <w:t>-0</w:t>
      </w:r>
      <w:r>
        <w:rPr>
          <w:rFonts w:ascii="Times New Roman" w:hAnsi="Times New Roman"/>
          <w:sz w:val="24"/>
          <w:szCs w:val="24"/>
          <w:lang w:val="en-GB"/>
        </w:rPr>
        <w:t>.49), medium effect (</w:t>
      </w:r>
      <w:r>
        <w:rPr>
          <w:rFonts w:ascii="Times New Roman" w:hAnsi="Times New Roman"/>
          <w:i/>
          <w:iCs/>
          <w:sz w:val="24"/>
          <w:szCs w:val="24"/>
          <w:lang w:val="en-GB"/>
        </w:rPr>
        <w:t>d</w:t>
      </w:r>
      <w:r>
        <w:rPr>
          <w:rFonts w:ascii="Times New Roman" w:hAnsi="Times New Roman"/>
          <w:sz w:val="24"/>
          <w:szCs w:val="24"/>
          <w:lang w:val="en-GB"/>
        </w:rPr>
        <w:t xml:space="preserve"> = 0.50</w:t>
      </w:r>
      <w:r>
        <w:rPr>
          <w:rFonts w:ascii="Times New Roman" w:hAnsi="Times New Roman"/>
          <w:sz w:val="24"/>
          <w:szCs w:val="24"/>
          <w:lang w:val="en-GB"/>
        </w:rPr>
        <w:t>-</w:t>
      </w:r>
      <w:r>
        <w:rPr>
          <w:rFonts w:ascii="Times New Roman" w:hAnsi="Times New Roman"/>
          <w:sz w:val="24"/>
          <w:szCs w:val="24"/>
          <w:lang w:val="en-GB"/>
        </w:rPr>
        <w:t>0.79), large (</w:t>
      </w:r>
      <w:r>
        <w:rPr>
          <w:rFonts w:ascii="Times New Roman" w:hAnsi="Times New Roman"/>
          <w:i/>
          <w:iCs/>
          <w:sz w:val="24"/>
          <w:szCs w:val="24"/>
          <w:lang w:val="en-GB"/>
        </w:rPr>
        <w:t>d</w:t>
      </w:r>
      <w:r>
        <w:rPr>
          <w:rFonts w:ascii="Times New Roman" w:hAnsi="Times New Roman"/>
          <w:sz w:val="24"/>
          <w:szCs w:val="24"/>
          <w:lang w:val="en-GB"/>
        </w:rPr>
        <w:t xml:space="preserve"> = 0.80</w:t>
      </w:r>
      <w:r>
        <w:rPr>
          <w:rFonts w:ascii="Times New Roman" w:hAnsi="Times New Roman"/>
          <w:sz w:val="24"/>
          <w:szCs w:val="24"/>
          <w:lang w:val="en-GB"/>
        </w:rPr>
        <w:t>-</w:t>
      </w:r>
      <w:r>
        <w:rPr>
          <w:rFonts w:ascii="Times New Roman" w:hAnsi="Times New Roman"/>
          <w:sz w:val="24"/>
          <w:szCs w:val="24"/>
          <w:lang w:val="en-GB"/>
        </w:rPr>
        <w:t>1.19), very large (</w:t>
      </w:r>
      <w:r>
        <w:rPr>
          <w:rFonts w:ascii="Times New Roman" w:hAnsi="Times New Roman"/>
          <w:i/>
          <w:iCs/>
          <w:sz w:val="24"/>
          <w:szCs w:val="24"/>
          <w:lang w:val="en-GB"/>
        </w:rPr>
        <w:t>d</w:t>
      </w:r>
      <w:r>
        <w:rPr>
          <w:rFonts w:ascii="Times New Roman" w:hAnsi="Times New Roman"/>
          <w:sz w:val="24"/>
          <w:szCs w:val="24"/>
          <w:lang w:val="en-GB"/>
        </w:rPr>
        <w:t xml:space="preserve"> = 1.20</w:t>
      </w:r>
      <w:r>
        <w:rPr>
          <w:rFonts w:ascii="Times New Roman" w:hAnsi="Times New Roman"/>
          <w:sz w:val="24"/>
          <w:szCs w:val="24"/>
          <w:lang w:val="en-GB"/>
        </w:rPr>
        <w:t>-</w:t>
      </w:r>
      <w:r>
        <w:rPr>
          <w:rFonts w:ascii="Times New Roman" w:hAnsi="Times New Roman"/>
          <w:sz w:val="24"/>
          <w:szCs w:val="24"/>
          <w:lang w:val="en-GB"/>
        </w:rPr>
        <w:t>1.99), and huge (</w:t>
      </w:r>
      <w:r>
        <w:rPr>
          <w:rFonts w:ascii="Times New Roman" w:hAnsi="Times New Roman"/>
          <w:i/>
          <w:iCs/>
          <w:sz w:val="24"/>
          <w:szCs w:val="24"/>
          <w:lang w:val="en-GB"/>
        </w:rPr>
        <w:t>d</w:t>
      </w:r>
      <w:r>
        <w:rPr>
          <w:rFonts w:ascii="Times New Roman" w:hAnsi="Times New Roman"/>
          <w:sz w:val="24"/>
          <w:szCs w:val="24"/>
          <w:lang w:val="en-GB"/>
        </w:rPr>
        <w:t xml:space="preserve"> ≥ 2.00).</w:t>
      </w:r>
    </w:p>
    <w:p>
      <w:pPr>
        <w:pStyle w:val="TextBody"/>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 xml:space="preserve">Data processing and analyses were performed in the R programming language v. 3.6.1 </w:t>
      </w:r>
      <w:r>
        <w:rPr>
          <w:rFonts w:ascii="Times New Roman" w:hAnsi="Times New Roman"/>
          <w:sz w:val="24"/>
          <w:szCs w:val="24"/>
          <w:vertAlign w:val="superscript"/>
          <w:lang w:val="en-GB"/>
        </w:rPr>
        <w:t>89</w:t>
      </w:r>
      <w:r>
        <w:rPr>
          <w:rFonts w:ascii="Times New Roman" w:hAnsi="Times New Roman"/>
          <w:sz w:val="24"/>
          <w:szCs w:val="24"/>
          <w:vertAlign w:val="superscript"/>
          <w:lang w:val="en-GB"/>
        </w:rPr>
        <w:t>⁠</w:t>
      </w:r>
      <w:r>
        <w:rPr>
          <w:rFonts w:ascii="Times New Roman" w:hAnsi="Times New Roman"/>
          <w:sz w:val="24"/>
          <w:szCs w:val="24"/>
          <w:lang w:val="en-GB"/>
        </w:rPr>
        <w:t xml:space="preserve"> (R Core Team, 2018). We ran Maxent SDMs using the package ‘</w:t>
      </w:r>
      <w:r>
        <w:rPr>
          <w:rFonts w:ascii="Times New Roman" w:hAnsi="Times New Roman"/>
          <w:sz w:val="24"/>
          <w:szCs w:val="24"/>
          <w:lang w:val="en-GB"/>
        </w:rPr>
        <w:t>maxnet’</w:t>
      </w:r>
      <w:r>
        <w:rPr>
          <w:rFonts w:ascii="Times New Roman" w:hAnsi="Times New Roman"/>
          <w:sz w:val="24"/>
          <w:szCs w:val="24"/>
          <w:lang w:val="en-GB"/>
        </w:rPr>
        <w:t xml:space="preserve"> </w:t>
      </w:r>
      <w:r>
        <w:rPr>
          <w:rFonts w:ascii="Times New Roman" w:hAnsi="Times New Roman"/>
          <w:sz w:val="24"/>
          <w:szCs w:val="24"/>
          <w:vertAlign w:val="superscript"/>
          <w:lang w:val="en-GB"/>
        </w:rPr>
        <w:t>52</w:t>
      </w:r>
      <w:r>
        <w:rPr>
          <w:rFonts w:ascii="Times New Roman" w:hAnsi="Times New Roman"/>
          <w:sz w:val="24"/>
          <w:szCs w:val="24"/>
          <w:lang w:val="en-GB"/>
        </w:rPr>
        <w:t>⁠ (Phillips et al. 2017). All spatial analyses were conducted using the Behrmann cylindrical equal-area projection, with maps displayed in the Molleweide projection.</w:t>
      </w:r>
      <w:r>
        <w:br w:type="page"/>
      </w:r>
    </w:p>
    <w:p>
      <w:pPr>
        <w:pStyle w:val="Heading1"/>
        <w:keepNext/>
        <w:widowControl w:val="false"/>
        <w:spacing w:lineRule="auto" w:line="480"/>
        <w:rPr>
          <w:rFonts w:ascii="Times New Roman" w:hAnsi="Times New Roman"/>
          <w:lang w:val="en-GB"/>
        </w:rPr>
      </w:pPr>
      <w:r>
        <w:rPr>
          <w:rFonts w:ascii="Times New Roman" w:hAnsi="Times New Roman"/>
          <w:lang w:val="en-GB"/>
        </w:rPr>
        <w:t>Data accessibility</w:t>
      </w:r>
    </w:p>
    <w:p>
      <w:pPr>
        <w:pStyle w:val="FirstParagraph"/>
        <w:keepNext/>
        <w:widowControl w:val="false"/>
        <w:bidi w:val="0"/>
        <w:spacing w:lineRule="auto" w:line="480"/>
        <w:rPr>
          <w:rFonts w:ascii="Times New Roman" w:hAnsi="Times New Roman"/>
          <w:sz w:val="24"/>
          <w:szCs w:val="24"/>
          <w:lang w:val="en-GB"/>
        </w:rPr>
      </w:pPr>
      <w:r>
        <w:rPr>
          <w:rFonts w:ascii="Times New Roman" w:hAnsi="Times New Roman"/>
          <w:sz w:val="24"/>
          <w:szCs w:val="24"/>
          <w:lang w:val="en-GB"/>
        </w:rPr>
        <w:t xml:space="preserve">All data used was open access: </w:t>
      </w:r>
      <w:r>
        <w:rPr>
          <w:rFonts w:ascii="Times New Roman" w:hAnsi="Times New Roman"/>
          <w:sz w:val="24"/>
          <w:szCs w:val="24"/>
          <w:lang w:val="en-GB"/>
        </w:rPr>
        <w:t>p</w:t>
      </w:r>
      <w:r>
        <w:rPr>
          <w:rFonts w:ascii="Times New Roman" w:hAnsi="Times New Roman"/>
          <w:sz w:val="24"/>
          <w:szCs w:val="24"/>
          <w:lang w:val="en-GB"/>
        </w:rPr>
        <w:t xml:space="preserve">redator-prey interactions were </w:t>
      </w:r>
      <w:r>
        <w:rPr>
          <w:rFonts w:ascii="Times New Roman" w:hAnsi="Times New Roman"/>
          <w:sz w:val="24"/>
          <w:szCs w:val="24"/>
          <w:lang w:val="en-GB"/>
        </w:rPr>
        <w:t>obtained</w:t>
      </w:r>
      <w:r>
        <w:rPr>
          <w:rFonts w:ascii="Times New Roman" w:hAnsi="Times New Roman"/>
          <w:sz w:val="24"/>
          <w:szCs w:val="24"/>
          <w:lang w:val="en-GB"/>
        </w:rPr>
        <w:t xml:space="preserve"> from </w:t>
      </w:r>
      <w:r>
        <w:rPr>
          <w:rFonts w:ascii="Times New Roman" w:hAnsi="Times New Roman"/>
          <w:sz w:val="24"/>
          <w:szCs w:val="24"/>
          <w:vertAlign w:val="superscript"/>
          <w:lang w:val="en-GB"/>
        </w:rPr>
        <w:t>78–81</w:t>
      </w:r>
      <w:r>
        <w:rPr>
          <w:rFonts w:ascii="Times New Roman" w:hAnsi="Times New Roman"/>
          <w:sz w:val="24"/>
          <w:szCs w:val="24"/>
          <w:lang w:val="en-GB"/>
        </w:rPr>
        <w:t xml:space="preserve">⁠ Baskerville et al. (2011), Visser et al. (2011), and the ECOWeB and GLOBI databases (J. E. Cohen, 2010; Poelen et al., 2014); </w:t>
      </w:r>
      <w:r>
        <w:rPr>
          <w:rFonts w:ascii="Times New Roman" w:hAnsi="Times New Roman"/>
          <w:sz w:val="24"/>
          <w:szCs w:val="24"/>
          <w:lang w:val="en-GB"/>
        </w:rPr>
        <w:t>b</w:t>
      </w:r>
      <w:r>
        <w:rPr>
          <w:rFonts w:ascii="Times New Roman" w:hAnsi="Times New Roman"/>
          <w:sz w:val="24"/>
          <w:szCs w:val="24"/>
          <w:lang w:val="en-GB"/>
        </w:rPr>
        <w:t xml:space="preserve">ody mass and </w:t>
      </w:r>
      <w:r>
        <w:rPr>
          <w:rFonts w:ascii="Times New Roman" w:hAnsi="Times New Roman"/>
          <w:sz w:val="24"/>
          <w:szCs w:val="24"/>
          <w:lang w:val="en-GB"/>
        </w:rPr>
        <w:t xml:space="preserve">current and present-natural </w:t>
      </w:r>
      <w:r>
        <w:rPr>
          <w:rFonts w:ascii="Times New Roman" w:hAnsi="Times New Roman"/>
          <w:sz w:val="24"/>
          <w:szCs w:val="24"/>
          <w:lang w:val="en-GB"/>
        </w:rPr>
        <w:t>range</w:t>
      </w:r>
      <w:r>
        <w:rPr>
          <w:rFonts w:ascii="Times New Roman" w:hAnsi="Times New Roman"/>
          <w:sz w:val="24"/>
          <w:szCs w:val="24"/>
          <w:lang w:val="en-GB"/>
        </w:rPr>
        <w:t xml:space="preserve">s </w:t>
      </w:r>
      <w:r>
        <w:rPr>
          <w:rFonts w:ascii="Times New Roman" w:hAnsi="Times New Roman"/>
          <w:sz w:val="24"/>
          <w:szCs w:val="24"/>
          <w:lang w:val="en-GB"/>
        </w:rPr>
        <w:t xml:space="preserve">were from PHYLACINE 1.2 </w:t>
      </w:r>
      <w:r>
        <w:rPr>
          <w:rFonts w:ascii="Times New Roman" w:hAnsi="Times New Roman"/>
          <w:sz w:val="24"/>
          <w:szCs w:val="24"/>
          <w:vertAlign w:val="superscript"/>
          <w:lang w:val="en-GB"/>
        </w:rPr>
        <w:t>44</w:t>
      </w:r>
      <w:r>
        <w:rPr>
          <w:rFonts w:ascii="Times New Roman" w:hAnsi="Times New Roman"/>
          <w:sz w:val="24"/>
          <w:szCs w:val="24"/>
          <w:lang w:val="en-GB"/>
        </w:rPr>
        <w:t xml:space="preserve">⁠ (Faurby et al., 2018); climate data </w:t>
      </w:r>
      <w:r>
        <w:rPr>
          <w:rFonts w:ascii="Times New Roman" w:hAnsi="Times New Roman"/>
          <w:sz w:val="24"/>
          <w:szCs w:val="24"/>
          <w:lang w:val="en-GB"/>
        </w:rPr>
        <w:t xml:space="preserve">was </w:t>
      </w:r>
      <w:r>
        <w:rPr>
          <w:rFonts w:ascii="Times New Roman" w:hAnsi="Times New Roman"/>
          <w:sz w:val="24"/>
          <w:szCs w:val="24"/>
          <w:lang w:val="en-GB"/>
        </w:rPr>
        <w:t xml:space="preserve">from the WorldClim 2.0 database </w:t>
      </w:r>
      <w:r>
        <w:rPr>
          <w:rFonts w:ascii="Times New Roman" w:hAnsi="Times New Roman"/>
          <w:sz w:val="24"/>
          <w:szCs w:val="24"/>
          <w:vertAlign w:val="superscript"/>
          <w:lang w:val="en-GB"/>
        </w:rPr>
        <w:t>49</w:t>
      </w:r>
      <w:r>
        <w:rPr>
          <w:rFonts w:ascii="Times New Roman" w:hAnsi="Times New Roman"/>
          <w:sz w:val="24"/>
          <w:szCs w:val="24"/>
          <w:lang w:val="en-GB"/>
        </w:rPr>
        <w:t xml:space="preserve">⁠ (Fick &amp; Hijmans, 2017); elevation data </w:t>
      </w:r>
      <w:r>
        <w:rPr>
          <w:rFonts w:ascii="Times New Roman" w:hAnsi="Times New Roman"/>
          <w:sz w:val="24"/>
          <w:szCs w:val="24"/>
          <w:lang w:val="en-GB"/>
        </w:rPr>
        <w:t xml:space="preserve">was </w:t>
      </w:r>
      <w:r>
        <w:rPr>
          <w:rFonts w:ascii="Times New Roman" w:hAnsi="Times New Roman"/>
          <w:sz w:val="24"/>
          <w:szCs w:val="24"/>
          <w:lang w:val="en-GB"/>
        </w:rPr>
        <w:t xml:space="preserve">from the EarthEnv-DEM90 digital elevation model </w:t>
      </w:r>
      <w:r>
        <w:rPr>
          <w:rFonts w:ascii="Times New Roman" w:hAnsi="Times New Roman"/>
          <w:sz w:val="24"/>
          <w:szCs w:val="24"/>
          <w:vertAlign w:val="superscript"/>
          <w:lang w:val="en-GB"/>
        </w:rPr>
        <w:t>48</w:t>
      </w:r>
      <w:r>
        <w:rPr>
          <w:rFonts w:ascii="Times New Roman" w:hAnsi="Times New Roman"/>
          <w:sz w:val="24"/>
          <w:szCs w:val="24"/>
          <w:lang w:val="en-GB"/>
        </w:rPr>
        <w:t xml:space="preserve">⁠ (Robinson et al., 2014); </w:t>
      </w:r>
      <w:r>
        <w:rPr>
          <w:rFonts w:ascii="Times New Roman" w:hAnsi="Times New Roman"/>
          <w:sz w:val="24"/>
          <w:szCs w:val="24"/>
          <w:lang w:val="en-GB"/>
        </w:rPr>
        <w:t xml:space="preserve">protected areas data was from the World Database of Protected Area (WDPA) </w:t>
      </w:r>
      <w:r>
        <w:rPr>
          <w:rFonts w:ascii="Times New Roman" w:hAnsi="Times New Roman"/>
          <w:sz w:val="24"/>
          <w:szCs w:val="24"/>
          <w:vertAlign w:val="superscript"/>
          <w:lang w:val="en-GB"/>
        </w:rPr>
        <w:t>9</w:t>
      </w:r>
      <w:r>
        <w:rPr>
          <w:rFonts w:ascii="Times New Roman" w:hAnsi="Times New Roman"/>
          <w:sz w:val="24"/>
          <w:szCs w:val="24"/>
          <w:lang w:val="en-GB"/>
        </w:rPr>
        <w:t>⁠ (UNEP-WCMC &amp; IUCN 2019, downloaded June 2019); the b</w:t>
      </w:r>
      <w:r>
        <w:rPr>
          <w:rFonts w:ascii="Times New Roman" w:hAnsi="Times New Roman"/>
          <w:sz w:val="24"/>
          <w:szCs w:val="24"/>
          <w:lang w:val="en-GB"/>
        </w:rPr>
        <w:t xml:space="preserve">iogeographic realms shapefile </w:t>
      </w:r>
      <w:r>
        <w:rPr>
          <w:rFonts w:ascii="Times New Roman" w:hAnsi="Times New Roman"/>
          <w:sz w:val="24"/>
          <w:szCs w:val="24"/>
          <w:lang w:val="en-GB"/>
        </w:rPr>
        <w:t>was</w:t>
      </w:r>
      <w:r>
        <w:rPr>
          <w:rFonts w:ascii="Times New Roman" w:hAnsi="Times New Roman"/>
          <w:sz w:val="24"/>
          <w:szCs w:val="24"/>
          <w:lang w:val="en-GB"/>
        </w:rPr>
        <w:t xml:space="preserve"> from </w:t>
      </w:r>
      <w:r>
        <w:rPr>
          <w:rFonts w:ascii="Times New Roman" w:hAnsi="Times New Roman"/>
          <w:sz w:val="24"/>
          <w:szCs w:val="24"/>
          <w:vertAlign w:val="superscript"/>
          <w:lang w:val="en-GB"/>
        </w:rPr>
        <w:t>65</w:t>
      </w:r>
      <w:r>
        <w:rPr>
          <w:rFonts w:ascii="Times New Roman" w:hAnsi="Times New Roman"/>
          <w:sz w:val="24"/>
          <w:szCs w:val="24"/>
          <w:lang w:val="en-GB"/>
        </w:rPr>
        <w:t xml:space="preserve">⁠ Olson et al. </w:t>
      </w:r>
      <w:r>
        <w:rPr>
          <w:rFonts w:ascii="Times New Roman" w:hAnsi="Times New Roman"/>
          <w:sz w:val="24"/>
          <w:szCs w:val="24"/>
          <w:lang w:val="en-GB"/>
        </w:rPr>
        <w:t>(</w:t>
      </w:r>
      <w:r>
        <w:rPr>
          <w:rFonts w:ascii="Times New Roman" w:hAnsi="Times New Roman"/>
          <w:sz w:val="24"/>
          <w:szCs w:val="24"/>
          <w:lang w:val="en-GB"/>
        </w:rPr>
        <w:t>2001).</w:t>
      </w:r>
    </w:p>
    <w:p>
      <w:pPr>
        <w:pStyle w:val="Heading1"/>
        <w:keepNext/>
        <w:widowControl w:val="false"/>
        <w:spacing w:lineRule="auto" w:line="480"/>
        <w:rPr>
          <w:rFonts w:ascii="Times New Roman" w:hAnsi="Times New Roman"/>
          <w:lang w:val="en-GB"/>
        </w:rPr>
      </w:pPr>
      <w:bookmarkStart w:id="5" w:name="competing-interests"/>
      <w:bookmarkEnd w:id="5"/>
      <w:r>
        <w:rPr>
          <w:rFonts w:ascii="Times New Roman" w:hAnsi="Times New Roman"/>
          <w:lang w:val="en-GB"/>
        </w:rPr>
        <w:t>Competing interests</w:t>
      </w:r>
    </w:p>
    <w:p>
      <w:pPr>
        <w:pStyle w:val="FirstParagraph"/>
        <w:keepNext/>
        <w:widowControl w:val="false"/>
        <w:spacing w:lineRule="auto" w:line="480"/>
        <w:rPr>
          <w:rFonts w:ascii="Times New Roman" w:hAnsi="Times New Roman"/>
          <w:sz w:val="24"/>
          <w:szCs w:val="24"/>
          <w:lang w:val="en-GB"/>
        </w:rPr>
      </w:pPr>
      <w:r>
        <w:rPr>
          <w:rFonts w:ascii="Times New Roman" w:hAnsi="Times New Roman"/>
          <w:sz w:val="24"/>
          <w:szCs w:val="24"/>
          <w:lang w:val="en-GB"/>
        </w:rPr>
        <w:t>We have no competing interests.</w:t>
      </w:r>
    </w:p>
    <w:p>
      <w:pPr>
        <w:pStyle w:val="Heading1"/>
        <w:widowControl w:val="false"/>
        <w:spacing w:lineRule="auto" w:line="480"/>
        <w:rPr>
          <w:rFonts w:ascii="Times New Roman" w:hAnsi="Times New Roman"/>
          <w:lang w:val="en-GB"/>
        </w:rPr>
      </w:pPr>
      <w:commentRangeStart w:id="20"/>
      <w:r>
        <w:rPr>
          <w:rFonts w:ascii="Times New Roman" w:hAnsi="Times New Roman"/>
          <w:lang w:val="en-GB"/>
        </w:rPr>
        <w:t>References</w:t>
      </w:r>
      <w:commentRangeEnd w:id="20"/>
      <w:r>
        <w:commentReference w:id="20"/>
      </w:r>
      <w:r>
        <w:rPr>
          <w:rFonts w:ascii="Times New Roman" w:hAnsi="Times New Roman"/>
          <w:lang w:val="en-GB"/>
        </w:rPr>
      </w:r>
    </w:p>
    <w:p>
      <w:pPr>
        <w:pStyle w:val="Normal"/>
        <w:spacing w:lineRule="auto" w:line="480" w:before="0" w:after="140"/>
        <w:ind w:left="640" w:right="0" w:hanging="640"/>
        <w:rPr>
          <w:rFonts w:ascii="Times New Roman" w:hAnsi="Times New Roman"/>
          <w:sz w:val="22"/>
        </w:rPr>
      </w:pPr>
      <w:r>
        <w:rPr>
          <w:sz w:val="22"/>
        </w:rPr>
        <w:t>1.</w:t>
        <w:tab/>
        <w:t xml:space="preserve">Smith, F. A., Smith, R. E. E., Lyons, S. K. &amp; Payne, J. L. Body size downgrading ofmammals over the late Quaternary. </w:t>
      </w:r>
      <w:r>
        <w:rPr>
          <w:b/>
          <w:sz w:val="22"/>
        </w:rPr>
        <w:t>313</w:t>
      </w:r>
      <w:r>
        <w:rPr>
          <w:sz w:val="22"/>
        </w:rPr>
        <w:t>, 310–313 (2018).</w:t>
      </w:r>
    </w:p>
    <w:p>
      <w:pPr>
        <w:pStyle w:val="Normal"/>
        <w:spacing w:lineRule="auto" w:line="480" w:before="0" w:after="140"/>
        <w:ind w:left="640" w:right="0" w:hanging="640"/>
        <w:rPr>
          <w:rFonts w:ascii="Times New Roman" w:hAnsi="Times New Roman"/>
          <w:sz w:val="22"/>
        </w:rPr>
      </w:pPr>
      <w:r>
        <w:rPr>
          <w:sz w:val="22"/>
        </w:rPr>
        <w:t>2.</w:t>
        <w:tab/>
        <w:t xml:space="preserve">Sandom, C., Faurby, S., Sandel, B. &amp; Svenning, J.-C. Global late Quaternary megafauna extinctions linked to humans, not climate change. </w:t>
      </w:r>
      <w:r>
        <w:rPr>
          <w:i/>
          <w:sz w:val="22"/>
        </w:rPr>
        <w:t>Proc. R. Soc. B Biol. Sci.</w:t>
      </w:r>
      <w:r>
        <w:rPr>
          <w:sz w:val="22"/>
        </w:rPr>
        <w:t xml:space="preserve"> </w:t>
      </w:r>
      <w:r>
        <w:rPr>
          <w:b/>
          <w:sz w:val="22"/>
        </w:rPr>
        <w:t>281</w:t>
      </w:r>
      <w:r>
        <w:rPr>
          <w:sz w:val="22"/>
        </w:rPr>
        <w:t>, 20133254–20133254 (2014).</w:t>
      </w:r>
    </w:p>
    <w:p>
      <w:pPr>
        <w:pStyle w:val="Normal"/>
        <w:spacing w:lineRule="auto" w:line="480" w:before="0" w:after="140"/>
        <w:ind w:left="640" w:right="0" w:hanging="640"/>
        <w:rPr>
          <w:rFonts w:ascii="Times New Roman" w:hAnsi="Times New Roman"/>
          <w:sz w:val="22"/>
        </w:rPr>
      </w:pPr>
      <w:r>
        <w:rPr>
          <w:sz w:val="22"/>
        </w:rPr>
        <w:t>3.</w:t>
        <w:tab/>
        <w:t xml:space="preserve">Crees, J. J., Carbone, C., Sommer, R. S., Benecke, N. &amp; Turvey, S. T. Millennial-scale faunal record reveals differential resilience of European large mammals to human impacts across the Holocene. </w:t>
      </w:r>
      <w:r>
        <w:rPr>
          <w:i/>
          <w:sz w:val="22"/>
        </w:rPr>
        <w:t>Proc. R. Soc. B Biol. Sci.</w:t>
      </w:r>
      <w:r>
        <w:rPr>
          <w:sz w:val="22"/>
        </w:rPr>
        <w:t xml:space="preserve"> </w:t>
      </w:r>
      <w:r>
        <w:rPr>
          <w:b/>
          <w:sz w:val="22"/>
        </w:rPr>
        <w:t>283</w:t>
      </w:r>
      <w:r>
        <w:rPr>
          <w:sz w:val="22"/>
        </w:rPr>
        <w:t>, (2016).</w:t>
      </w:r>
    </w:p>
    <w:p>
      <w:pPr>
        <w:pStyle w:val="Normal"/>
        <w:spacing w:lineRule="auto" w:line="480" w:before="0" w:after="140"/>
        <w:ind w:left="640" w:right="0" w:hanging="640"/>
        <w:rPr>
          <w:rFonts w:ascii="Times New Roman" w:hAnsi="Times New Roman"/>
          <w:sz w:val="22"/>
        </w:rPr>
      </w:pPr>
      <w:r>
        <w:rPr>
          <w:sz w:val="22"/>
        </w:rPr>
        <w:t>4.</w:t>
        <w:tab/>
        <w:t xml:space="preserve">Teng, S. N., Xu, C., Teng, L. &amp; Svenning, J. C. Long-term effects of cultural filtering on megafauna species distributions across China. </w:t>
      </w:r>
      <w:r>
        <w:rPr>
          <w:i/>
          <w:sz w:val="22"/>
        </w:rPr>
        <w:t>Proc. Natl. Acad. Sci. U. S. A.</w:t>
      </w:r>
      <w:r>
        <w:rPr>
          <w:sz w:val="22"/>
        </w:rPr>
        <w:t xml:space="preserve"> </w:t>
      </w:r>
      <w:r>
        <w:rPr>
          <w:b/>
          <w:sz w:val="22"/>
        </w:rPr>
        <w:t>117</w:t>
      </w:r>
      <w:r>
        <w:rPr>
          <w:sz w:val="22"/>
        </w:rPr>
        <w:t>, 486–493 (2020).</w:t>
      </w:r>
    </w:p>
    <w:p>
      <w:pPr>
        <w:pStyle w:val="Normal"/>
        <w:spacing w:lineRule="auto" w:line="480" w:before="0" w:after="140"/>
        <w:ind w:left="640" w:right="0" w:hanging="640"/>
        <w:rPr>
          <w:rFonts w:ascii="Times New Roman" w:hAnsi="Times New Roman"/>
          <w:sz w:val="22"/>
        </w:rPr>
      </w:pPr>
      <w:r>
        <w:rPr>
          <w:sz w:val="22"/>
        </w:rPr>
        <w:t>5.</w:t>
        <w:tab/>
        <w:t xml:space="preserve">Dirzo, R. </w:t>
      </w:r>
      <w:r>
        <w:rPr>
          <w:i/>
          <w:sz w:val="22"/>
        </w:rPr>
        <w:t>et al.</w:t>
      </w:r>
      <w:r>
        <w:rPr>
          <w:sz w:val="22"/>
        </w:rPr>
        <w:t xml:space="preserve"> Defaunation in the Anthropocene. </w:t>
      </w:r>
      <w:r>
        <w:rPr>
          <w:i/>
          <w:sz w:val="22"/>
        </w:rPr>
        <w:t>Science.</w:t>
      </w:r>
      <w:r>
        <w:rPr>
          <w:sz w:val="22"/>
        </w:rPr>
        <w:t xml:space="preserve"> </w:t>
      </w:r>
      <w:r>
        <w:rPr>
          <w:b/>
          <w:sz w:val="22"/>
        </w:rPr>
        <w:t>345</w:t>
      </w:r>
      <w:r>
        <w:rPr>
          <w:sz w:val="22"/>
        </w:rPr>
        <w:t>, 401–406 (2014).</w:t>
      </w:r>
    </w:p>
    <w:p>
      <w:pPr>
        <w:pStyle w:val="Normal"/>
        <w:spacing w:lineRule="auto" w:line="480" w:before="0" w:after="140"/>
        <w:ind w:left="640" w:right="0" w:hanging="640"/>
        <w:rPr>
          <w:rFonts w:ascii="Times New Roman" w:hAnsi="Times New Roman"/>
          <w:sz w:val="22"/>
        </w:rPr>
      </w:pPr>
      <w:r>
        <w:rPr>
          <w:sz w:val="22"/>
        </w:rPr>
        <w:t>6.</w:t>
        <w:tab/>
        <w:t xml:space="preserve">Estes, J. A. </w:t>
      </w:r>
      <w:r>
        <w:rPr>
          <w:i/>
          <w:sz w:val="22"/>
        </w:rPr>
        <w:t>et al.</w:t>
      </w:r>
      <w:r>
        <w:rPr>
          <w:sz w:val="22"/>
        </w:rPr>
        <w:t xml:space="preserve"> Trophic downgrading of planet Earth. </w:t>
      </w:r>
      <w:r>
        <w:rPr>
          <w:i/>
          <w:sz w:val="22"/>
        </w:rPr>
        <w:t>Science.</w:t>
      </w:r>
      <w:r>
        <w:rPr>
          <w:sz w:val="22"/>
        </w:rPr>
        <w:t xml:space="preserve"> </w:t>
      </w:r>
      <w:r>
        <w:rPr>
          <w:b/>
          <w:sz w:val="22"/>
        </w:rPr>
        <w:t>333</w:t>
      </w:r>
      <w:r>
        <w:rPr>
          <w:sz w:val="22"/>
        </w:rPr>
        <w:t>, 301–306 (2011).</w:t>
      </w:r>
    </w:p>
    <w:p>
      <w:pPr>
        <w:pStyle w:val="Normal"/>
        <w:spacing w:lineRule="auto" w:line="480" w:before="0" w:after="140"/>
        <w:ind w:left="640" w:right="0" w:hanging="640"/>
        <w:rPr>
          <w:rFonts w:ascii="Times New Roman" w:hAnsi="Times New Roman"/>
          <w:sz w:val="22"/>
        </w:rPr>
      </w:pPr>
      <w:r>
        <w:rPr>
          <w:sz w:val="22"/>
        </w:rPr>
        <w:t>7.</w:t>
        <w:tab/>
        <w:t xml:space="preserve">Mendoza, M. &amp; Araújo, M. B. Climate shapes mammal community trophic structures and humans simplify them. </w:t>
      </w:r>
      <w:r>
        <w:rPr>
          <w:i/>
          <w:sz w:val="22"/>
        </w:rPr>
        <w:t>Nat. Commun.</w:t>
      </w:r>
      <w:r>
        <w:rPr>
          <w:sz w:val="22"/>
        </w:rPr>
        <w:t xml:space="preserve"> </w:t>
      </w:r>
      <w:r>
        <w:rPr>
          <w:b/>
          <w:sz w:val="22"/>
        </w:rPr>
        <w:t>10</w:t>
      </w:r>
      <w:r>
        <w:rPr>
          <w:sz w:val="22"/>
        </w:rPr>
        <w:t>, (2019).</w:t>
      </w:r>
    </w:p>
    <w:p>
      <w:pPr>
        <w:pStyle w:val="Normal"/>
        <w:spacing w:lineRule="auto" w:line="480" w:before="0" w:after="140"/>
        <w:ind w:left="640" w:right="0" w:hanging="640"/>
        <w:rPr>
          <w:rFonts w:ascii="Times New Roman" w:hAnsi="Times New Roman"/>
          <w:sz w:val="22"/>
        </w:rPr>
      </w:pPr>
      <w:r>
        <w:rPr>
          <w:sz w:val="22"/>
        </w:rPr>
        <w:t>8.</w:t>
        <w:tab/>
        <w:t xml:space="preserve">Gill, J. L. Ecological impacts of the late Quaternary megaherbivore extinctions. </w:t>
      </w:r>
      <w:r>
        <w:rPr>
          <w:i/>
          <w:sz w:val="22"/>
        </w:rPr>
        <w:t>New Phytol.</w:t>
      </w:r>
      <w:r>
        <w:rPr>
          <w:sz w:val="22"/>
        </w:rPr>
        <w:t xml:space="preserve"> </w:t>
      </w:r>
      <w:r>
        <w:rPr>
          <w:b/>
          <w:sz w:val="22"/>
        </w:rPr>
        <w:t>201</w:t>
      </w:r>
      <w:r>
        <w:rPr>
          <w:sz w:val="22"/>
        </w:rPr>
        <w:t>, 1163–1169 (2014).</w:t>
      </w:r>
    </w:p>
    <w:p>
      <w:pPr>
        <w:pStyle w:val="Normal"/>
        <w:spacing w:lineRule="auto" w:line="480" w:before="0" w:after="140"/>
        <w:ind w:left="640" w:right="0" w:hanging="640"/>
        <w:rPr>
          <w:rFonts w:ascii="Times New Roman" w:hAnsi="Times New Roman"/>
          <w:sz w:val="22"/>
        </w:rPr>
      </w:pPr>
      <w:r>
        <w:rPr>
          <w:sz w:val="22"/>
        </w:rPr>
        <w:t>9.</w:t>
        <w:tab/>
        <w:t xml:space="preserve">UNEP-WCMC. </w:t>
      </w:r>
      <w:r>
        <w:rPr>
          <w:i/>
          <w:sz w:val="22"/>
        </w:rPr>
        <w:t>NGS Protected Planet Report</w:t>
      </w:r>
      <w:r>
        <w:rPr>
          <w:sz w:val="22"/>
        </w:rPr>
        <w:t>. (2018).</w:t>
      </w:r>
    </w:p>
    <w:p>
      <w:pPr>
        <w:pStyle w:val="Normal"/>
        <w:spacing w:lineRule="auto" w:line="480" w:before="0" w:after="140"/>
        <w:ind w:left="640" w:right="0" w:hanging="640"/>
        <w:rPr>
          <w:rFonts w:ascii="Times New Roman" w:hAnsi="Times New Roman"/>
          <w:sz w:val="22"/>
        </w:rPr>
      </w:pPr>
      <w:r>
        <w:rPr>
          <w:sz w:val="22"/>
        </w:rPr>
        <w:t>10.</w:t>
        <w:tab/>
        <w:t xml:space="preserve">Gaston, K. J., Jackson, S. F., Cantú-Salazar, L. &amp; Cruz-Piñón, G. The Ecological Performance of Protected Areas. </w:t>
      </w:r>
      <w:r>
        <w:rPr>
          <w:i/>
          <w:sz w:val="22"/>
        </w:rPr>
        <w:t>Annu. Rev. Ecol. Evol. Syst.</w:t>
      </w:r>
      <w:r>
        <w:rPr>
          <w:sz w:val="22"/>
        </w:rPr>
        <w:t xml:space="preserve"> </w:t>
      </w:r>
      <w:r>
        <w:rPr>
          <w:b/>
          <w:sz w:val="22"/>
        </w:rPr>
        <w:t>39</w:t>
      </w:r>
      <w:r>
        <w:rPr>
          <w:sz w:val="22"/>
        </w:rPr>
        <w:t>, 93–113 (2008).</w:t>
      </w:r>
    </w:p>
    <w:p>
      <w:pPr>
        <w:pStyle w:val="Normal"/>
        <w:spacing w:lineRule="auto" w:line="480" w:before="0" w:after="140"/>
        <w:ind w:left="640" w:right="0" w:hanging="640"/>
        <w:rPr>
          <w:rFonts w:ascii="Times New Roman" w:hAnsi="Times New Roman"/>
          <w:sz w:val="22"/>
        </w:rPr>
      </w:pPr>
      <w:r>
        <w:rPr>
          <w:sz w:val="22"/>
        </w:rPr>
        <w:t>11.</w:t>
        <w:tab/>
        <w:t xml:space="preserve">Svenning, J.-C. </w:t>
      </w:r>
      <w:r>
        <w:rPr>
          <w:i/>
          <w:sz w:val="22"/>
        </w:rPr>
        <w:t>et al.</w:t>
      </w:r>
      <w:r>
        <w:rPr>
          <w:sz w:val="22"/>
        </w:rPr>
        <w:t xml:space="preserve"> Science for a wilder Anthropocene: Synthesis and future directions for trophic rewilding research. </w:t>
      </w:r>
      <w:r>
        <w:rPr>
          <w:i/>
          <w:sz w:val="22"/>
        </w:rPr>
        <w:t>Proc. Natl. Acad. Sci.</w:t>
      </w:r>
      <w:r>
        <w:rPr>
          <w:sz w:val="22"/>
        </w:rPr>
        <w:t xml:space="preserve"> </w:t>
      </w:r>
      <w:r>
        <w:rPr>
          <w:b/>
          <w:sz w:val="22"/>
        </w:rPr>
        <w:t>113</w:t>
      </w:r>
      <w:r>
        <w:rPr>
          <w:sz w:val="22"/>
        </w:rPr>
        <w:t>, 898–906 (2016).</w:t>
      </w:r>
    </w:p>
    <w:p>
      <w:pPr>
        <w:pStyle w:val="Normal"/>
        <w:spacing w:lineRule="auto" w:line="480" w:before="0" w:after="140"/>
        <w:ind w:left="640" w:right="0" w:hanging="640"/>
        <w:rPr>
          <w:rFonts w:ascii="Times New Roman" w:hAnsi="Times New Roman"/>
          <w:sz w:val="22"/>
        </w:rPr>
      </w:pPr>
      <w:r>
        <w:rPr>
          <w:sz w:val="22"/>
        </w:rPr>
        <w:t>12.</w:t>
        <w:tab/>
        <w:t xml:space="preserve">Ripple, W. J., Beschta, R. L., Fortin, J. K. &amp; Robbins, C. T. Trophic cascades from wolves to grizzly bears in Yellowstone. </w:t>
      </w:r>
      <w:r>
        <w:rPr>
          <w:i/>
          <w:sz w:val="22"/>
        </w:rPr>
        <w:t>J. Anim. Ecol.</w:t>
      </w:r>
      <w:r>
        <w:rPr>
          <w:sz w:val="22"/>
        </w:rPr>
        <w:t xml:space="preserve"> </w:t>
      </w:r>
      <w:r>
        <w:rPr>
          <w:b/>
          <w:sz w:val="22"/>
        </w:rPr>
        <w:t>83</w:t>
      </w:r>
      <w:r>
        <w:rPr>
          <w:sz w:val="22"/>
        </w:rPr>
        <w:t>, 223–233 (2014).</w:t>
      </w:r>
    </w:p>
    <w:p>
      <w:pPr>
        <w:pStyle w:val="Normal"/>
        <w:spacing w:lineRule="auto" w:line="480" w:before="0" w:after="140"/>
        <w:ind w:left="640" w:right="0" w:hanging="640"/>
        <w:rPr>
          <w:rFonts w:ascii="Times New Roman" w:hAnsi="Times New Roman"/>
          <w:sz w:val="22"/>
        </w:rPr>
      </w:pPr>
      <w:r>
        <w:rPr>
          <w:sz w:val="22"/>
        </w:rPr>
        <w:t>13.</w:t>
        <w:tab/>
        <w:t xml:space="preserve">Ripple, W. J. </w:t>
      </w:r>
      <w:r>
        <w:rPr>
          <w:i/>
          <w:sz w:val="22"/>
        </w:rPr>
        <w:t>et al.</w:t>
      </w:r>
      <w:r>
        <w:rPr>
          <w:sz w:val="22"/>
        </w:rPr>
        <w:t xml:space="preserve"> Status and ecological effects of the world’s largest carnivores. </w:t>
      </w:r>
      <w:r>
        <w:rPr>
          <w:i/>
          <w:sz w:val="22"/>
        </w:rPr>
        <w:t>Science.</w:t>
      </w:r>
      <w:r>
        <w:rPr>
          <w:sz w:val="22"/>
        </w:rPr>
        <w:t xml:space="preserve"> </w:t>
      </w:r>
      <w:r>
        <w:rPr>
          <w:b/>
          <w:sz w:val="22"/>
        </w:rPr>
        <w:t>343</w:t>
      </w:r>
      <w:r>
        <w:rPr>
          <w:sz w:val="22"/>
        </w:rPr>
        <w:t>, 1241484 (2014).</w:t>
      </w:r>
    </w:p>
    <w:p>
      <w:pPr>
        <w:pStyle w:val="Normal"/>
        <w:spacing w:lineRule="auto" w:line="480" w:before="0" w:after="140"/>
        <w:ind w:left="640" w:right="0" w:hanging="640"/>
        <w:rPr>
          <w:rFonts w:ascii="Times New Roman" w:hAnsi="Times New Roman"/>
          <w:sz w:val="22"/>
        </w:rPr>
      </w:pPr>
      <w:r>
        <w:rPr>
          <w:sz w:val="22"/>
        </w:rPr>
        <w:t>14.</w:t>
        <w:tab/>
        <w:t xml:space="preserve">Tanentzap, A. J. &amp; Smith, B. R. Unintentional rewilding: Lessons for trophic rewilding from other forms of species introductions. </w:t>
      </w:r>
      <w:r>
        <w:rPr>
          <w:i/>
          <w:sz w:val="22"/>
        </w:rPr>
        <w:t>Philos. Trans. R. Soc. B Biol. Sci.</w:t>
      </w:r>
      <w:r>
        <w:rPr>
          <w:sz w:val="22"/>
        </w:rPr>
        <w:t xml:space="preserve"> </w:t>
      </w:r>
      <w:r>
        <w:rPr>
          <w:b/>
          <w:sz w:val="22"/>
        </w:rPr>
        <w:t>373</w:t>
      </w:r>
      <w:r>
        <w:rPr>
          <w:sz w:val="22"/>
        </w:rPr>
        <w:t>, (2018).</w:t>
      </w:r>
    </w:p>
    <w:p>
      <w:pPr>
        <w:pStyle w:val="Normal"/>
        <w:spacing w:lineRule="auto" w:line="480" w:before="0" w:after="140"/>
        <w:ind w:left="640" w:right="0" w:hanging="640"/>
        <w:rPr>
          <w:rFonts w:ascii="Times New Roman" w:hAnsi="Times New Roman"/>
          <w:sz w:val="22"/>
        </w:rPr>
      </w:pPr>
      <w:r>
        <w:rPr>
          <w:sz w:val="22"/>
        </w:rPr>
        <w:t>15.</w:t>
        <w:tab/>
        <w:t>Bakker, E. S. &amp; Svenning, J.-C. Trophic rewilding: impact on ecosystems under global change. (2018).</w:t>
      </w:r>
    </w:p>
    <w:p>
      <w:pPr>
        <w:pStyle w:val="Normal"/>
        <w:spacing w:lineRule="auto" w:line="480" w:before="0" w:after="140"/>
        <w:ind w:left="640" w:right="0" w:hanging="640"/>
        <w:rPr>
          <w:rFonts w:ascii="Times New Roman" w:hAnsi="Times New Roman"/>
          <w:sz w:val="22"/>
        </w:rPr>
      </w:pPr>
      <w:r>
        <w:rPr>
          <w:sz w:val="22"/>
        </w:rPr>
        <w:t>16.</w:t>
        <w:tab/>
        <w:t xml:space="preserve">Perino, A. </w:t>
      </w:r>
      <w:r>
        <w:rPr>
          <w:i/>
          <w:sz w:val="22"/>
        </w:rPr>
        <w:t>et al.</w:t>
      </w:r>
      <w:r>
        <w:rPr>
          <w:sz w:val="22"/>
        </w:rPr>
        <w:t xml:space="preserve"> Rewilding complex ecosystems. </w:t>
      </w:r>
      <w:r>
        <w:rPr>
          <w:i/>
          <w:sz w:val="22"/>
        </w:rPr>
        <w:t>Science.</w:t>
      </w:r>
      <w:r>
        <w:rPr>
          <w:sz w:val="22"/>
        </w:rPr>
        <w:t xml:space="preserve"> </w:t>
      </w:r>
      <w:r>
        <w:rPr>
          <w:b/>
          <w:sz w:val="22"/>
        </w:rPr>
        <w:t>364</w:t>
      </w:r>
      <w:r>
        <w:rPr>
          <w:sz w:val="22"/>
        </w:rPr>
        <w:t>, eaav5570 (2019).</w:t>
      </w:r>
    </w:p>
    <w:p>
      <w:pPr>
        <w:pStyle w:val="Normal"/>
        <w:spacing w:lineRule="auto" w:line="480" w:before="0" w:after="140"/>
        <w:ind w:left="640" w:right="0" w:hanging="640"/>
        <w:rPr>
          <w:rFonts w:ascii="Times New Roman" w:hAnsi="Times New Roman"/>
          <w:sz w:val="22"/>
        </w:rPr>
      </w:pPr>
      <w:r>
        <w:rPr>
          <w:sz w:val="22"/>
        </w:rPr>
        <w:t>17.</w:t>
        <w:tab/>
        <w:t xml:space="preserve">Zhang, L., Takahashi, D., Hartvig, M. &amp; Andersen, K. H. Food-web dynamics under climate change. </w:t>
      </w:r>
      <w:r>
        <w:rPr>
          <w:i/>
          <w:sz w:val="22"/>
        </w:rPr>
        <w:t>Proc. R. Soc. B</w:t>
      </w:r>
      <w:r>
        <w:rPr>
          <w:sz w:val="22"/>
        </w:rPr>
        <w:t xml:space="preserve"> </w:t>
      </w:r>
      <w:r>
        <w:rPr>
          <w:b/>
          <w:sz w:val="22"/>
        </w:rPr>
        <w:t>284</w:t>
      </w:r>
      <w:r>
        <w:rPr>
          <w:sz w:val="22"/>
        </w:rPr>
        <w:t>, 20171772 (2017).</w:t>
      </w:r>
    </w:p>
    <w:p>
      <w:pPr>
        <w:pStyle w:val="Normal"/>
        <w:spacing w:lineRule="auto" w:line="480" w:before="0" w:after="140"/>
        <w:ind w:left="640" w:right="0" w:hanging="640"/>
        <w:rPr>
          <w:rFonts w:ascii="Times New Roman" w:hAnsi="Times New Roman"/>
          <w:sz w:val="22"/>
        </w:rPr>
      </w:pPr>
      <w:r>
        <w:rPr>
          <w:sz w:val="22"/>
        </w:rPr>
        <w:t>18.</w:t>
        <w:tab/>
        <w:t xml:space="preserve">Pires, M. M. Rewilding ecological communities and rewiring ecological networks. </w:t>
      </w:r>
      <w:r>
        <w:rPr>
          <w:i/>
          <w:sz w:val="22"/>
        </w:rPr>
        <w:t>Perspect. Ecol. Conserv.</w:t>
      </w:r>
      <w:r>
        <w:rPr>
          <w:sz w:val="22"/>
        </w:rPr>
        <w:t xml:space="preserve"> </w:t>
      </w:r>
      <w:r>
        <w:rPr>
          <w:b/>
          <w:sz w:val="22"/>
        </w:rPr>
        <w:t>15</w:t>
      </w:r>
      <w:r>
        <w:rPr>
          <w:sz w:val="22"/>
        </w:rPr>
        <w:t>, 257–265 (2017).</w:t>
      </w:r>
    </w:p>
    <w:p>
      <w:pPr>
        <w:pStyle w:val="Normal"/>
        <w:spacing w:lineRule="auto" w:line="480" w:before="0" w:after="140"/>
        <w:ind w:left="640" w:right="0" w:hanging="640"/>
        <w:rPr>
          <w:rFonts w:ascii="Times New Roman" w:hAnsi="Times New Roman"/>
          <w:sz w:val="22"/>
        </w:rPr>
      </w:pPr>
      <w:r>
        <w:rPr>
          <w:sz w:val="22"/>
        </w:rPr>
        <w:t>19.</w:t>
        <w:tab/>
        <w:t xml:space="preserve">Marjakangas, E. L. </w:t>
      </w:r>
      <w:r>
        <w:rPr>
          <w:i/>
          <w:sz w:val="22"/>
        </w:rPr>
        <w:t>et al.</w:t>
      </w:r>
      <w:r>
        <w:rPr>
          <w:sz w:val="22"/>
        </w:rPr>
        <w:t xml:space="preserve"> Estimating interaction credit for trophic rewilding in tropical forests. </w:t>
      </w:r>
      <w:r>
        <w:rPr>
          <w:i/>
          <w:sz w:val="22"/>
        </w:rPr>
        <w:t>Philos. Trans. R. Soc. B Biol. Sci.</w:t>
      </w:r>
      <w:r>
        <w:rPr>
          <w:sz w:val="22"/>
        </w:rPr>
        <w:t xml:space="preserve"> </w:t>
      </w:r>
      <w:r>
        <w:rPr>
          <w:b/>
          <w:sz w:val="22"/>
        </w:rPr>
        <w:t>373</w:t>
      </w:r>
      <w:r>
        <w:rPr>
          <w:sz w:val="22"/>
        </w:rPr>
        <w:t>, (2018).</w:t>
      </w:r>
    </w:p>
    <w:p>
      <w:pPr>
        <w:pStyle w:val="Normal"/>
        <w:spacing w:lineRule="auto" w:line="480" w:before="0" w:after="140"/>
        <w:ind w:left="640" w:right="0" w:hanging="640"/>
        <w:rPr>
          <w:rFonts w:ascii="Times New Roman" w:hAnsi="Times New Roman"/>
          <w:sz w:val="22"/>
        </w:rPr>
      </w:pPr>
      <w:r>
        <w:rPr>
          <w:sz w:val="22"/>
        </w:rPr>
        <w:t>20.</w:t>
        <w:tab/>
        <w:t xml:space="preserve">Yeakel, J. D. </w:t>
      </w:r>
      <w:r>
        <w:rPr>
          <w:i/>
          <w:sz w:val="22"/>
        </w:rPr>
        <w:t>et al.</w:t>
      </w:r>
      <w:r>
        <w:rPr>
          <w:sz w:val="22"/>
        </w:rPr>
        <w:t xml:space="preserve"> Collapse of an ecological network in Ancient Egypt. </w:t>
      </w:r>
      <w:r>
        <w:rPr>
          <w:i/>
          <w:sz w:val="22"/>
        </w:rPr>
        <w:t>Proc. Natl. Acad. Sci. U. S. A.</w:t>
      </w:r>
      <w:r>
        <w:rPr>
          <w:sz w:val="22"/>
        </w:rPr>
        <w:t xml:space="preserve"> </w:t>
      </w:r>
      <w:r>
        <w:rPr>
          <w:b/>
          <w:sz w:val="22"/>
        </w:rPr>
        <w:t>111</w:t>
      </w:r>
      <w:r>
        <w:rPr>
          <w:sz w:val="22"/>
        </w:rPr>
        <w:t>, 14475–14477 (2014).</w:t>
      </w:r>
    </w:p>
    <w:p>
      <w:pPr>
        <w:pStyle w:val="Normal"/>
        <w:spacing w:lineRule="auto" w:line="480" w:before="0" w:after="140"/>
        <w:ind w:left="640" w:right="0" w:hanging="640"/>
        <w:rPr>
          <w:rFonts w:ascii="Times New Roman" w:hAnsi="Times New Roman"/>
          <w:sz w:val="22"/>
        </w:rPr>
      </w:pPr>
      <w:r>
        <w:rPr>
          <w:sz w:val="22"/>
        </w:rPr>
        <w:t>21.</w:t>
        <w:tab/>
        <w:t xml:space="preserve">Pires, M. M. </w:t>
      </w:r>
      <w:r>
        <w:rPr>
          <w:i/>
          <w:sz w:val="22"/>
        </w:rPr>
        <w:t>et al.</w:t>
      </w:r>
      <w:r>
        <w:rPr>
          <w:sz w:val="22"/>
        </w:rPr>
        <w:t xml:space="preserve"> Pleistocene megafaunal interaction networks became more vulnerable after human arrival. </w:t>
      </w:r>
      <w:r>
        <w:rPr>
          <w:i/>
          <w:sz w:val="22"/>
        </w:rPr>
        <w:t>Proc. R. Soc. B Biol. Sci.</w:t>
      </w:r>
      <w:r>
        <w:rPr>
          <w:sz w:val="22"/>
        </w:rPr>
        <w:t xml:space="preserve"> </w:t>
      </w:r>
      <w:r>
        <w:rPr>
          <w:b/>
          <w:sz w:val="22"/>
        </w:rPr>
        <w:t>282</w:t>
      </w:r>
      <w:r>
        <w:rPr>
          <w:sz w:val="22"/>
        </w:rPr>
        <w:t>, (2015).</w:t>
      </w:r>
    </w:p>
    <w:p>
      <w:pPr>
        <w:pStyle w:val="Normal"/>
        <w:spacing w:lineRule="auto" w:line="480" w:before="0" w:after="140"/>
        <w:ind w:left="640" w:right="0" w:hanging="640"/>
        <w:rPr>
          <w:rFonts w:ascii="Times New Roman" w:hAnsi="Times New Roman"/>
          <w:sz w:val="22"/>
        </w:rPr>
      </w:pPr>
      <w:r>
        <w:rPr>
          <w:sz w:val="22"/>
        </w:rPr>
        <w:t>22.</w:t>
        <w:tab/>
        <w:t xml:space="preserve">Pedersen, P. B. M., Ejrnæs, R., Sandel, B. &amp; Svenning, J. C. Trophic Rewilding Advancement in Anthropogenically Impacted Landscapes (TRAAIL): A framework to link conventional conservation management and rewilding. </w:t>
      </w:r>
      <w:r>
        <w:rPr>
          <w:i/>
          <w:sz w:val="22"/>
        </w:rPr>
        <w:t>Ambio</w:t>
      </w:r>
      <w:r>
        <w:rPr>
          <w:sz w:val="22"/>
        </w:rPr>
        <w:t xml:space="preserve"> </w:t>
      </w:r>
      <w:r>
        <w:rPr>
          <w:b/>
          <w:sz w:val="22"/>
        </w:rPr>
        <w:t>49</w:t>
      </w:r>
      <w:r>
        <w:rPr>
          <w:sz w:val="22"/>
        </w:rPr>
        <w:t>, 231–244 (2020).</w:t>
      </w:r>
    </w:p>
    <w:p>
      <w:pPr>
        <w:pStyle w:val="Normal"/>
        <w:spacing w:lineRule="auto" w:line="480" w:before="0" w:after="140"/>
        <w:ind w:left="640" w:right="0" w:hanging="640"/>
        <w:rPr>
          <w:rFonts w:ascii="Times New Roman" w:hAnsi="Times New Roman"/>
          <w:sz w:val="22"/>
        </w:rPr>
      </w:pPr>
      <w:r>
        <w:rPr>
          <w:sz w:val="22"/>
        </w:rPr>
        <w:t>23.</w:t>
        <w:tab/>
        <w:t xml:space="preserve">Faurby, S. &amp; Svenning, J. C. Historic and prehistoric human-driven extinctions have reshaped global mammal diversity patterns. </w:t>
      </w:r>
      <w:r>
        <w:rPr>
          <w:i/>
          <w:sz w:val="22"/>
        </w:rPr>
        <w:t>Divers. Distrib.</w:t>
      </w:r>
      <w:r>
        <w:rPr>
          <w:sz w:val="22"/>
        </w:rPr>
        <w:t xml:space="preserve"> </w:t>
      </w:r>
      <w:r>
        <w:rPr>
          <w:b/>
          <w:sz w:val="22"/>
        </w:rPr>
        <w:t>21</w:t>
      </w:r>
      <w:r>
        <w:rPr>
          <w:sz w:val="22"/>
        </w:rPr>
        <w:t>, 1155–1166 (2015).</w:t>
      </w:r>
    </w:p>
    <w:p>
      <w:pPr>
        <w:pStyle w:val="Normal"/>
        <w:spacing w:lineRule="auto" w:line="480" w:before="0" w:after="140"/>
        <w:ind w:left="640" w:right="0" w:hanging="640"/>
        <w:rPr>
          <w:rFonts w:ascii="Times New Roman" w:hAnsi="Times New Roman"/>
          <w:sz w:val="22"/>
        </w:rPr>
      </w:pPr>
      <w:r>
        <w:rPr>
          <w:sz w:val="22"/>
        </w:rPr>
        <w:t>24.</w:t>
        <w:tab/>
        <w:t xml:space="preserve">Faurby, S. </w:t>
      </w:r>
      <w:r>
        <w:rPr>
          <w:i/>
          <w:sz w:val="22"/>
        </w:rPr>
        <w:t>et al.</w:t>
      </w:r>
      <w:r>
        <w:rPr>
          <w:sz w:val="22"/>
        </w:rPr>
        <w:t xml:space="preserve"> PHYLACINE 1.2: The Phylogenetic Atlas of Mammal Macroecology. </w:t>
      </w:r>
      <w:r>
        <w:rPr>
          <w:i/>
          <w:sz w:val="22"/>
        </w:rPr>
        <w:t>Ecology</w:t>
      </w:r>
      <w:r>
        <w:rPr>
          <w:sz w:val="22"/>
        </w:rPr>
        <w:t xml:space="preserve"> </w:t>
      </w:r>
      <w:r>
        <w:rPr>
          <w:b/>
          <w:sz w:val="22"/>
        </w:rPr>
        <w:t>99</w:t>
      </w:r>
      <w:r>
        <w:rPr>
          <w:sz w:val="22"/>
        </w:rPr>
        <w:t>, 2626 (2018).</w:t>
      </w:r>
    </w:p>
    <w:p>
      <w:pPr>
        <w:pStyle w:val="Normal"/>
        <w:spacing w:lineRule="auto" w:line="480" w:before="0" w:after="140"/>
        <w:ind w:left="640" w:right="0" w:hanging="640"/>
        <w:rPr>
          <w:rFonts w:ascii="Times New Roman" w:hAnsi="Times New Roman"/>
          <w:sz w:val="22"/>
        </w:rPr>
      </w:pPr>
      <w:r>
        <w:rPr>
          <w:sz w:val="22"/>
        </w:rPr>
        <w:t>25.</w:t>
        <w:tab/>
        <w:t xml:space="preserve">Hopcraft, J. G. C., Olff, H. &amp; Sinclair, A. R. E. Herbivores, resources and risks: alternating regulation along primary environmental gradients in savannas. </w:t>
      </w:r>
      <w:r>
        <w:rPr>
          <w:i/>
          <w:sz w:val="22"/>
        </w:rPr>
        <w:t>Trends Ecol. Evol.</w:t>
      </w:r>
      <w:r>
        <w:rPr>
          <w:sz w:val="22"/>
        </w:rPr>
        <w:t xml:space="preserve"> </w:t>
      </w:r>
      <w:r>
        <w:rPr>
          <w:b/>
          <w:sz w:val="22"/>
        </w:rPr>
        <w:t>25</w:t>
      </w:r>
      <w:r>
        <w:rPr>
          <w:sz w:val="22"/>
        </w:rPr>
        <w:t>, 119–128 (2010).</w:t>
      </w:r>
    </w:p>
    <w:p>
      <w:pPr>
        <w:pStyle w:val="Normal"/>
        <w:spacing w:lineRule="auto" w:line="480" w:before="0" w:after="140"/>
        <w:ind w:left="640" w:right="0" w:hanging="640"/>
        <w:rPr>
          <w:rFonts w:ascii="Times New Roman" w:hAnsi="Times New Roman"/>
          <w:sz w:val="22"/>
        </w:rPr>
      </w:pPr>
      <w:r>
        <w:rPr>
          <w:sz w:val="22"/>
        </w:rPr>
        <w:t>26.</w:t>
        <w:tab/>
        <w:t xml:space="preserve">Atkins, J. L. </w:t>
      </w:r>
      <w:r>
        <w:rPr>
          <w:i/>
          <w:sz w:val="22"/>
        </w:rPr>
        <w:t>et al.</w:t>
      </w:r>
      <w:r>
        <w:rPr>
          <w:sz w:val="22"/>
        </w:rPr>
        <w:t xml:space="preserve"> Cascading impacts of large-carnivore extirpation in an African ecosystem. </w:t>
      </w:r>
      <w:r>
        <w:rPr>
          <w:i/>
          <w:sz w:val="22"/>
        </w:rPr>
        <w:t>Science.</w:t>
      </w:r>
      <w:r>
        <w:rPr>
          <w:sz w:val="22"/>
        </w:rPr>
        <w:t xml:space="preserve"> </w:t>
      </w:r>
      <w:r>
        <w:rPr>
          <w:b/>
          <w:sz w:val="22"/>
        </w:rPr>
        <w:t>364</w:t>
      </w:r>
      <w:r>
        <w:rPr>
          <w:sz w:val="22"/>
        </w:rPr>
        <w:t>, 173–177 (2019).</w:t>
      </w:r>
    </w:p>
    <w:p>
      <w:pPr>
        <w:pStyle w:val="Normal"/>
        <w:spacing w:lineRule="auto" w:line="480" w:before="0" w:after="140"/>
        <w:ind w:left="640" w:right="0" w:hanging="640"/>
        <w:rPr>
          <w:rFonts w:ascii="Times New Roman" w:hAnsi="Times New Roman"/>
          <w:sz w:val="22"/>
        </w:rPr>
      </w:pPr>
      <w:r>
        <w:rPr>
          <w:sz w:val="22"/>
        </w:rPr>
        <w:t>27.</w:t>
        <w:tab/>
        <w:t xml:space="preserve">Bakker, E. S. </w:t>
      </w:r>
      <w:r>
        <w:rPr>
          <w:i/>
          <w:sz w:val="22"/>
        </w:rPr>
        <w:t>et al.</w:t>
      </w:r>
      <w:r>
        <w:rPr>
          <w:sz w:val="22"/>
        </w:rPr>
        <w:t xml:space="preserve"> Combining paleo-data and modern exclosure experiments to assess the impact of megafauna extinctions on woody vegetation. </w:t>
      </w:r>
      <w:r>
        <w:rPr>
          <w:i/>
          <w:sz w:val="22"/>
        </w:rPr>
        <w:t>Proc. Natl. Acad. Sci.</w:t>
      </w:r>
      <w:r>
        <w:rPr>
          <w:sz w:val="22"/>
        </w:rPr>
        <w:t xml:space="preserve"> </w:t>
      </w:r>
      <w:r>
        <w:rPr>
          <w:b/>
          <w:sz w:val="22"/>
        </w:rPr>
        <w:t>113</w:t>
      </w:r>
      <w:r>
        <w:rPr>
          <w:sz w:val="22"/>
        </w:rPr>
        <w:t>, 847–855 (2016).</w:t>
      </w:r>
    </w:p>
    <w:p>
      <w:pPr>
        <w:pStyle w:val="Normal"/>
        <w:spacing w:lineRule="auto" w:line="480" w:before="0" w:after="140"/>
        <w:ind w:left="640" w:right="0" w:hanging="640"/>
        <w:rPr>
          <w:rFonts w:ascii="Times New Roman" w:hAnsi="Times New Roman"/>
          <w:sz w:val="22"/>
        </w:rPr>
      </w:pPr>
      <w:r>
        <w:rPr>
          <w:sz w:val="22"/>
        </w:rPr>
        <w:t>28.</w:t>
        <w:tab/>
        <w:t xml:space="preserve">le Roux, E., Kerley, G. I. H. &amp; Cromsigt, J. P. G. M. Megaherbivores Modify Trophic Cascades Triggered by Fear of Predation in an African Savanna Ecosystem. </w:t>
      </w:r>
      <w:r>
        <w:rPr>
          <w:i/>
          <w:sz w:val="22"/>
        </w:rPr>
        <w:t>Curr. Biol.</w:t>
      </w:r>
      <w:r>
        <w:rPr>
          <w:sz w:val="22"/>
        </w:rPr>
        <w:t xml:space="preserve"> </w:t>
      </w:r>
      <w:r>
        <w:rPr>
          <w:b/>
          <w:sz w:val="22"/>
        </w:rPr>
        <w:t>28</w:t>
      </w:r>
      <w:r>
        <w:rPr>
          <w:sz w:val="22"/>
        </w:rPr>
        <w:t>, 2493-2499.e3 (2018).</w:t>
      </w:r>
    </w:p>
    <w:p>
      <w:pPr>
        <w:pStyle w:val="Normal"/>
        <w:spacing w:lineRule="auto" w:line="480" w:before="0" w:after="140"/>
        <w:ind w:left="640" w:right="0" w:hanging="640"/>
        <w:rPr>
          <w:rFonts w:ascii="Times New Roman" w:hAnsi="Times New Roman"/>
          <w:sz w:val="22"/>
        </w:rPr>
      </w:pPr>
      <w:r>
        <w:rPr>
          <w:sz w:val="22"/>
        </w:rPr>
        <w:t>29.</w:t>
        <w:tab/>
        <w:t xml:space="preserve">Cromsigt, J. P. G. M. &amp; te Beest, M. Restoration of a megaherbivore: Landscape-level impacts of white rhinoceros in Kruger National Park, South Africa. </w:t>
      </w:r>
      <w:r>
        <w:rPr>
          <w:i/>
          <w:sz w:val="22"/>
        </w:rPr>
        <w:t>J. Ecol.</w:t>
      </w:r>
      <w:r>
        <w:rPr>
          <w:sz w:val="22"/>
        </w:rPr>
        <w:t xml:space="preserve"> </w:t>
      </w:r>
      <w:r>
        <w:rPr>
          <w:b/>
          <w:sz w:val="22"/>
        </w:rPr>
        <w:t>102</w:t>
      </w:r>
      <w:r>
        <w:rPr>
          <w:sz w:val="22"/>
        </w:rPr>
        <w:t>, 566–575 (2014).</w:t>
      </w:r>
    </w:p>
    <w:p>
      <w:pPr>
        <w:pStyle w:val="Normal"/>
        <w:spacing w:lineRule="auto" w:line="480" w:before="0" w:after="140"/>
        <w:ind w:left="640" w:right="0" w:hanging="640"/>
        <w:rPr>
          <w:rFonts w:ascii="Times New Roman" w:hAnsi="Times New Roman"/>
          <w:sz w:val="22"/>
        </w:rPr>
      </w:pPr>
      <w:r>
        <w:rPr>
          <w:sz w:val="22"/>
        </w:rPr>
        <w:t>30.</w:t>
        <w:tab/>
        <w:t xml:space="preserve">Tylianakis, J. M., Laliberté, E., Nielsen, A. &amp; Bascompte, J. Conservation of species interaction networks. </w:t>
      </w:r>
      <w:r>
        <w:rPr>
          <w:i/>
          <w:sz w:val="22"/>
        </w:rPr>
        <w:t>Biol. Conserv.</w:t>
      </w:r>
      <w:r>
        <w:rPr>
          <w:sz w:val="22"/>
        </w:rPr>
        <w:t xml:space="preserve"> </w:t>
      </w:r>
      <w:r>
        <w:rPr>
          <w:b/>
          <w:sz w:val="22"/>
        </w:rPr>
        <w:t>143</w:t>
      </w:r>
      <w:r>
        <w:rPr>
          <w:sz w:val="22"/>
        </w:rPr>
        <w:t>, 2270–2279 (2010).</w:t>
      </w:r>
    </w:p>
    <w:p>
      <w:pPr>
        <w:pStyle w:val="Normal"/>
        <w:spacing w:lineRule="auto" w:line="480" w:before="0" w:after="140"/>
        <w:ind w:left="640" w:right="0" w:hanging="640"/>
        <w:rPr>
          <w:rFonts w:ascii="Times New Roman" w:hAnsi="Times New Roman"/>
          <w:sz w:val="22"/>
        </w:rPr>
      </w:pPr>
      <w:r>
        <w:rPr>
          <w:sz w:val="22"/>
        </w:rPr>
        <w:t>31.</w:t>
        <w:tab/>
        <w:t xml:space="preserve">Joppa, L. N. &amp; Pfaff, A. High and far: Biases in the location of protected areas. </w:t>
      </w:r>
      <w:r>
        <w:rPr>
          <w:i/>
          <w:sz w:val="22"/>
        </w:rPr>
        <w:t>PLoS One</w:t>
      </w:r>
      <w:r>
        <w:rPr>
          <w:sz w:val="22"/>
        </w:rPr>
        <w:t xml:space="preserve"> </w:t>
      </w:r>
      <w:r>
        <w:rPr>
          <w:b/>
          <w:sz w:val="22"/>
        </w:rPr>
        <w:t>4</w:t>
      </w:r>
      <w:r>
        <w:rPr>
          <w:sz w:val="22"/>
        </w:rPr>
        <w:t>, 1–6 (2009).</w:t>
      </w:r>
    </w:p>
    <w:p>
      <w:pPr>
        <w:pStyle w:val="Normal"/>
        <w:spacing w:lineRule="auto" w:line="480" w:before="0" w:after="140"/>
        <w:ind w:left="640" w:right="0" w:hanging="640"/>
        <w:rPr>
          <w:rFonts w:ascii="Times New Roman" w:hAnsi="Times New Roman"/>
          <w:sz w:val="22"/>
        </w:rPr>
      </w:pPr>
      <w:r>
        <w:rPr>
          <w:sz w:val="22"/>
        </w:rPr>
        <w:t>32.</w:t>
        <w:tab/>
        <w:t xml:space="preserve">Daru, B. H. </w:t>
      </w:r>
      <w:r>
        <w:rPr>
          <w:i/>
          <w:sz w:val="22"/>
        </w:rPr>
        <w:t>et al.</w:t>
      </w:r>
      <w:r>
        <w:rPr>
          <w:sz w:val="22"/>
        </w:rPr>
        <w:t xml:space="preserve"> Spatial overlaps between the global protected areas network and terrestrial hotspots of evolutionary diversity. </w:t>
      </w:r>
      <w:r>
        <w:rPr>
          <w:i/>
          <w:sz w:val="22"/>
        </w:rPr>
        <w:t>Glob. Ecol. Biogeogr.</w:t>
      </w:r>
      <w:r>
        <w:rPr>
          <w:sz w:val="22"/>
        </w:rPr>
        <w:t xml:space="preserve"> </w:t>
      </w:r>
      <w:r>
        <w:rPr>
          <w:b/>
          <w:sz w:val="22"/>
        </w:rPr>
        <w:t>28</w:t>
      </w:r>
      <w:r>
        <w:rPr>
          <w:sz w:val="22"/>
        </w:rPr>
        <w:t>, 757–766 (2019).</w:t>
      </w:r>
    </w:p>
    <w:p>
      <w:pPr>
        <w:pStyle w:val="Normal"/>
        <w:spacing w:lineRule="auto" w:line="480" w:before="0" w:after="140"/>
        <w:ind w:left="640" w:right="0" w:hanging="640"/>
        <w:rPr>
          <w:rFonts w:ascii="Times New Roman" w:hAnsi="Times New Roman"/>
          <w:sz w:val="22"/>
        </w:rPr>
      </w:pPr>
      <w:r>
        <w:rPr>
          <w:sz w:val="22"/>
        </w:rPr>
        <w:t>33.</w:t>
        <w:tab/>
        <w:t xml:space="preserve">Ceauşu, S., Graves, R. A., Killion, A. K., Svenning, J. C. &amp; Carter, N. H. Governing trade-offs in ecosystem services and disservices to achieve human–wildlife coexistence. </w:t>
      </w:r>
      <w:r>
        <w:rPr>
          <w:i/>
          <w:sz w:val="22"/>
        </w:rPr>
        <w:t>Conserv. Biol.</w:t>
      </w:r>
      <w:r>
        <w:rPr>
          <w:sz w:val="22"/>
        </w:rPr>
        <w:t xml:space="preserve"> </w:t>
      </w:r>
      <w:r>
        <w:rPr>
          <w:b/>
          <w:sz w:val="22"/>
        </w:rPr>
        <w:t>33</w:t>
      </w:r>
      <w:r>
        <w:rPr>
          <w:sz w:val="22"/>
        </w:rPr>
        <w:t>, 543–553 (2019).</w:t>
      </w:r>
    </w:p>
    <w:p>
      <w:pPr>
        <w:pStyle w:val="Normal"/>
        <w:spacing w:lineRule="auto" w:line="480" w:before="0" w:after="140"/>
        <w:ind w:left="640" w:right="0" w:hanging="640"/>
        <w:rPr>
          <w:rFonts w:ascii="Times New Roman" w:hAnsi="Times New Roman"/>
          <w:sz w:val="22"/>
        </w:rPr>
      </w:pPr>
      <w:r>
        <w:rPr>
          <w:sz w:val="22"/>
        </w:rPr>
        <w:t>34.</w:t>
        <w:tab/>
        <w:t xml:space="preserve">Pereira, H. M. &amp; Navarro, L. M. </w:t>
      </w:r>
      <w:r>
        <w:rPr>
          <w:i/>
          <w:sz w:val="22"/>
        </w:rPr>
        <w:t>Rewilding European Landscapes</w:t>
      </w:r>
      <w:r>
        <w:rPr>
          <w:sz w:val="22"/>
        </w:rPr>
        <w:t xml:space="preserve">. </w:t>
      </w:r>
      <w:r>
        <w:rPr>
          <w:i/>
          <w:sz w:val="22"/>
        </w:rPr>
        <w:t>Rewilding European Landscapes</w:t>
      </w:r>
      <w:r>
        <w:rPr>
          <w:sz w:val="22"/>
        </w:rPr>
        <w:t xml:space="preserve"> (2015). doi:10.1007/978-3-319-12039-3_7.</w:t>
      </w:r>
    </w:p>
    <w:p>
      <w:pPr>
        <w:pStyle w:val="Normal"/>
        <w:spacing w:lineRule="auto" w:line="480" w:before="0" w:after="140"/>
        <w:ind w:left="640" w:right="0" w:hanging="640"/>
        <w:rPr>
          <w:rFonts w:ascii="Times New Roman" w:hAnsi="Times New Roman"/>
          <w:sz w:val="22"/>
        </w:rPr>
      </w:pPr>
      <w:r>
        <w:rPr>
          <w:sz w:val="22"/>
        </w:rPr>
        <w:t>35.</w:t>
        <w:tab/>
        <w:t xml:space="preserve">Theunissen, B. The oostvaardersplassen fiasco. </w:t>
      </w:r>
      <w:r>
        <w:rPr>
          <w:i/>
          <w:sz w:val="22"/>
        </w:rPr>
        <w:t>Isis</w:t>
      </w:r>
      <w:r>
        <w:rPr>
          <w:sz w:val="22"/>
        </w:rPr>
        <w:t xml:space="preserve"> </w:t>
      </w:r>
      <w:r>
        <w:rPr>
          <w:b/>
          <w:sz w:val="22"/>
        </w:rPr>
        <w:t>110</w:t>
      </w:r>
      <w:r>
        <w:rPr>
          <w:sz w:val="22"/>
        </w:rPr>
        <w:t>, 341–345 (2019).</w:t>
      </w:r>
    </w:p>
    <w:p>
      <w:pPr>
        <w:pStyle w:val="Normal"/>
        <w:spacing w:lineRule="auto" w:line="480" w:before="0" w:after="140"/>
        <w:ind w:left="640" w:right="0" w:hanging="640"/>
        <w:rPr>
          <w:rFonts w:ascii="Times New Roman" w:hAnsi="Times New Roman"/>
          <w:sz w:val="22"/>
        </w:rPr>
      </w:pPr>
      <w:r>
        <w:rPr>
          <w:sz w:val="22"/>
        </w:rPr>
        <w:t>36.</w:t>
        <w:tab/>
        <w:t xml:space="preserve">Ravenelle, J. &amp; Nyhus, P. J. Global patterns and trends in human–wildlife conflict compensation. </w:t>
      </w:r>
      <w:r>
        <w:rPr>
          <w:i/>
          <w:sz w:val="22"/>
        </w:rPr>
        <w:t>Conserv. Biol.</w:t>
      </w:r>
      <w:r>
        <w:rPr>
          <w:sz w:val="22"/>
        </w:rPr>
        <w:t xml:space="preserve"> </w:t>
      </w:r>
      <w:r>
        <w:rPr>
          <w:b/>
          <w:sz w:val="22"/>
        </w:rPr>
        <w:t>31</w:t>
      </w:r>
      <w:r>
        <w:rPr>
          <w:sz w:val="22"/>
        </w:rPr>
        <w:t>, 1247–1256 (2017).</w:t>
      </w:r>
    </w:p>
    <w:p>
      <w:pPr>
        <w:pStyle w:val="Normal"/>
        <w:spacing w:lineRule="auto" w:line="480" w:before="0" w:after="140"/>
        <w:ind w:left="640" w:right="0" w:hanging="640"/>
        <w:rPr>
          <w:rFonts w:ascii="Times New Roman" w:hAnsi="Times New Roman"/>
          <w:sz w:val="22"/>
        </w:rPr>
      </w:pPr>
      <w:r>
        <w:rPr>
          <w:sz w:val="22"/>
        </w:rPr>
        <w:t>37.</w:t>
        <w:tab/>
        <w:t xml:space="preserve">Jones, K. R. </w:t>
      </w:r>
      <w:r>
        <w:rPr>
          <w:i/>
          <w:sz w:val="22"/>
        </w:rPr>
        <w:t>et al.</w:t>
      </w:r>
      <w:r>
        <w:rPr>
          <w:sz w:val="22"/>
        </w:rPr>
        <w:t xml:space="preserve"> One-third of global protected land is under intense human pressure. </w:t>
      </w:r>
      <w:r>
        <w:rPr>
          <w:i/>
          <w:sz w:val="22"/>
        </w:rPr>
        <w:t>Science.</w:t>
      </w:r>
      <w:r>
        <w:rPr>
          <w:sz w:val="22"/>
        </w:rPr>
        <w:t xml:space="preserve"> </w:t>
      </w:r>
      <w:r>
        <w:rPr>
          <w:b/>
          <w:sz w:val="22"/>
        </w:rPr>
        <w:t>360</w:t>
      </w:r>
      <w:r>
        <w:rPr>
          <w:sz w:val="22"/>
        </w:rPr>
        <w:t>, 788–791 (2018).</w:t>
      </w:r>
    </w:p>
    <w:p>
      <w:pPr>
        <w:pStyle w:val="Normal"/>
        <w:spacing w:lineRule="auto" w:line="480" w:before="0" w:after="140"/>
        <w:ind w:left="640" w:right="0" w:hanging="640"/>
        <w:rPr>
          <w:rFonts w:ascii="Times New Roman" w:hAnsi="Times New Roman"/>
          <w:sz w:val="22"/>
        </w:rPr>
      </w:pPr>
      <w:r>
        <w:rPr>
          <w:sz w:val="22"/>
        </w:rPr>
        <w:t>38.</w:t>
        <w:tab/>
        <w:t xml:space="preserve">Ceausu, S. </w:t>
      </w:r>
      <w:r>
        <w:rPr>
          <w:i/>
          <w:sz w:val="22"/>
        </w:rPr>
        <w:t>et al.</w:t>
      </w:r>
      <w:r>
        <w:rPr>
          <w:sz w:val="22"/>
        </w:rPr>
        <w:t xml:space="preserve"> Mapping opportunities and challenges for rewilding in Europe. </w:t>
      </w:r>
      <w:r>
        <w:rPr>
          <w:i/>
          <w:sz w:val="22"/>
        </w:rPr>
        <w:t>Conserv. Biol.</w:t>
      </w:r>
      <w:r>
        <w:rPr>
          <w:sz w:val="22"/>
        </w:rPr>
        <w:t xml:space="preserve"> </w:t>
      </w:r>
      <w:r>
        <w:rPr>
          <w:b/>
          <w:sz w:val="22"/>
        </w:rPr>
        <w:t>29</w:t>
      </w:r>
      <w:r>
        <w:rPr>
          <w:sz w:val="22"/>
        </w:rPr>
        <w:t>, 1017–1027 (2015).</w:t>
      </w:r>
    </w:p>
    <w:p>
      <w:pPr>
        <w:pStyle w:val="Normal"/>
        <w:spacing w:lineRule="auto" w:line="480" w:before="0" w:after="140"/>
        <w:ind w:left="640" w:right="0" w:hanging="640"/>
        <w:rPr>
          <w:rFonts w:ascii="Times New Roman" w:hAnsi="Times New Roman"/>
          <w:sz w:val="22"/>
        </w:rPr>
      </w:pPr>
      <w:r>
        <w:rPr>
          <w:sz w:val="22"/>
        </w:rPr>
        <w:t>39.</w:t>
        <w:tab/>
        <w:t xml:space="preserve">Chapron, G. </w:t>
      </w:r>
      <w:r>
        <w:rPr>
          <w:i/>
          <w:sz w:val="22"/>
        </w:rPr>
        <w:t>et al.</w:t>
      </w:r>
      <w:r>
        <w:rPr>
          <w:sz w:val="22"/>
        </w:rPr>
        <w:t xml:space="preserve"> Recovery of large carnivores in {E}urope’s modern human-dominated landscapes. </w:t>
      </w:r>
      <w:r>
        <w:rPr>
          <w:i/>
          <w:sz w:val="22"/>
        </w:rPr>
        <w:t>Science.</w:t>
      </w:r>
      <w:r>
        <w:rPr>
          <w:sz w:val="22"/>
        </w:rPr>
        <w:t xml:space="preserve"> </w:t>
      </w:r>
      <w:r>
        <w:rPr>
          <w:b/>
          <w:sz w:val="22"/>
        </w:rPr>
        <w:t>346</w:t>
      </w:r>
      <w:r>
        <w:rPr>
          <w:sz w:val="22"/>
        </w:rPr>
        <w:t>, 1517–1519 (2014).</w:t>
      </w:r>
    </w:p>
    <w:p>
      <w:pPr>
        <w:pStyle w:val="Normal"/>
        <w:spacing w:lineRule="auto" w:line="480" w:before="0" w:after="140"/>
        <w:ind w:left="640" w:right="0" w:hanging="640"/>
        <w:rPr>
          <w:rFonts w:ascii="Times New Roman" w:hAnsi="Times New Roman"/>
          <w:sz w:val="22"/>
        </w:rPr>
      </w:pPr>
      <w:r>
        <w:rPr>
          <w:sz w:val="22"/>
        </w:rPr>
        <w:t>40.</w:t>
        <w:tab/>
        <w:t xml:space="preserve">Elith, J. &amp; Leathwick, J. R. Species distribution models: ecological explanation and prediction across space and time. </w:t>
      </w:r>
      <w:r>
        <w:rPr>
          <w:i/>
          <w:sz w:val="22"/>
        </w:rPr>
        <w:t>Annu. Rev. Ecol. Evol. Syst.</w:t>
      </w:r>
      <w:r>
        <w:rPr>
          <w:sz w:val="22"/>
        </w:rPr>
        <w:t xml:space="preserve"> </w:t>
      </w:r>
      <w:r>
        <w:rPr>
          <w:b/>
          <w:sz w:val="22"/>
        </w:rPr>
        <w:t>40</w:t>
      </w:r>
      <w:r>
        <w:rPr>
          <w:sz w:val="22"/>
        </w:rPr>
        <w:t>, (2009).</w:t>
      </w:r>
    </w:p>
    <w:p>
      <w:pPr>
        <w:pStyle w:val="Normal"/>
        <w:spacing w:lineRule="auto" w:line="480" w:before="0" w:after="140"/>
        <w:ind w:left="640" w:right="0" w:hanging="640"/>
        <w:rPr>
          <w:rFonts w:ascii="Times New Roman" w:hAnsi="Times New Roman"/>
          <w:sz w:val="22"/>
        </w:rPr>
      </w:pPr>
      <w:r>
        <w:rPr>
          <w:sz w:val="22"/>
        </w:rPr>
        <w:t>41.</w:t>
        <w:tab/>
        <w:t xml:space="preserve">Guisan, A. &amp; Thuiller, W. Predicting species distribution: Offering more than simple habitat models. </w:t>
      </w:r>
      <w:r>
        <w:rPr>
          <w:i/>
          <w:sz w:val="22"/>
        </w:rPr>
        <w:t>Ecol. Lett.</w:t>
      </w:r>
      <w:r>
        <w:rPr>
          <w:sz w:val="22"/>
        </w:rPr>
        <w:t xml:space="preserve"> </w:t>
      </w:r>
      <w:r>
        <w:rPr>
          <w:b/>
          <w:sz w:val="22"/>
        </w:rPr>
        <w:t>8</w:t>
      </w:r>
      <w:r>
        <w:rPr>
          <w:sz w:val="22"/>
        </w:rPr>
        <w:t>, 993–1009 (2005).</w:t>
      </w:r>
    </w:p>
    <w:p>
      <w:pPr>
        <w:pStyle w:val="Normal"/>
        <w:spacing w:lineRule="auto" w:line="480" w:before="0" w:after="140"/>
        <w:ind w:left="640" w:right="0" w:hanging="640"/>
        <w:rPr>
          <w:rFonts w:ascii="Times New Roman" w:hAnsi="Times New Roman"/>
          <w:sz w:val="22"/>
        </w:rPr>
      </w:pPr>
      <w:r>
        <w:rPr>
          <w:sz w:val="22"/>
        </w:rPr>
        <w:t>42.</w:t>
        <w:tab/>
        <w:t xml:space="preserve">Jarvie, S. &amp; Svenning, J. C. Using species distribution modelling to determine opportunities for trophic rewilding under future scenarios of climate change. </w:t>
      </w:r>
      <w:r>
        <w:rPr>
          <w:i/>
          <w:sz w:val="22"/>
        </w:rPr>
        <w:t>Philos. Trans. R. Soc. B Biol. Sci.</w:t>
      </w:r>
      <w:r>
        <w:rPr>
          <w:sz w:val="22"/>
        </w:rPr>
        <w:t xml:space="preserve"> </w:t>
      </w:r>
      <w:r>
        <w:rPr>
          <w:b/>
          <w:sz w:val="22"/>
        </w:rPr>
        <w:t>373</w:t>
      </w:r>
      <w:r>
        <w:rPr>
          <w:sz w:val="22"/>
        </w:rPr>
        <w:t>, (2018).</w:t>
      </w:r>
    </w:p>
    <w:p>
      <w:pPr>
        <w:pStyle w:val="Normal"/>
        <w:spacing w:lineRule="auto" w:line="480" w:before="0" w:after="140"/>
        <w:ind w:left="640" w:right="0" w:hanging="640"/>
        <w:rPr>
          <w:rFonts w:ascii="Times New Roman" w:hAnsi="Times New Roman"/>
          <w:sz w:val="22"/>
        </w:rPr>
      </w:pPr>
      <w:r>
        <w:rPr>
          <w:sz w:val="22"/>
        </w:rPr>
        <w:t>43.</w:t>
        <w:tab/>
        <w:t xml:space="preserve">Monsarrat, S., Jarvie, S. &amp; Svenning, J. C. Anthropocene refugia: Integrating history and predictive modelling to assess the space available for biodiversity in a human-dominated world. </w:t>
      </w:r>
      <w:r>
        <w:rPr>
          <w:i/>
          <w:sz w:val="22"/>
        </w:rPr>
        <w:t>Philos. Trans. R. Soc. B Biol. Sci.</w:t>
      </w:r>
      <w:r>
        <w:rPr>
          <w:sz w:val="22"/>
        </w:rPr>
        <w:t xml:space="preserve"> </w:t>
      </w:r>
      <w:r>
        <w:rPr>
          <w:b/>
          <w:sz w:val="22"/>
        </w:rPr>
        <w:t>374</w:t>
      </w:r>
      <w:r>
        <w:rPr>
          <w:sz w:val="22"/>
        </w:rPr>
        <w:t>, (2019).</w:t>
      </w:r>
    </w:p>
    <w:p>
      <w:pPr>
        <w:pStyle w:val="Normal"/>
        <w:spacing w:lineRule="auto" w:line="480" w:before="0" w:after="140"/>
        <w:ind w:left="640" w:right="0" w:hanging="640"/>
        <w:rPr>
          <w:rFonts w:ascii="Times New Roman" w:hAnsi="Times New Roman"/>
          <w:sz w:val="22"/>
        </w:rPr>
      </w:pPr>
      <w:r>
        <w:rPr>
          <w:sz w:val="22"/>
        </w:rPr>
        <w:t>44.</w:t>
        <w:tab/>
        <w:t xml:space="preserve">Faurby, S. </w:t>
      </w:r>
      <w:r>
        <w:rPr>
          <w:i/>
          <w:sz w:val="22"/>
        </w:rPr>
        <w:t>et al.</w:t>
      </w:r>
      <w:r>
        <w:rPr>
          <w:sz w:val="22"/>
        </w:rPr>
        <w:t xml:space="preserve"> PHYLACINE 1.2: The Phylogenetic Atlas of Mammal Macroecology. </w:t>
      </w:r>
      <w:r>
        <w:rPr>
          <w:i/>
          <w:sz w:val="22"/>
        </w:rPr>
        <w:t>Ecology</w:t>
      </w:r>
      <w:r>
        <w:rPr>
          <w:sz w:val="22"/>
        </w:rPr>
        <w:t xml:space="preserve"> (2018).</w:t>
      </w:r>
    </w:p>
    <w:p>
      <w:pPr>
        <w:pStyle w:val="Normal"/>
        <w:spacing w:lineRule="auto" w:line="480" w:before="0" w:after="140"/>
        <w:ind w:left="640" w:right="0" w:hanging="640"/>
        <w:rPr>
          <w:rFonts w:ascii="Times New Roman" w:hAnsi="Times New Roman"/>
          <w:sz w:val="22"/>
        </w:rPr>
      </w:pPr>
      <w:r>
        <w:rPr>
          <w:sz w:val="22"/>
        </w:rPr>
        <w:t>45.</w:t>
        <w:tab/>
        <w:t xml:space="preserve">Faurby, S. &amp; Araújo, M. B. Anthropogenic range contractions bias species climate change forecasts. </w:t>
      </w:r>
      <w:r>
        <w:rPr>
          <w:i/>
          <w:sz w:val="22"/>
        </w:rPr>
        <w:t>Nat. Clim. Chang.</w:t>
      </w:r>
      <w:r>
        <w:rPr>
          <w:sz w:val="22"/>
        </w:rPr>
        <w:t xml:space="preserve"> </w:t>
      </w:r>
      <w:r>
        <w:rPr>
          <w:b/>
          <w:sz w:val="22"/>
        </w:rPr>
        <w:t>8</w:t>
      </w:r>
      <w:r>
        <w:rPr>
          <w:sz w:val="22"/>
        </w:rPr>
        <w:t>, 252–256 (2018).</w:t>
      </w:r>
    </w:p>
    <w:p>
      <w:pPr>
        <w:pStyle w:val="Normal"/>
        <w:spacing w:lineRule="auto" w:line="480" w:before="0" w:after="140"/>
        <w:ind w:left="640" w:right="0" w:hanging="640"/>
        <w:rPr>
          <w:rFonts w:ascii="Times New Roman" w:hAnsi="Times New Roman"/>
          <w:sz w:val="22"/>
        </w:rPr>
      </w:pPr>
      <w:r>
        <w:rPr>
          <w:sz w:val="22"/>
        </w:rPr>
        <w:t>46.</w:t>
        <w:tab/>
        <w:t>IUCN. The IUCN Red List of Threatened Species. Version 2019-3. http://www.iucnredlist.org/ (2019).</w:t>
      </w:r>
    </w:p>
    <w:p>
      <w:pPr>
        <w:pStyle w:val="Normal"/>
        <w:spacing w:lineRule="auto" w:line="480" w:before="0" w:after="140"/>
        <w:ind w:left="640" w:right="0" w:hanging="640"/>
        <w:rPr>
          <w:rFonts w:ascii="Times New Roman" w:hAnsi="Times New Roman"/>
          <w:sz w:val="22"/>
        </w:rPr>
      </w:pPr>
      <w:r>
        <w:rPr>
          <w:sz w:val="22"/>
        </w:rPr>
        <w:t>47.</w:t>
        <w:tab/>
        <w:t xml:space="preserve">Faurby, S. &amp; Svenning, J.-C. Historic and prehistoric human-driven extinctions have reshaped global mammal diversity patterns. </w:t>
      </w:r>
      <w:r>
        <w:rPr>
          <w:i/>
          <w:sz w:val="22"/>
        </w:rPr>
        <w:t>Divers. Distrib.</w:t>
      </w:r>
      <w:r>
        <w:rPr>
          <w:sz w:val="22"/>
        </w:rPr>
        <w:t xml:space="preserve"> </w:t>
      </w:r>
      <w:r>
        <w:rPr>
          <w:b/>
          <w:sz w:val="22"/>
        </w:rPr>
        <w:t>21</w:t>
      </w:r>
      <w:r>
        <w:rPr>
          <w:sz w:val="22"/>
        </w:rPr>
        <w:t>, 1155–1166 (2015).</w:t>
      </w:r>
    </w:p>
    <w:p>
      <w:pPr>
        <w:pStyle w:val="Normal"/>
        <w:spacing w:lineRule="auto" w:line="480" w:before="0" w:after="140"/>
        <w:ind w:left="640" w:right="0" w:hanging="640"/>
        <w:rPr>
          <w:rFonts w:ascii="Times New Roman" w:hAnsi="Times New Roman"/>
          <w:sz w:val="22"/>
        </w:rPr>
      </w:pPr>
      <w:r>
        <w:rPr>
          <w:sz w:val="22"/>
        </w:rPr>
        <w:t>48.</w:t>
        <w:tab/>
        <w:t xml:space="preserve">Robinson, N., Regetz, J. &amp; Guralnick, R. P. EarthEnv-DEM90: A nearly-global, void-free, multi-scale smoothed, 90m digital elevation model from fused ASTER and SRTM data. </w:t>
      </w:r>
      <w:r>
        <w:rPr>
          <w:i/>
          <w:sz w:val="22"/>
        </w:rPr>
        <w:t>ISPRS J. Photogramm. Remote Sens.</w:t>
      </w:r>
      <w:r>
        <w:rPr>
          <w:sz w:val="22"/>
        </w:rPr>
        <w:t xml:space="preserve"> </w:t>
      </w:r>
      <w:r>
        <w:rPr>
          <w:b/>
          <w:sz w:val="22"/>
        </w:rPr>
        <w:t>87</w:t>
      </w:r>
      <w:r>
        <w:rPr>
          <w:sz w:val="22"/>
        </w:rPr>
        <w:t>, 57–67 (2014).</w:t>
      </w:r>
    </w:p>
    <w:p>
      <w:pPr>
        <w:pStyle w:val="Normal"/>
        <w:spacing w:lineRule="auto" w:line="480" w:before="0" w:after="140"/>
        <w:ind w:left="640" w:right="0" w:hanging="640"/>
        <w:rPr>
          <w:rFonts w:ascii="Times New Roman" w:hAnsi="Times New Roman"/>
          <w:sz w:val="22"/>
        </w:rPr>
      </w:pPr>
      <w:r>
        <w:rPr>
          <w:sz w:val="22"/>
        </w:rPr>
        <w:t>49.</w:t>
        <w:tab/>
        <w:t xml:space="preserve">Fick, S. E. &amp; Hijmans, R. J. WorldClim 2: new 1-km spatial resolution climate surfaces for global land areas. </w:t>
      </w:r>
      <w:r>
        <w:rPr>
          <w:i/>
          <w:sz w:val="22"/>
        </w:rPr>
        <w:t>Int. J. Climatol.</w:t>
      </w:r>
      <w:r>
        <w:rPr>
          <w:sz w:val="22"/>
        </w:rPr>
        <w:t xml:space="preserve"> </w:t>
      </w:r>
      <w:r>
        <w:rPr>
          <w:b/>
          <w:sz w:val="22"/>
        </w:rPr>
        <w:t>37</w:t>
      </w:r>
      <w:r>
        <w:rPr>
          <w:sz w:val="22"/>
        </w:rPr>
        <w:t>, 4302–4315 (2017).</w:t>
      </w:r>
    </w:p>
    <w:p>
      <w:pPr>
        <w:pStyle w:val="Normal"/>
        <w:spacing w:lineRule="auto" w:line="480" w:before="0" w:after="140"/>
        <w:ind w:left="640" w:right="0" w:hanging="640"/>
        <w:rPr>
          <w:rFonts w:ascii="Times New Roman" w:hAnsi="Times New Roman"/>
          <w:sz w:val="22"/>
        </w:rPr>
      </w:pPr>
      <w:r>
        <w:rPr>
          <w:sz w:val="22"/>
        </w:rPr>
        <w:t>50.</w:t>
        <w:tab/>
        <w:t xml:space="preserve">Guisan, A., Thuiller, W. &amp; Zimmermann, N. E. </w:t>
      </w:r>
      <w:r>
        <w:rPr>
          <w:i/>
          <w:sz w:val="22"/>
        </w:rPr>
        <w:t>Habitat suitability and distribution models: with applications in R.</w:t>
      </w:r>
      <w:r>
        <w:rPr>
          <w:sz w:val="22"/>
        </w:rPr>
        <w:t xml:space="preserve"> (Cambridge University Press, 2017).</w:t>
      </w:r>
    </w:p>
    <w:p>
      <w:pPr>
        <w:pStyle w:val="Normal"/>
        <w:spacing w:lineRule="auto" w:line="480" w:before="0" w:after="140"/>
        <w:ind w:left="640" w:right="0" w:hanging="640"/>
        <w:rPr>
          <w:rFonts w:ascii="Times New Roman" w:hAnsi="Times New Roman"/>
          <w:sz w:val="22"/>
        </w:rPr>
      </w:pPr>
      <w:r>
        <w:rPr>
          <w:sz w:val="22"/>
        </w:rPr>
        <w:t>51.</w:t>
        <w:tab/>
        <w:t xml:space="preserve">O’Brien, R. M. A caution regarding rules of thumb for variance inflation factors. </w:t>
      </w:r>
      <w:r>
        <w:rPr>
          <w:i/>
          <w:sz w:val="22"/>
        </w:rPr>
        <w:t>Qual. Quant.</w:t>
      </w:r>
      <w:r>
        <w:rPr>
          <w:sz w:val="22"/>
        </w:rPr>
        <w:t xml:space="preserve"> </w:t>
      </w:r>
      <w:r>
        <w:rPr>
          <w:b/>
          <w:sz w:val="22"/>
        </w:rPr>
        <w:t>41</w:t>
      </w:r>
      <w:r>
        <w:rPr>
          <w:sz w:val="22"/>
        </w:rPr>
        <w:t>, 673–690 (2007).</w:t>
      </w:r>
    </w:p>
    <w:p>
      <w:pPr>
        <w:pStyle w:val="Normal"/>
        <w:spacing w:lineRule="auto" w:line="480" w:before="0" w:after="140"/>
        <w:ind w:left="640" w:right="0" w:hanging="640"/>
        <w:rPr>
          <w:rFonts w:ascii="Times New Roman" w:hAnsi="Times New Roman"/>
          <w:sz w:val="22"/>
        </w:rPr>
      </w:pPr>
      <w:r>
        <w:rPr>
          <w:sz w:val="22"/>
        </w:rPr>
        <w:t>52.</w:t>
        <w:tab/>
        <w:t xml:space="preserve">Phillips, S. J., Anderson, R. P., Dudík, M., Schapire, R. E. &amp; Blair, M. E. Opening the black box: an open-source release of Maxent. </w:t>
      </w:r>
      <w:r>
        <w:rPr>
          <w:i/>
          <w:sz w:val="22"/>
        </w:rPr>
        <w:t>Ecography (Cop.).</w:t>
      </w:r>
      <w:r>
        <w:rPr>
          <w:sz w:val="22"/>
        </w:rPr>
        <w:t xml:space="preserve"> </w:t>
      </w:r>
      <w:r>
        <w:rPr>
          <w:b/>
          <w:sz w:val="22"/>
        </w:rPr>
        <w:t>40</w:t>
      </w:r>
      <w:r>
        <w:rPr>
          <w:sz w:val="22"/>
        </w:rPr>
        <w:t>, 887–893 (2017).</w:t>
      </w:r>
    </w:p>
    <w:p>
      <w:pPr>
        <w:pStyle w:val="Normal"/>
        <w:spacing w:lineRule="auto" w:line="480" w:before="0" w:after="140"/>
        <w:ind w:left="640" w:right="0" w:hanging="640"/>
        <w:rPr>
          <w:rFonts w:ascii="Times New Roman" w:hAnsi="Times New Roman"/>
          <w:sz w:val="22"/>
        </w:rPr>
      </w:pPr>
      <w:r>
        <w:rPr>
          <w:sz w:val="22"/>
        </w:rPr>
        <w:t>53.</w:t>
        <w:tab/>
        <w:t xml:space="preserve">Elith, J. </w:t>
      </w:r>
      <w:r>
        <w:rPr>
          <w:i/>
          <w:sz w:val="22"/>
        </w:rPr>
        <w:t>et al.</w:t>
      </w:r>
      <w:r>
        <w:rPr>
          <w:sz w:val="22"/>
        </w:rPr>
        <w:t xml:space="preserve"> A statistical explanation of MaxEnt for ecologists. </w:t>
      </w:r>
      <w:r>
        <w:rPr>
          <w:i/>
          <w:sz w:val="22"/>
        </w:rPr>
        <w:t>Divers. Distrib.</w:t>
      </w:r>
      <w:r>
        <w:rPr>
          <w:sz w:val="22"/>
        </w:rPr>
        <w:t xml:space="preserve"> </w:t>
      </w:r>
      <w:r>
        <w:rPr>
          <w:b/>
          <w:sz w:val="22"/>
        </w:rPr>
        <w:t>17</w:t>
      </w:r>
      <w:r>
        <w:rPr>
          <w:sz w:val="22"/>
        </w:rPr>
        <w:t>, 43–57 (2011).</w:t>
      </w:r>
    </w:p>
    <w:p>
      <w:pPr>
        <w:pStyle w:val="Normal"/>
        <w:spacing w:lineRule="auto" w:line="480" w:before="0" w:after="140"/>
        <w:ind w:left="640" w:right="0" w:hanging="640"/>
        <w:rPr>
          <w:rFonts w:ascii="Times New Roman" w:hAnsi="Times New Roman"/>
          <w:sz w:val="22"/>
        </w:rPr>
      </w:pPr>
      <w:r>
        <w:rPr>
          <w:sz w:val="22"/>
        </w:rPr>
        <w:t>54.</w:t>
        <w:tab/>
        <w:t xml:space="preserve">Merow, C., Smith, M. J. &amp; Silander, J. A. A practical guide to MaxEnt for modeling species’ distributions: What it does, and why inputs and settings matter. </w:t>
      </w:r>
      <w:r>
        <w:rPr>
          <w:i/>
          <w:sz w:val="22"/>
        </w:rPr>
        <w:t>Ecography (Cop.).</w:t>
      </w:r>
      <w:r>
        <w:rPr>
          <w:sz w:val="22"/>
        </w:rPr>
        <w:t xml:space="preserve"> </w:t>
      </w:r>
      <w:r>
        <w:rPr>
          <w:b/>
          <w:sz w:val="22"/>
        </w:rPr>
        <w:t>36</w:t>
      </w:r>
      <w:r>
        <w:rPr>
          <w:sz w:val="22"/>
        </w:rPr>
        <w:t>, 1058–1069 (2013).</w:t>
      </w:r>
    </w:p>
    <w:p>
      <w:pPr>
        <w:pStyle w:val="Normal"/>
        <w:spacing w:lineRule="auto" w:line="480" w:before="0" w:after="140"/>
        <w:ind w:left="640" w:right="0" w:hanging="640"/>
        <w:rPr>
          <w:rFonts w:ascii="Times New Roman" w:hAnsi="Times New Roman"/>
          <w:sz w:val="22"/>
        </w:rPr>
      </w:pPr>
      <w:r>
        <w:rPr>
          <w:sz w:val="22"/>
        </w:rPr>
        <w:t>55.</w:t>
        <w:tab/>
        <w:t xml:space="preserve">Guevara, L., Gerstner, B. E., Kass, J. M. &amp; Anderson, R. P. Toward ecologically realistic predictions of species distributions: A cross-time example from tropical montane cloud forests. </w:t>
      </w:r>
      <w:r>
        <w:rPr>
          <w:i/>
          <w:sz w:val="22"/>
        </w:rPr>
        <w:t>Glob. Chang. Biol.</w:t>
      </w:r>
      <w:r>
        <w:rPr>
          <w:sz w:val="22"/>
        </w:rPr>
        <w:t xml:space="preserve"> </w:t>
      </w:r>
      <w:r>
        <w:rPr>
          <w:b/>
          <w:sz w:val="22"/>
        </w:rPr>
        <w:t>24</w:t>
      </w:r>
      <w:r>
        <w:rPr>
          <w:sz w:val="22"/>
        </w:rPr>
        <w:t>, 1511–1522 (2018).</w:t>
      </w:r>
    </w:p>
    <w:p>
      <w:pPr>
        <w:pStyle w:val="Normal"/>
        <w:spacing w:lineRule="auto" w:line="480" w:before="0" w:after="140"/>
        <w:ind w:left="640" w:right="0" w:hanging="640"/>
        <w:rPr>
          <w:rFonts w:ascii="Times New Roman" w:hAnsi="Times New Roman"/>
          <w:sz w:val="22"/>
        </w:rPr>
      </w:pPr>
      <w:r>
        <w:rPr>
          <w:sz w:val="22"/>
        </w:rPr>
        <w:t>56.</w:t>
        <w:tab/>
        <w:t xml:space="preserve">Barve, N. </w:t>
      </w:r>
      <w:r>
        <w:rPr>
          <w:i/>
          <w:sz w:val="22"/>
        </w:rPr>
        <w:t>et al.</w:t>
      </w:r>
      <w:r>
        <w:rPr>
          <w:sz w:val="22"/>
        </w:rPr>
        <w:t xml:space="preserve"> The crucial role of the accessible area in ecological niche modeling and species distribution modeling. </w:t>
      </w:r>
      <w:r>
        <w:rPr>
          <w:i/>
          <w:sz w:val="22"/>
        </w:rPr>
        <w:t>Ecol. Modell.</w:t>
      </w:r>
      <w:r>
        <w:rPr>
          <w:sz w:val="22"/>
        </w:rPr>
        <w:t xml:space="preserve"> </w:t>
      </w:r>
      <w:r>
        <w:rPr>
          <w:b/>
          <w:sz w:val="22"/>
        </w:rPr>
        <w:t>222</w:t>
      </w:r>
      <w:r>
        <w:rPr>
          <w:sz w:val="22"/>
        </w:rPr>
        <w:t>, 1810–1819 (2011).</w:t>
      </w:r>
    </w:p>
    <w:p>
      <w:pPr>
        <w:pStyle w:val="Normal"/>
        <w:spacing w:lineRule="auto" w:line="480" w:before="0" w:after="140"/>
        <w:ind w:left="640" w:right="0" w:hanging="640"/>
        <w:rPr>
          <w:rFonts w:ascii="Times New Roman" w:hAnsi="Times New Roman"/>
          <w:sz w:val="22"/>
        </w:rPr>
      </w:pPr>
      <w:r>
        <w:rPr>
          <w:sz w:val="22"/>
        </w:rPr>
        <w:t>57.</w:t>
        <w:tab/>
        <w:t xml:space="preserve">Poo-Muñoz, D. A. </w:t>
      </w:r>
      <w:r>
        <w:rPr>
          <w:i/>
          <w:sz w:val="22"/>
        </w:rPr>
        <w:t>et al.</w:t>
      </w:r>
      <w:r>
        <w:rPr>
          <w:sz w:val="22"/>
        </w:rPr>
        <w:t xml:space="preserve"> Galictis cuja (Mammalia): Actualización sobre su conocimiento y distribución geográfica. </w:t>
      </w:r>
      <w:r>
        <w:rPr>
          <w:i/>
          <w:sz w:val="22"/>
        </w:rPr>
        <w:t>Iheringia - Ser. Zool.</w:t>
      </w:r>
      <w:r>
        <w:rPr>
          <w:sz w:val="22"/>
        </w:rPr>
        <w:t xml:space="preserve"> </w:t>
      </w:r>
      <w:r>
        <w:rPr>
          <w:b/>
          <w:sz w:val="22"/>
        </w:rPr>
        <w:t>104</w:t>
      </w:r>
      <w:r>
        <w:rPr>
          <w:sz w:val="22"/>
        </w:rPr>
        <w:t>, 341–346 (2014).</w:t>
      </w:r>
    </w:p>
    <w:p>
      <w:pPr>
        <w:pStyle w:val="Normal"/>
        <w:spacing w:lineRule="auto" w:line="480" w:before="0" w:after="140"/>
        <w:ind w:left="640" w:right="0" w:hanging="640"/>
        <w:rPr>
          <w:rFonts w:ascii="Times New Roman" w:hAnsi="Times New Roman"/>
          <w:sz w:val="22"/>
        </w:rPr>
      </w:pPr>
      <w:r>
        <w:rPr>
          <w:sz w:val="22"/>
        </w:rPr>
        <w:t>58.</w:t>
        <w:tab/>
        <w:t xml:space="preserve">Hof, C. </w:t>
      </w:r>
      <w:r>
        <w:rPr>
          <w:i/>
          <w:sz w:val="22"/>
        </w:rPr>
        <w:t>et al.</w:t>
      </w:r>
      <w:r>
        <w:rPr>
          <w:sz w:val="22"/>
        </w:rPr>
        <w:t xml:space="preserve"> Bioenergy cropland expansion may offset positive effects of climate change mitigation for global vertebrate diversity. </w:t>
      </w:r>
      <w:r>
        <w:rPr>
          <w:i/>
          <w:sz w:val="22"/>
        </w:rPr>
        <w:t>Proc. Natl. Acad. Sci. U. S. A.</w:t>
      </w:r>
      <w:r>
        <w:rPr>
          <w:sz w:val="22"/>
        </w:rPr>
        <w:t xml:space="preserve"> </w:t>
      </w:r>
      <w:r>
        <w:rPr>
          <w:b/>
          <w:sz w:val="22"/>
        </w:rPr>
        <w:t>115</w:t>
      </w:r>
      <w:r>
        <w:rPr>
          <w:sz w:val="22"/>
        </w:rPr>
        <w:t>, 13294–13299 (2018).</w:t>
      </w:r>
    </w:p>
    <w:p>
      <w:pPr>
        <w:pStyle w:val="Normal"/>
        <w:spacing w:lineRule="auto" w:line="480" w:before="0" w:after="140"/>
        <w:ind w:left="640" w:right="0" w:hanging="640"/>
        <w:rPr>
          <w:rFonts w:ascii="Times New Roman" w:hAnsi="Times New Roman"/>
          <w:sz w:val="22"/>
        </w:rPr>
      </w:pPr>
      <w:r>
        <w:rPr>
          <w:sz w:val="22"/>
        </w:rPr>
        <w:t>59.</w:t>
        <w:tab/>
        <w:t xml:space="preserve">Hirzel, A. H., Le Lay, G., Helfer, V., Randin, C. &amp; Guisan, A. Evaluating the ability of habitat suitability models to predict species presences. </w:t>
      </w:r>
      <w:r>
        <w:rPr>
          <w:i/>
          <w:sz w:val="22"/>
        </w:rPr>
        <w:t>Ecol. Modell.</w:t>
      </w:r>
      <w:r>
        <w:rPr>
          <w:sz w:val="22"/>
        </w:rPr>
        <w:t xml:space="preserve"> </w:t>
      </w:r>
      <w:r>
        <w:rPr>
          <w:b/>
          <w:sz w:val="22"/>
        </w:rPr>
        <w:t>199</w:t>
      </w:r>
      <w:r>
        <w:rPr>
          <w:sz w:val="22"/>
        </w:rPr>
        <w:t>, 142–152 (2006).</w:t>
      </w:r>
    </w:p>
    <w:p>
      <w:pPr>
        <w:pStyle w:val="Normal"/>
        <w:spacing w:lineRule="auto" w:line="480" w:before="0" w:after="140"/>
        <w:ind w:left="640" w:right="0" w:hanging="640"/>
        <w:rPr>
          <w:rFonts w:ascii="Times New Roman" w:hAnsi="Times New Roman"/>
          <w:sz w:val="22"/>
        </w:rPr>
      </w:pPr>
      <w:r>
        <w:rPr>
          <w:sz w:val="22"/>
        </w:rPr>
        <w:t>60.</w:t>
        <w:tab/>
        <w:t xml:space="preserve">Swets, J. A. Measuring the Accuracy of Diagnostic Systems Linked references are available on JSTOR for this article : Measuring the Accuracy of Diagnostic Systems. </w:t>
      </w:r>
      <w:r>
        <w:rPr>
          <w:i/>
          <w:sz w:val="22"/>
        </w:rPr>
        <w:t>Science.</w:t>
      </w:r>
      <w:r>
        <w:rPr>
          <w:sz w:val="22"/>
        </w:rPr>
        <w:t xml:space="preserve"> </w:t>
      </w:r>
      <w:r>
        <w:rPr>
          <w:b/>
          <w:sz w:val="22"/>
        </w:rPr>
        <w:t>240</w:t>
      </w:r>
      <w:r>
        <w:rPr>
          <w:sz w:val="22"/>
        </w:rPr>
        <w:t>, 1285–1293 (1988).</w:t>
      </w:r>
    </w:p>
    <w:p>
      <w:pPr>
        <w:pStyle w:val="Normal"/>
        <w:spacing w:lineRule="auto" w:line="480" w:before="0" w:after="140"/>
        <w:ind w:left="640" w:right="0" w:hanging="640"/>
        <w:rPr>
          <w:rFonts w:ascii="Times New Roman" w:hAnsi="Times New Roman"/>
          <w:sz w:val="22"/>
        </w:rPr>
      </w:pPr>
      <w:r>
        <w:rPr>
          <w:sz w:val="22"/>
        </w:rPr>
        <w:t>61.</w:t>
        <w:tab/>
        <w:t xml:space="preserve">Fielding, A. H. &amp; Bell, J. F. A review of methods for the assessment of prediction errors in conservation presence/absence models. </w:t>
      </w:r>
      <w:r>
        <w:rPr>
          <w:i/>
          <w:sz w:val="22"/>
        </w:rPr>
        <w:t>Environ. Conserv.</w:t>
      </w:r>
      <w:r>
        <w:rPr>
          <w:sz w:val="22"/>
        </w:rPr>
        <w:t xml:space="preserve"> </w:t>
      </w:r>
      <w:r>
        <w:rPr>
          <w:b/>
          <w:sz w:val="22"/>
        </w:rPr>
        <w:t>24</w:t>
      </w:r>
      <w:r>
        <w:rPr>
          <w:sz w:val="22"/>
        </w:rPr>
        <w:t>, 38–49 (1997).</w:t>
      </w:r>
    </w:p>
    <w:p>
      <w:pPr>
        <w:pStyle w:val="Normal"/>
        <w:spacing w:lineRule="auto" w:line="480" w:before="0" w:after="140"/>
        <w:ind w:left="640" w:right="0" w:hanging="640"/>
        <w:rPr>
          <w:rFonts w:ascii="Times New Roman" w:hAnsi="Times New Roman"/>
          <w:sz w:val="22"/>
        </w:rPr>
      </w:pPr>
      <w:r>
        <w:rPr>
          <w:sz w:val="22"/>
        </w:rPr>
        <w:t>62.</w:t>
        <w:tab/>
        <w:t xml:space="preserve">Radosavljevic, A. &amp; Anderson, R. P. Making better Maxent models of species distributions: complexity, overfitting and evaluation. </w:t>
      </w:r>
      <w:r>
        <w:rPr>
          <w:i/>
          <w:sz w:val="22"/>
        </w:rPr>
        <w:t>J. Biogeogr.</w:t>
      </w:r>
      <w:r>
        <w:rPr>
          <w:sz w:val="22"/>
        </w:rPr>
        <w:t xml:space="preserve"> </w:t>
      </w:r>
      <w:r>
        <w:rPr>
          <w:b/>
          <w:sz w:val="22"/>
        </w:rPr>
        <w:t>41</w:t>
      </w:r>
      <w:r>
        <w:rPr>
          <w:sz w:val="22"/>
        </w:rPr>
        <w:t>, 629–643 (2014).</w:t>
      </w:r>
    </w:p>
    <w:p>
      <w:pPr>
        <w:pStyle w:val="Normal"/>
        <w:spacing w:lineRule="auto" w:line="480" w:before="0" w:after="140"/>
        <w:ind w:left="640" w:right="0" w:hanging="640"/>
        <w:rPr>
          <w:rFonts w:ascii="Times New Roman" w:hAnsi="Times New Roman"/>
          <w:sz w:val="22"/>
        </w:rPr>
      </w:pPr>
      <w:r>
        <w:rPr>
          <w:sz w:val="22"/>
        </w:rPr>
        <w:t>63.</w:t>
        <w:tab/>
        <w:t xml:space="preserve">Liu, C., Newell, G. &amp; White, M. On the selection of thresholds for predicting species occurrence with presence-only data. </w:t>
      </w:r>
      <w:r>
        <w:rPr>
          <w:i/>
          <w:sz w:val="22"/>
        </w:rPr>
        <w:t>Ecol. Evol.</w:t>
      </w:r>
      <w:r>
        <w:rPr>
          <w:sz w:val="22"/>
        </w:rPr>
        <w:t xml:space="preserve"> </w:t>
      </w:r>
      <w:r>
        <w:rPr>
          <w:b/>
          <w:sz w:val="22"/>
        </w:rPr>
        <w:t>6</w:t>
      </w:r>
      <w:r>
        <w:rPr>
          <w:sz w:val="22"/>
        </w:rPr>
        <w:t>, 337–348 (2016).</w:t>
      </w:r>
    </w:p>
    <w:p>
      <w:pPr>
        <w:pStyle w:val="Normal"/>
        <w:spacing w:lineRule="auto" w:line="480" w:before="0" w:after="140"/>
        <w:ind w:left="640" w:right="0" w:hanging="640"/>
        <w:rPr>
          <w:rFonts w:ascii="Times New Roman" w:hAnsi="Times New Roman"/>
          <w:sz w:val="22"/>
        </w:rPr>
      </w:pPr>
      <w:r>
        <w:rPr>
          <w:sz w:val="22"/>
        </w:rPr>
        <w:t>64.</w:t>
        <w:tab/>
        <w:t xml:space="preserve">Lundgren, E. J., Ramp, D., Ripple, W. J. &amp; Wallach, A. D. Introduced megafauna are rewilding the Anthropocene. </w:t>
      </w:r>
      <w:r>
        <w:rPr>
          <w:i/>
          <w:sz w:val="22"/>
        </w:rPr>
        <w:t>Ecography (Cop.).</w:t>
      </w:r>
      <w:r>
        <w:rPr>
          <w:sz w:val="22"/>
        </w:rPr>
        <w:t xml:space="preserve"> </w:t>
      </w:r>
      <w:r>
        <w:rPr>
          <w:b/>
          <w:sz w:val="22"/>
        </w:rPr>
        <w:t>41</w:t>
      </w:r>
      <w:r>
        <w:rPr>
          <w:sz w:val="22"/>
        </w:rPr>
        <w:t>, 857–866 (2018).</w:t>
      </w:r>
    </w:p>
    <w:p>
      <w:pPr>
        <w:pStyle w:val="Normal"/>
        <w:spacing w:lineRule="auto" w:line="480" w:before="0" w:after="140"/>
        <w:ind w:left="640" w:right="0" w:hanging="640"/>
        <w:rPr>
          <w:rFonts w:ascii="Times New Roman" w:hAnsi="Times New Roman"/>
          <w:sz w:val="22"/>
        </w:rPr>
      </w:pPr>
      <w:r>
        <w:rPr>
          <w:sz w:val="22"/>
        </w:rPr>
        <w:t>65.</w:t>
        <w:tab/>
        <w:t xml:space="preserve">Olson, D. M. </w:t>
      </w:r>
      <w:r>
        <w:rPr>
          <w:i/>
          <w:sz w:val="22"/>
        </w:rPr>
        <w:t>et al.</w:t>
      </w:r>
      <w:r>
        <w:rPr>
          <w:sz w:val="22"/>
        </w:rPr>
        <w:t xml:space="preserve"> Terrestrial Ecoregions of the World: A New Map of Life on Earth. </w:t>
      </w:r>
      <w:r>
        <w:rPr>
          <w:i/>
          <w:sz w:val="22"/>
        </w:rPr>
        <w:t>Bioscience</w:t>
      </w:r>
      <w:r>
        <w:rPr>
          <w:sz w:val="22"/>
        </w:rPr>
        <w:t xml:space="preserve"> </w:t>
      </w:r>
      <w:r>
        <w:rPr>
          <w:b/>
          <w:sz w:val="22"/>
        </w:rPr>
        <w:t>51</w:t>
      </w:r>
      <w:r>
        <w:rPr>
          <w:sz w:val="22"/>
        </w:rPr>
        <w:t>, 933 (2001).</w:t>
      </w:r>
    </w:p>
    <w:p>
      <w:pPr>
        <w:pStyle w:val="Normal"/>
        <w:spacing w:lineRule="auto" w:line="480" w:before="0" w:after="140"/>
        <w:ind w:left="640" w:right="0" w:hanging="640"/>
        <w:rPr>
          <w:rFonts w:ascii="Times New Roman" w:hAnsi="Times New Roman"/>
          <w:sz w:val="22"/>
        </w:rPr>
      </w:pPr>
      <w:r>
        <w:rPr>
          <w:sz w:val="22"/>
        </w:rPr>
        <w:t>66.</w:t>
        <w:tab/>
        <w:t xml:space="preserve">Olson, D. M. &amp; Dinerstein, E. The Global 200 : Priority Ecoregions for Global Conservation. </w:t>
      </w:r>
      <w:r>
        <w:rPr>
          <w:b/>
          <w:sz w:val="22"/>
        </w:rPr>
        <w:t>89</w:t>
      </w:r>
      <w:r>
        <w:rPr>
          <w:sz w:val="22"/>
        </w:rPr>
        <w:t>, 199–224 (2002).</w:t>
      </w:r>
    </w:p>
    <w:p>
      <w:pPr>
        <w:pStyle w:val="Normal"/>
        <w:spacing w:lineRule="auto" w:line="480" w:before="0" w:after="140"/>
        <w:ind w:left="640" w:right="0" w:hanging="640"/>
        <w:rPr>
          <w:rFonts w:ascii="Times New Roman" w:hAnsi="Times New Roman"/>
          <w:sz w:val="22"/>
        </w:rPr>
      </w:pPr>
      <w:r>
        <w:rPr>
          <w:sz w:val="22"/>
        </w:rPr>
        <w:t>67.</w:t>
        <w:tab/>
        <w:t xml:space="preserve">Fernandez, F. A. S. </w:t>
      </w:r>
      <w:r>
        <w:rPr>
          <w:i/>
          <w:sz w:val="22"/>
        </w:rPr>
        <w:t>et al.</w:t>
      </w:r>
      <w:r>
        <w:rPr>
          <w:sz w:val="22"/>
        </w:rPr>
        <w:t xml:space="preserve"> Rewilding the Atlantic Forest: Restoring the fauna and ecological interactions of a protected area. </w:t>
      </w:r>
      <w:r>
        <w:rPr>
          <w:i/>
          <w:sz w:val="22"/>
        </w:rPr>
        <w:t>Perspect. Ecol. Conserv.</w:t>
      </w:r>
      <w:r>
        <w:rPr>
          <w:sz w:val="22"/>
        </w:rPr>
        <w:t xml:space="preserve"> </w:t>
      </w:r>
      <w:r>
        <w:rPr>
          <w:b/>
          <w:sz w:val="22"/>
        </w:rPr>
        <w:t>15</w:t>
      </w:r>
      <w:r>
        <w:rPr>
          <w:sz w:val="22"/>
        </w:rPr>
        <w:t>, 308–314 (2017).</w:t>
      </w:r>
    </w:p>
    <w:p>
      <w:pPr>
        <w:pStyle w:val="Normal"/>
        <w:spacing w:lineRule="auto" w:line="480" w:before="0" w:after="140"/>
        <w:ind w:left="640" w:right="0" w:hanging="640"/>
        <w:rPr>
          <w:rFonts w:ascii="Times New Roman" w:hAnsi="Times New Roman"/>
          <w:sz w:val="22"/>
        </w:rPr>
      </w:pPr>
      <w:r>
        <w:rPr>
          <w:sz w:val="22"/>
        </w:rPr>
        <w:t>68.</w:t>
        <w:tab/>
        <w:t xml:space="preserve">Donlan, J. Re-wilding North America. </w:t>
      </w:r>
      <w:r>
        <w:rPr>
          <w:b/>
          <w:sz w:val="22"/>
        </w:rPr>
        <w:t>436</w:t>
      </w:r>
      <w:r>
        <w:rPr>
          <w:sz w:val="22"/>
        </w:rPr>
        <w:t>, (2005).</w:t>
      </w:r>
    </w:p>
    <w:p>
      <w:pPr>
        <w:pStyle w:val="Normal"/>
        <w:spacing w:lineRule="auto" w:line="480" w:before="0" w:after="140"/>
        <w:ind w:left="640" w:right="0" w:hanging="640"/>
        <w:rPr>
          <w:rFonts w:ascii="Times New Roman" w:hAnsi="Times New Roman"/>
          <w:sz w:val="22"/>
        </w:rPr>
      </w:pPr>
      <w:r>
        <w:rPr>
          <w:sz w:val="22"/>
        </w:rPr>
        <w:t>69.</w:t>
        <w:tab/>
        <w:t xml:space="preserve">Donlan, C. J. </w:t>
      </w:r>
      <w:r>
        <w:rPr>
          <w:i/>
          <w:sz w:val="22"/>
        </w:rPr>
        <w:t>et al.</w:t>
      </w:r>
      <w:r>
        <w:rPr>
          <w:sz w:val="22"/>
        </w:rPr>
        <w:t xml:space="preserve"> Pleistocene rewilding: An optimistic agenda for twenty-first century conservation. </w:t>
      </w:r>
      <w:r>
        <w:rPr>
          <w:i/>
          <w:sz w:val="22"/>
        </w:rPr>
        <w:t>Am. Nat.</w:t>
      </w:r>
      <w:r>
        <w:rPr>
          <w:sz w:val="22"/>
        </w:rPr>
        <w:t xml:space="preserve"> </w:t>
      </w:r>
      <w:r>
        <w:rPr>
          <w:b/>
          <w:sz w:val="22"/>
        </w:rPr>
        <w:t>168</w:t>
      </w:r>
      <w:r>
        <w:rPr>
          <w:sz w:val="22"/>
        </w:rPr>
        <w:t>, 660–681 (2006).</w:t>
      </w:r>
    </w:p>
    <w:p>
      <w:pPr>
        <w:pStyle w:val="Normal"/>
        <w:spacing w:lineRule="auto" w:line="480" w:before="0" w:after="140"/>
        <w:ind w:left="640" w:right="0" w:hanging="640"/>
        <w:rPr>
          <w:rFonts w:ascii="Times New Roman" w:hAnsi="Times New Roman"/>
          <w:sz w:val="22"/>
        </w:rPr>
      </w:pPr>
      <w:r>
        <w:rPr>
          <w:sz w:val="22"/>
        </w:rPr>
        <w:t>70.</w:t>
        <w:tab/>
        <w:t xml:space="preserve">Janzen, D. H. &amp; Martin, P. S. Neotropical anachronisms: The fruits the gomphotheres ate. </w:t>
      </w:r>
      <w:r>
        <w:rPr>
          <w:i/>
          <w:sz w:val="22"/>
        </w:rPr>
        <w:t>Science.</w:t>
      </w:r>
      <w:r>
        <w:rPr>
          <w:sz w:val="22"/>
        </w:rPr>
        <w:t xml:space="preserve"> </w:t>
      </w:r>
      <w:r>
        <w:rPr>
          <w:b/>
          <w:sz w:val="22"/>
        </w:rPr>
        <w:t>215</w:t>
      </w:r>
      <w:r>
        <w:rPr>
          <w:sz w:val="22"/>
        </w:rPr>
        <w:t>, 19–27 (1982).</w:t>
      </w:r>
    </w:p>
    <w:p>
      <w:pPr>
        <w:pStyle w:val="Normal"/>
        <w:spacing w:lineRule="auto" w:line="480" w:before="0" w:after="140"/>
        <w:ind w:left="640" w:right="0" w:hanging="640"/>
        <w:rPr>
          <w:rFonts w:ascii="Times New Roman" w:hAnsi="Times New Roman"/>
          <w:sz w:val="22"/>
        </w:rPr>
      </w:pPr>
      <w:r>
        <w:rPr>
          <w:sz w:val="22"/>
        </w:rPr>
        <w:t>71.</w:t>
        <w:tab/>
        <w:t xml:space="preserve">Malhi, Y. </w:t>
      </w:r>
      <w:r>
        <w:rPr>
          <w:i/>
          <w:sz w:val="22"/>
        </w:rPr>
        <w:t>et al.</w:t>
      </w:r>
      <w:r>
        <w:rPr>
          <w:sz w:val="22"/>
        </w:rPr>
        <w:t xml:space="preserve"> Megafauna and ecosystem function from the Pleistocene to the Anthropocene. </w:t>
      </w:r>
      <w:r>
        <w:rPr>
          <w:i/>
          <w:sz w:val="22"/>
        </w:rPr>
        <w:t>Proc. Natl. Acad. Sci.</w:t>
      </w:r>
      <w:r>
        <w:rPr>
          <w:sz w:val="22"/>
        </w:rPr>
        <w:t xml:space="preserve"> </w:t>
      </w:r>
      <w:r>
        <w:rPr>
          <w:b/>
          <w:sz w:val="22"/>
        </w:rPr>
        <w:t>113</w:t>
      </w:r>
      <w:r>
        <w:rPr>
          <w:sz w:val="22"/>
        </w:rPr>
        <w:t>, 838–846 (2016).</w:t>
      </w:r>
    </w:p>
    <w:p>
      <w:pPr>
        <w:pStyle w:val="Normal"/>
        <w:spacing w:lineRule="auto" w:line="480" w:before="0" w:after="140"/>
        <w:ind w:left="640" w:right="0" w:hanging="640"/>
        <w:rPr>
          <w:rFonts w:ascii="Times New Roman" w:hAnsi="Times New Roman"/>
          <w:sz w:val="22"/>
        </w:rPr>
      </w:pPr>
      <w:r>
        <w:rPr>
          <w:sz w:val="22"/>
        </w:rPr>
        <w:t>72.</w:t>
        <w:tab/>
        <w:t xml:space="preserve">Linnell, J. D. C. &amp; Strand, O. Interference interactions, co-existence and conservation of mammalian carnivores. </w:t>
      </w:r>
      <w:r>
        <w:rPr>
          <w:i/>
          <w:sz w:val="22"/>
        </w:rPr>
        <w:t>Divers. Distrib.</w:t>
      </w:r>
      <w:r>
        <w:rPr>
          <w:sz w:val="22"/>
        </w:rPr>
        <w:t xml:space="preserve"> </w:t>
      </w:r>
      <w:r>
        <w:rPr>
          <w:b/>
          <w:sz w:val="22"/>
        </w:rPr>
        <w:t>6</w:t>
      </w:r>
      <w:r>
        <w:rPr>
          <w:sz w:val="22"/>
        </w:rPr>
        <w:t>, 169–176 (2000).</w:t>
      </w:r>
    </w:p>
    <w:p>
      <w:pPr>
        <w:pStyle w:val="Normal"/>
        <w:spacing w:lineRule="auto" w:line="480" w:before="0" w:after="140"/>
        <w:ind w:left="640" w:right="0" w:hanging="640"/>
        <w:rPr>
          <w:rFonts w:ascii="Times New Roman" w:hAnsi="Times New Roman"/>
          <w:sz w:val="22"/>
        </w:rPr>
      </w:pPr>
      <w:r>
        <w:rPr>
          <w:sz w:val="22"/>
        </w:rPr>
        <w:t>73.</w:t>
        <w:tab/>
        <w:t xml:space="preserve">Woodroffe, R. &amp; Ginsberg, J. R. Edge effects and the extinction of populations inside protected areas. </w:t>
      </w:r>
      <w:r>
        <w:rPr>
          <w:i/>
          <w:sz w:val="22"/>
        </w:rPr>
        <w:t>Science.</w:t>
      </w:r>
      <w:r>
        <w:rPr>
          <w:sz w:val="22"/>
        </w:rPr>
        <w:t xml:space="preserve"> </w:t>
      </w:r>
      <w:r>
        <w:rPr>
          <w:b/>
          <w:sz w:val="22"/>
        </w:rPr>
        <w:t>280</w:t>
      </w:r>
      <w:r>
        <w:rPr>
          <w:sz w:val="22"/>
        </w:rPr>
        <w:t>, 2126–2128 (1998).</w:t>
      </w:r>
    </w:p>
    <w:p>
      <w:pPr>
        <w:pStyle w:val="Normal"/>
        <w:spacing w:lineRule="auto" w:line="480" w:before="0" w:after="140"/>
        <w:ind w:left="640" w:right="0" w:hanging="640"/>
        <w:rPr>
          <w:rFonts w:ascii="Times New Roman" w:hAnsi="Times New Roman"/>
          <w:sz w:val="22"/>
        </w:rPr>
      </w:pPr>
      <w:r>
        <w:rPr>
          <w:sz w:val="22"/>
        </w:rPr>
        <w:t>74.</w:t>
        <w:tab/>
        <w:t xml:space="preserve">Cantú-Salazar, L. &amp; Gaston, K. J. Very Large Protected Areas and Their Contribution to Terrestrial Biological Conservation. </w:t>
      </w:r>
      <w:r>
        <w:rPr>
          <w:i/>
          <w:sz w:val="22"/>
        </w:rPr>
        <w:t>Bioscience</w:t>
      </w:r>
      <w:r>
        <w:rPr>
          <w:sz w:val="22"/>
        </w:rPr>
        <w:t xml:space="preserve"> </w:t>
      </w:r>
      <w:r>
        <w:rPr>
          <w:b/>
          <w:sz w:val="22"/>
        </w:rPr>
        <w:t>60</w:t>
      </w:r>
      <w:r>
        <w:rPr>
          <w:sz w:val="22"/>
        </w:rPr>
        <w:t>, 808–818 (2010).</w:t>
      </w:r>
    </w:p>
    <w:p>
      <w:pPr>
        <w:pStyle w:val="Normal"/>
        <w:spacing w:lineRule="auto" w:line="480" w:before="0" w:after="140"/>
        <w:ind w:left="640" w:right="0" w:hanging="640"/>
        <w:rPr>
          <w:rFonts w:ascii="Times New Roman" w:hAnsi="Times New Roman"/>
          <w:sz w:val="22"/>
        </w:rPr>
      </w:pPr>
      <w:r>
        <w:rPr>
          <w:sz w:val="22"/>
        </w:rPr>
        <w:t>75.</w:t>
        <w:tab/>
        <w:t xml:space="preserve">Ripple, W. J. </w:t>
      </w:r>
      <w:r>
        <w:rPr>
          <w:i/>
          <w:sz w:val="22"/>
        </w:rPr>
        <w:t>et al.</w:t>
      </w:r>
      <w:r>
        <w:rPr>
          <w:sz w:val="22"/>
        </w:rPr>
        <w:t xml:space="preserve"> Collapse of the world’s largest herbivores. </w:t>
      </w:r>
      <w:r>
        <w:rPr>
          <w:i/>
          <w:sz w:val="22"/>
        </w:rPr>
        <w:t>Sci. Adv.</w:t>
      </w:r>
      <w:r>
        <w:rPr>
          <w:sz w:val="22"/>
        </w:rPr>
        <w:t xml:space="preserve"> </w:t>
      </w:r>
      <w:r>
        <w:rPr>
          <w:b/>
          <w:sz w:val="22"/>
        </w:rPr>
        <w:t>1</w:t>
      </w:r>
      <w:r>
        <w:rPr>
          <w:sz w:val="22"/>
        </w:rPr>
        <w:t>, (2015).</w:t>
      </w:r>
    </w:p>
    <w:p>
      <w:pPr>
        <w:pStyle w:val="Normal"/>
        <w:spacing w:lineRule="auto" w:line="480" w:before="0" w:after="140"/>
        <w:ind w:left="640" w:right="0" w:hanging="640"/>
        <w:rPr>
          <w:rFonts w:ascii="Times New Roman" w:hAnsi="Times New Roman"/>
          <w:sz w:val="22"/>
        </w:rPr>
      </w:pPr>
      <w:r>
        <w:rPr>
          <w:sz w:val="22"/>
        </w:rPr>
        <w:t>76.</w:t>
        <w:tab/>
        <w:t xml:space="preserve">Runge, C. A. </w:t>
      </w:r>
      <w:r>
        <w:rPr>
          <w:i/>
          <w:sz w:val="22"/>
        </w:rPr>
        <w:t>et al.</w:t>
      </w:r>
      <w:r>
        <w:rPr>
          <w:sz w:val="22"/>
        </w:rPr>
        <w:t xml:space="preserve"> Protected areas and global conservation of migratory birds. </w:t>
      </w:r>
      <w:r>
        <w:rPr>
          <w:i/>
          <w:sz w:val="22"/>
        </w:rPr>
        <w:t>Science.</w:t>
      </w:r>
      <w:r>
        <w:rPr>
          <w:sz w:val="22"/>
        </w:rPr>
        <w:t xml:space="preserve"> </w:t>
      </w:r>
      <w:r>
        <w:rPr>
          <w:b/>
          <w:sz w:val="22"/>
        </w:rPr>
        <w:t>350</w:t>
      </w:r>
      <w:r>
        <w:rPr>
          <w:sz w:val="22"/>
        </w:rPr>
        <w:t>, 1255–1258 (2015).</w:t>
      </w:r>
    </w:p>
    <w:p>
      <w:pPr>
        <w:pStyle w:val="Normal"/>
        <w:spacing w:lineRule="auto" w:line="480" w:before="0" w:after="140"/>
        <w:ind w:left="640" w:right="0" w:hanging="640"/>
        <w:rPr>
          <w:rFonts w:ascii="Times New Roman" w:hAnsi="Times New Roman"/>
          <w:sz w:val="22"/>
        </w:rPr>
      </w:pPr>
      <w:r>
        <w:rPr>
          <w:sz w:val="22"/>
        </w:rPr>
        <w:t>77.</w:t>
        <w:tab/>
        <w:t xml:space="preserve">Pomeranz, J. P. F., Thompson, R. M., Poisot, T. &amp; Harding, J. S. Inferring predator–prey interactions in food webs. </w:t>
      </w:r>
      <w:r>
        <w:rPr>
          <w:i/>
          <w:sz w:val="22"/>
        </w:rPr>
        <w:t>Methods Ecol. Evol.</w:t>
      </w:r>
      <w:r>
        <w:rPr>
          <w:sz w:val="22"/>
        </w:rPr>
        <w:t xml:space="preserve"> </w:t>
      </w:r>
      <w:r>
        <w:rPr>
          <w:b/>
          <w:sz w:val="22"/>
        </w:rPr>
        <w:t>10</w:t>
      </w:r>
      <w:r>
        <w:rPr>
          <w:sz w:val="22"/>
        </w:rPr>
        <w:t>, 356–367 (2019).</w:t>
      </w:r>
    </w:p>
    <w:p>
      <w:pPr>
        <w:pStyle w:val="Normal"/>
        <w:spacing w:lineRule="auto" w:line="480" w:before="0" w:after="140"/>
        <w:ind w:left="640" w:right="0" w:hanging="640"/>
        <w:rPr>
          <w:rFonts w:ascii="Times New Roman" w:hAnsi="Times New Roman"/>
          <w:sz w:val="22"/>
        </w:rPr>
      </w:pPr>
      <w:r>
        <w:rPr>
          <w:sz w:val="22"/>
        </w:rPr>
        <w:t>78.</w:t>
        <w:tab/>
        <w:t xml:space="preserve">Eklöf, A., Helmus, M. R., Moore, M. &amp; Allesina, S. Relevance of evolutionary history for food web structure. </w:t>
      </w:r>
      <w:r>
        <w:rPr>
          <w:i/>
          <w:sz w:val="22"/>
        </w:rPr>
        <w:t>Proc. R. Soc. B Biol. Sci.</w:t>
      </w:r>
      <w:r>
        <w:rPr>
          <w:sz w:val="22"/>
        </w:rPr>
        <w:t xml:space="preserve"> </w:t>
      </w:r>
      <w:r>
        <w:rPr>
          <w:b/>
          <w:sz w:val="22"/>
        </w:rPr>
        <w:t>279</w:t>
      </w:r>
      <w:r>
        <w:rPr>
          <w:sz w:val="22"/>
        </w:rPr>
        <w:t>, 1588–1596 (2012).</w:t>
      </w:r>
    </w:p>
    <w:p>
      <w:pPr>
        <w:pStyle w:val="Normal"/>
        <w:spacing w:lineRule="auto" w:line="480" w:before="0" w:after="140"/>
        <w:ind w:left="640" w:right="0" w:hanging="640"/>
        <w:rPr>
          <w:rFonts w:ascii="Times New Roman" w:hAnsi="Times New Roman"/>
          <w:sz w:val="22"/>
        </w:rPr>
      </w:pPr>
      <w:r>
        <w:rPr>
          <w:sz w:val="22"/>
        </w:rPr>
        <w:t>79.</w:t>
        <w:tab/>
        <w:t xml:space="preserve">Gray, C. </w:t>
      </w:r>
      <w:r>
        <w:rPr>
          <w:i/>
          <w:sz w:val="22"/>
        </w:rPr>
        <w:t>et al.</w:t>
      </w:r>
      <w:r>
        <w:rPr>
          <w:sz w:val="22"/>
        </w:rPr>
        <w:t xml:space="preserve"> Joining the dots: An automated method for constructing food webs from compendia of published interactions. </w:t>
      </w:r>
      <w:r>
        <w:rPr>
          <w:i/>
          <w:sz w:val="22"/>
        </w:rPr>
        <w:t>Food Webs</w:t>
      </w:r>
      <w:r>
        <w:rPr>
          <w:sz w:val="22"/>
        </w:rPr>
        <w:t xml:space="preserve"> </w:t>
      </w:r>
      <w:r>
        <w:rPr>
          <w:b/>
          <w:sz w:val="22"/>
        </w:rPr>
        <w:t>5</w:t>
      </w:r>
      <w:r>
        <w:rPr>
          <w:sz w:val="22"/>
        </w:rPr>
        <w:t>, 11–20 (2015).</w:t>
      </w:r>
    </w:p>
    <w:p>
      <w:pPr>
        <w:pStyle w:val="Normal"/>
        <w:spacing w:lineRule="auto" w:line="480" w:before="0" w:after="140"/>
        <w:ind w:left="640" w:right="0" w:hanging="640"/>
        <w:rPr>
          <w:rFonts w:ascii="Times New Roman" w:hAnsi="Times New Roman"/>
          <w:sz w:val="22"/>
        </w:rPr>
      </w:pPr>
      <w:r>
        <w:rPr>
          <w:sz w:val="22"/>
        </w:rPr>
        <w:t>80.</w:t>
        <w:tab/>
        <w:t>Cohen, J. E. Ecologists’ Co-Operative Web Bank. Version 1.1. Machine-readable database of food webs. (2010).</w:t>
      </w:r>
    </w:p>
    <w:p>
      <w:pPr>
        <w:pStyle w:val="Normal"/>
        <w:spacing w:lineRule="auto" w:line="480" w:before="0" w:after="140"/>
        <w:ind w:left="640" w:right="0" w:hanging="640"/>
        <w:rPr>
          <w:rFonts w:ascii="Times New Roman" w:hAnsi="Times New Roman"/>
          <w:sz w:val="22"/>
        </w:rPr>
      </w:pPr>
      <w:r>
        <w:rPr>
          <w:sz w:val="22"/>
        </w:rPr>
        <w:t>81.</w:t>
        <w:tab/>
        <w:t xml:space="preserve">Poelen, J. H., Simons, J. D. &amp; Mungall, C. J. Global biotic interactions: An open infrastructure to share and analyze species-interaction datasets. </w:t>
      </w:r>
      <w:r>
        <w:rPr>
          <w:i/>
          <w:sz w:val="22"/>
        </w:rPr>
        <w:t>Ecol. Inform.</w:t>
      </w:r>
      <w:r>
        <w:rPr>
          <w:sz w:val="22"/>
        </w:rPr>
        <w:t xml:space="preserve"> </w:t>
      </w:r>
      <w:r>
        <w:rPr>
          <w:b/>
          <w:sz w:val="22"/>
        </w:rPr>
        <w:t>24</w:t>
      </w:r>
      <w:r>
        <w:rPr>
          <w:sz w:val="22"/>
        </w:rPr>
        <w:t>, 148–159 (2014).</w:t>
      </w:r>
    </w:p>
    <w:p>
      <w:pPr>
        <w:pStyle w:val="Normal"/>
        <w:spacing w:lineRule="auto" w:line="480" w:before="0" w:after="140"/>
        <w:ind w:left="640" w:right="0" w:hanging="640"/>
        <w:rPr>
          <w:rFonts w:ascii="Times New Roman" w:hAnsi="Times New Roman"/>
          <w:sz w:val="22"/>
        </w:rPr>
      </w:pPr>
      <w:r>
        <w:rPr>
          <w:sz w:val="22"/>
        </w:rPr>
        <w:t>82.</w:t>
        <w:tab/>
        <w:t xml:space="preserve">Baskerville, E. B. </w:t>
      </w:r>
      <w:r>
        <w:rPr>
          <w:i/>
          <w:sz w:val="22"/>
        </w:rPr>
        <w:t>et al.</w:t>
      </w:r>
      <w:r>
        <w:rPr>
          <w:sz w:val="22"/>
        </w:rPr>
        <w:t xml:space="preserve"> Spatial guilds in the serengeti food web revealed by a bayesian group model. </w:t>
      </w:r>
      <w:r>
        <w:rPr>
          <w:i/>
          <w:sz w:val="22"/>
        </w:rPr>
        <w:t>PLoS Comput. Biol.</w:t>
      </w:r>
      <w:r>
        <w:rPr>
          <w:sz w:val="22"/>
        </w:rPr>
        <w:t xml:space="preserve"> </w:t>
      </w:r>
      <w:r>
        <w:rPr>
          <w:b/>
          <w:sz w:val="22"/>
        </w:rPr>
        <w:t>7</w:t>
      </w:r>
      <w:r>
        <w:rPr>
          <w:sz w:val="22"/>
        </w:rPr>
        <w:t>, (2011).</w:t>
      </w:r>
    </w:p>
    <w:p>
      <w:pPr>
        <w:pStyle w:val="Normal"/>
        <w:spacing w:lineRule="auto" w:line="480" w:before="0" w:after="140"/>
        <w:ind w:left="640" w:right="0" w:hanging="640"/>
        <w:rPr>
          <w:rFonts w:ascii="Times New Roman" w:hAnsi="Times New Roman"/>
          <w:sz w:val="22"/>
        </w:rPr>
      </w:pPr>
      <w:r>
        <w:rPr>
          <w:sz w:val="22"/>
        </w:rPr>
        <w:t>83.</w:t>
        <w:tab/>
        <w:t xml:space="preserve">De Visser, S. N., Freymann, B. P. &amp; Olff, H. The Serengeti food web: Empirical quantification and analysis of topological changes under increasing human impact. </w:t>
      </w:r>
      <w:r>
        <w:rPr>
          <w:i/>
          <w:sz w:val="22"/>
        </w:rPr>
        <w:t>J. Anim. Ecol.</w:t>
      </w:r>
      <w:r>
        <w:rPr>
          <w:sz w:val="22"/>
        </w:rPr>
        <w:t xml:space="preserve"> </w:t>
      </w:r>
      <w:r>
        <w:rPr>
          <w:b/>
          <w:sz w:val="22"/>
        </w:rPr>
        <w:t>80</w:t>
      </w:r>
      <w:r>
        <w:rPr>
          <w:sz w:val="22"/>
        </w:rPr>
        <w:t>, 484–494 (2011).</w:t>
      </w:r>
    </w:p>
    <w:p>
      <w:pPr>
        <w:pStyle w:val="Normal"/>
        <w:spacing w:lineRule="auto" w:line="480" w:before="0" w:after="140"/>
        <w:ind w:left="640" w:right="0" w:hanging="640"/>
        <w:rPr>
          <w:rFonts w:ascii="Times New Roman" w:hAnsi="Times New Roman"/>
          <w:sz w:val="22"/>
        </w:rPr>
      </w:pPr>
      <w:r>
        <w:rPr>
          <w:sz w:val="22"/>
        </w:rPr>
        <w:t>84.</w:t>
        <w:tab/>
        <w:t xml:space="preserve">Williams, R. J. &amp; Martinez, N. D. Simple rules yield complex food webs. </w:t>
      </w:r>
      <w:r>
        <w:rPr>
          <w:i/>
          <w:sz w:val="22"/>
        </w:rPr>
        <w:t>Nature</w:t>
      </w:r>
      <w:r>
        <w:rPr>
          <w:sz w:val="22"/>
        </w:rPr>
        <w:t xml:space="preserve"> </w:t>
      </w:r>
      <w:r>
        <w:rPr>
          <w:b/>
          <w:sz w:val="22"/>
        </w:rPr>
        <w:t>404</w:t>
      </w:r>
      <w:r>
        <w:rPr>
          <w:sz w:val="22"/>
        </w:rPr>
        <w:t>, 180–183 (2000).</w:t>
      </w:r>
    </w:p>
    <w:p>
      <w:pPr>
        <w:pStyle w:val="Normal"/>
        <w:spacing w:lineRule="auto" w:line="480" w:before="0" w:after="140"/>
        <w:ind w:left="640" w:right="0" w:hanging="640"/>
        <w:rPr>
          <w:rFonts w:ascii="Times New Roman" w:hAnsi="Times New Roman"/>
          <w:sz w:val="22"/>
        </w:rPr>
      </w:pPr>
      <w:r>
        <w:rPr>
          <w:sz w:val="22"/>
        </w:rPr>
        <w:t>85.</w:t>
        <w:tab/>
        <w:t xml:space="preserve">Owen-Smith, N. &amp; Mills, M. G. L. Predator-prey size relationships in an African large-mammal food web. </w:t>
      </w:r>
      <w:r>
        <w:rPr>
          <w:i/>
          <w:sz w:val="22"/>
        </w:rPr>
        <w:t>J. Anim. Ecol.</w:t>
      </w:r>
      <w:r>
        <w:rPr>
          <w:sz w:val="22"/>
        </w:rPr>
        <w:t xml:space="preserve"> </w:t>
      </w:r>
      <w:r>
        <w:rPr>
          <w:b/>
          <w:sz w:val="22"/>
        </w:rPr>
        <w:t>77</w:t>
      </w:r>
      <w:r>
        <w:rPr>
          <w:sz w:val="22"/>
        </w:rPr>
        <w:t>, 173–183 (2008).</w:t>
      </w:r>
    </w:p>
    <w:p>
      <w:pPr>
        <w:pStyle w:val="Normal"/>
        <w:spacing w:lineRule="auto" w:line="480" w:before="0" w:after="140"/>
        <w:ind w:left="640" w:right="0" w:hanging="640"/>
        <w:rPr>
          <w:rFonts w:ascii="Times New Roman" w:hAnsi="Times New Roman"/>
          <w:sz w:val="22"/>
        </w:rPr>
      </w:pPr>
      <w:r>
        <w:rPr>
          <w:sz w:val="22"/>
        </w:rPr>
        <w:t>86.</w:t>
        <w:tab/>
        <w:t xml:space="preserve">Segura, A. M., Fariña, R. A. &amp; Arim, M. Exceptional body sizes but typical trophic structure in a Pleistocene food web. </w:t>
      </w:r>
      <w:r>
        <w:rPr>
          <w:i/>
          <w:sz w:val="22"/>
        </w:rPr>
        <w:t>Biol. Lett.</w:t>
      </w:r>
      <w:r>
        <w:rPr>
          <w:sz w:val="22"/>
        </w:rPr>
        <w:t xml:space="preserve"> </w:t>
      </w:r>
      <w:r>
        <w:rPr>
          <w:b/>
          <w:sz w:val="22"/>
        </w:rPr>
        <w:t>12</w:t>
      </w:r>
      <w:r>
        <w:rPr>
          <w:sz w:val="22"/>
        </w:rPr>
        <w:t>, 10–13 (2016).</w:t>
      </w:r>
    </w:p>
    <w:p>
      <w:pPr>
        <w:pStyle w:val="Normal"/>
        <w:spacing w:lineRule="auto" w:line="480" w:before="0" w:after="140"/>
        <w:ind w:left="640" w:right="0" w:hanging="640"/>
        <w:rPr>
          <w:rFonts w:ascii="Times New Roman" w:hAnsi="Times New Roman"/>
          <w:sz w:val="22"/>
        </w:rPr>
      </w:pPr>
      <w:r>
        <w:rPr>
          <w:sz w:val="22"/>
        </w:rPr>
        <w:t>87.</w:t>
        <w:tab/>
        <w:t xml:space="preserve">Gravel, D., Poisot, T., Albouy, C., Velez, L. &amp; Mouillot, D. Inferring food web structure from predator-prey body size relationships. </w:t>
      </w:r>
      <w:r>
        <w:rPr>
          <w:i/>
          <w:sz w:val="22"/>
        </w:rPr>
        <w:t>Methods Ecol. Evol.</w:t>
      </w:r>
      <w:r>
        <w:rPr>
          <w:sz w:val="22"/>
        </w:rPr>
        <w:t xml:space="preserve"> </w:t>
      </w:r>
      <w:r>
        <w:rPr>
          <w:b/>
          <w:sz w:val="22"/>
        </w:rPr>
        <w:t>4</w:t>
      </w:r>
      <w:r>
        <w:rPr>
          <w:sz w:val="22"/>
        </w:rPr>
        <w:t>, 1083–1090 (2013).</w:t>
      </w:r>
    </w:p>
    <w:p>
      <w:pPr>
        <w:pStyle w:val="Normal"/>
        <w:spacing w:lineRule="auto" w:line="480" w:before="0" w:after="140"/>
        <w:ind w:left="640" w:right="0" w:hanging="640"/>
        <w:rPr>
          <w:rFonts w:ascii="Times New Roman" w:hAnsi="Times New Roman"/>
          <w:sz w:val="22"/>
        </w:rPr>
      </w:pPr>
      <w:r>
        <w:rPr>
          <w:sz w:val="22"/>
        </w:rPr>
        <w:t>88.</w:t>
        <w:tab/>
        <w:t xml:space="preserve">Carbone, C., Mace, G. M., Roberts, S. C. &amp; Macdonald, D. W. Energetic constraints on the diet of terrestrial carnivores. </w:t>
      </w:r>
      <w:r>
        <w:rPr>
          <w:i/>
          <w:sz w:val="22"/>
        </w:rPr>
        <w:t>Nature</w:t>
      </w:r>
      <w:r>
        <w:rPr>
          <w:sz w:val="22"/>
        </w:rPr>
        <w:t xml:space="preserve"> </w:t>
      </w:r>
      <w:r>
        <w:rPr>
          <w:b/>
          <w:sz w:val="22"/>
        </w:rPr>
        <w:t>402</w:t>
      </w:r>
      <w:r>
        <w:rPr>
          <w:sz w:val="22"/>
        </w:rPr>
        <w:t>, 286–288 (1999).</w:t>
      </w:r>
    </w:p>
    <w:p>
      <w:pPr>
        <w:pStyle w:val="Normal"/>
        <w:spacing w:lineRule="auto" w:line="480" w:before="0" w:after="140"/>
        <w:ind w:left="640" w:right="0" w:hanging="640"/>
        <w:rPr>
          <w:rFonts w:ascii="Times New Roman" w:hAnsi="Times New Roman"/>
          <w:sz w:val="22"/>
        </w:rPr>
      </w:pPr>
      <w:r>
        <w:rPr>
          <w:sz w:val="22"/>
        </w:rPr>
        <w:t>89.</w:t>
        <w:tab/>
        <w:t xml:space="preserve">Nakagawa, S. &amp; Schielzeth, H. A general and simple method for obtaining R2 from generalized linear mixed-effects models. </w:t>
      </w:r>
      <w:r>
        <w:rPr>
          <w:i/>
          <w:sz w:val="22"/>
        </w:rPr>
        <w:t>Methods Ecol. Evol.</w:t>
      </w:r>
      <w:r>
        <w:rPr>
          <w:sz w:val="22"/>
        </w:rPr>
        <w:t xml:space="preserve"> </w:t>
      </w:r>
      <w:r>
        <w:rPr>
          <w:b/>
          <w:sz w:val="22"/>
        </w:rPr>
        <w:t>4</w:t>
      </w:r>
      <w:r>
        <w:rPr>
          <w:sz w:val="22"/>
        </w:rPr>
        <w:t>, 133–142 (2013).</w:t>
      </w:r>
    </w:p>
    <w:p>
      <w:pPr>
        <w:pStyle w:val="Normal"/>
        <w:spacing w:lineRule="auto" w:line="480" w:before="0" w:after="140"/>
        <w:ind w:left="640" w:right="0" w:hanging="640"/>
        <w:rPr>
          <w:rFonts w:ascii="Times New Roman" w:hAnsi="Times New Roman"/>
          <w:sz w:val="22"/>
        </w:rPr>
      </w:pPr>
      <w:r>
        <w:rPr>
          <w:sz w:val="22"/>
        </w:rPr>
        <w:t>90.</w:t>
        <w:tab/>
        <w:t xml:space="preserve">Cohen, J. </w:t>
      </w:r>
      <w:r>
        <w:rPr>
          <w:i/>
          <w:sz w:val="22"/>
        </w:rPr>
        <w:t>Statistical power analysis for the behavioral sciences.</w:t>
      </w:r>
      <w:r>
        <w:rPr>
          <w:sz w:val="22"/>
        </w:rPr>
        <w:t xml:space="preserve"> (Academic press, 2013).</w:t>
      </w:r>
    </w:p>
    <w:p>
      <w:pPr>
        <w:pStyle w:val="Normal"/>
        <w:spacing w:lineRule="auto" w:line="480" w:before="0" w:after="140"/>
        <w:ind w:left="640" w:right="0" w:hanging="640"/>
        <w:rPr>
          <w:rFonts w:ascii="Times New Roman" w:hAnsi="Times New Roman"/>
          <w:sz w:val="22"/>
        </w:rPr>
      </w:pPr>
      <w:r>
        <w:rPr>
          <w:sz w:val="22"/>
        </w:rPr>
        <w:t>91.</w:t>
        <w:tab/>
        <w:t xml:space="preserve">Sawilowsky, S. S. New effect size rules of thumb. </w:t>
      </w:r>
      <w:r>
        <w:rPr>
          <w:i/>
          <w:sz w:val="22"/>
        </w:rPr>
        <w:t>J. Mod. Appl. Stat. Methods</w:t>
      </w:r>
      <w:r>
        <w:rPr>
          <w:sz w:val="22"/>
        </w:rPr>
        <w:t xml:space="preserve"> </w:t>
      </w:r>
      <w:r>
        <w:rPr>
          <w:b/>
          <w:sz w:val="22"/>
        </w:rPr>
        <w:t>8</w:t>
      </w:r>
      <w:r>
        <w:rPr>
          <w:sz w:val="22"/>
        </w:rPr>
        <w:t>, 597–599 (2009).</w:t>
      </w:r>
    </w:p>
    <w:p>
      <w:pPr>
        <w:pStyle w:val="Normal"/>
        <w:keepNext/>
        <w:widowControl w:val="false"/>
        <w:spacing w:lineRule="auto" w:line="480"/>
        <w:rPr>
          <w:rFonts w:ascii="Times New Roman" w:hAnsi="Times New Roman"/>
          <w:sz w:val="22"/>
          <w:lang w:val="en-GB"/>
        </w:rPr>
      </w:pPr>
      <w:r>
        <w:rPr>
          <w:sz w:val="22"/>
          <w:lang w:val="en-GB"/>
        </w:rPr>
        <w:t>92.</w:t>
        <w:tab/>
        <w:t>R Core Team. R: A Language and Environment for Statistical Computing. (2018).</w:t>
      </w:r>
      <w:r>
        <w:br w:type="page"/>
      </w:r>
    </w:p>
    <w:p>
      <w:pPr>
        <w:pStyle w:val="TextBody"/>
        <w:keepNext/>
        <w:widowControl w:val="false"/>
        <w:bidi w:val="0"/>
        <w:spacing w:lineRule="auto" w:line="480"/>
        <w:rPr>
          <w:rFonts w:ascii="Times New Roman" w:hAnsi="Times New Roman"/>
          <w:i w:val="false"/>
          <w:i w:val="false"/>
          <w:iCs/>
          <w:sz w:val="22"/>
          <w:szCs w:val="22"/>
          <w:lang w:val="en-GB"/>
        </w:rPr>
      </w:pPr>
      <w:r>
        <w:rPr>
          <w:rFonts w:ascii="Times New Roman" w:hAnsi="Times New Roman"/>
          <w:i w:val="false"/>
          <w:iCs/>
          <w:sz w:val="22"/>
          <w:szCs w:val="22"/>
          <w:lang w:val="en-GB"/>
        </w:rPr>
      </w:r>
    </w:p>
    <w:p>
      <w:pPr>
        <w:pStyle w:val="TextBody"/>
        <w:keepNext/>
        <w:widowControl w:val="false"/>
        <w:spacing w:lineRule="auto" w:line="480"/>
        <w:rPr>
          <w:iCs/>
          <w:sz w:val="22"/>
          <w:szCs w:val="22"/>
        </w:rPr>
      </w:pPr>
      <w:commentRangeStart w:id="21"/>
      <w:r>
        <w:rPr>
          <w:rFonts w:ascii="Times New Roman" w:hAnsi="Times New Roman"/>
          <w:lang w:val="en-GB"/>
        </w:rPr>
      </w:r>
    </w:p>
    <w:p>
      <w:pPr>
        <w:sectPr>
          <w:footerReference w:type="default" r:id="rId6"/>
          <w:type w:val="nextPage"/>
          <w:pgSz w:w="12240" w:h="15840"/>
          <w:pgMar w:left="1800" w:right="1800" w:header="0" w:top="1440" w:footer="1440" w:bottom="2004" w:gutter="0"/>
          <w:pgNumType w:fmt="decimal"/>
          <w:formProt w:val="false"/>
          <w:textDirection w:val="lrTb"/>
          <w:docGrid w:type="default" w:linePitch="240" w:charSpace="4294961151"/>
        </w:sectPr>
      </w:pPr>
    </w:p>
    <w:p>
      <w:pPr>
        <w:pStyle w:val="Normal"/>
        <w:spacing w:lineRule="auto" w:line="480" w:before="0" w:after="140"/>
        <w:ind w:left="640" w:right="0" w:hanging="640"/>
        <w:rPr>
          <w:rFonts w:ascii="Times New Roman" w:hAnsi="Times New Roman"/>
          <w:sz w:val="22"/>
        </w:rPr>
      </w:pPr>
      <w:r>
        <w:rPr>
          <w:sz w:val="22"/>
        </w:rPr>
        <w:t>1.</w:t>
        <w:tab/>
        <w:t xml:space="preserve">Smith, F. A., Smith, R. E. E., Lyons, S. K. &amp; Payne, J. L. Body size downgrading </w:t>
      </w:r>
      <w:r>
        <w:rPr>
          <w:sz w:val="22"/>
        </w:rPr>
      </w:r>
      <w:commentRangeEnd w:id="21"/>
      <w:r>
        <w:commentReference w:id="21"/>
      </w:r>
      <w:r>
        <w:rPr>
          <w:sz w:val="22"/>
        </w:rPr>
        <w:t xml:space="preserve">ofmammals over the late Quaternary. </w:t>
      </w:r>
      <w:r>
        <w:rPr>
          <w:b/>
          <w:sz w:val="22"/>
        </w:rPr>
        <w:t>313</w:t>
      </w:r>
      <w:r>
        <w:rPr>
          <w:sz w:val="22"/>
        </w:rPr>
        <w:t>, 310–313 (2018).</w:t>
      </w:r>
    </w:p>
    <w:p>
      <w:pPr>
        <w:pStyle w:val="Normal"/>
        <w:spacing w:lineRule="auto" w:line="480" w:before="0" w:after="140"/>
        <w:ind w:left="640" w:right="0" w:hanging="640"/>
        <w:rPr>
          <w:rFonts w:ascii="Times New Roman" w:hAnsi="Times New Roman"/>
          <w:sz w:val="22"/>
        </w:rPr>
      </w:pPr>
      <w:r>
        <w:rPr>
          <w:sz w:val="22"/>
        </w:rPr>
        <w:t>2.</w:t>
        <w:tab/>
        <w:t xml:space="preserve">Sandom, C., Faurby, S., Sandel, B. &amp; Svenning, J.-C. Global late Quaternary megafauna extinctions linked to humans, not climate change. </w:t>
      </w:r>
      <w:r>
        <w:rPr>
          <w:i/>
          <w:sz w:val="22"/>
        </w:rPr>
        <w:t>Proc. R. Soc. B Biol. Sci.</w:t>
      </w:r>
      <w:r>
        <w:rPr>
          <w:sz w:val="22"/>
        </w:rPr>
        <w:t xml:space="preserve"> </w:t>
      </w:r>
      <w:r>
        <w:rPr>
          <w:b/>
          <w:sz w:val="22"/>
        </w:rPr>
        <w:t>281</w:t>
      </w:r>
      <w:r>
        <w:rPr>
          <w:sz w:val="22"/>
        </w:rPr>
        <w:t>, 20133254–20133254 (2014).</w:t>
      </w:r>
    </w:p>
    <w:p>
      <w:pPr>
        <w:pStyle w:val="Normal"/>
        <w:spacing w:lineRule="auto" w:line="480" w:before="0" w:after="140"/>
        <w:ind w:left="640" w:right="0" w:hanging="640"/>
        <w:rPr>
          <w:rFonts w:ascii="Times New Roman" w:hAnsi="Times New Roman"/>
          <w:sz w:val="22"/>
        </w:rPr>
      </w:pPr>
      <w:r>
        <w:rPr>
          <w:sz w:val="22"/>
        </w:rPr>
        <w:t>3.</w:t>
        <w:tab/>
        <w:t xml:space="preserve">Crees, J. J., Carbone, C., Sommer, R. S., Benecke, N. &amp; Turvey, S. T. Millennial-scale faunal record reveals differential resilience of European large mammals to human impacts across the Holocene. </w:t>
      </w:r>
      <w:r>
        <w:rPr>
          <w:i/>
          <w:sz w:val="22"/>
        </w:rPr>
        <w:t>Proc. R. Soc. B Biol. Sci.</w:t>
      </w:r>
      <w:r>
        <w:rPr>
          <w:sz w:val="22"/>
        </w:rPr>
        <w:t xml:space="preserve"> </w:t>
      </w:r>
      <w:r>
        <w:rPr>
          <w:b/>
          <w:sz w:val="22"/>
        </w:rPr>
        <w:t>283</w:t>
      </w:r>
      <w:r>
        <w:rPr>
          <w:sz w:val="22"/>
        </w:rPr>
        <w:t>, (2016).</w:t>
      </w:r>
    </w:p>
    <w:p>
      <w:pPr>
        <w:pStyle w:val="Normal"/>
        <w:spacing w:lineRule="auto" w:line="480" w:before="0" w:after="140"/>
        <w:ind w:left="640" w:right="0" w:hanging="640"/>
        <w:rPr>
          <w:rFonts w:ascii="Times New Roman" w:hAnsi="Times New Roman"/>
          <w:sz w:val="22"/>
        </w:rPr>
      </w:pPr>
      <w:r>
        <w:rPr>
          <w:sz w:val="22"/>
        </w:rPr>
        <w:t>4.</w:t>
        <w:tab/>
        <w:t xml:space="preserve">Teng, S. N., Xu, C., Teng, L. &amp; Svenning, J. C. Long-term effects of cultural filtering on megafauna species distributions across China. </w:t>
      </w:r>
      <w:r>
        <w:rPr>
          <w:i/>
          <w:sz w:val="22"/>
        </w:rPr>
        <w:t>Proc. Natl. Acad. Sci. U. S. A.</w:t>
      </w:r>
      <w:r>
        <w:rPr>
          <w:sz w:val="22"/>
        </w:rPr>
        <w:t xml:space="preserve"> </w:t>
      </w:r>
      <w:r>
        <w:rPr>
          <w:b/>
          <w:sz w:val="22"/>
        </w:rPr>
        <w:t>117</w:t>
      </w:r>
      <w:r>
        <w:rPr>
          <w:sz w:val="22"/>
        </w:rPr>
        <w:t>, 486–493 (2020).</w:t>
      </w:r>
    </w:p>
    <w:p>
      <w:pPr>
        <w:pStyle w:val="Normal"/>
        <w:spacing w:lineRule="auto" w:line="480" w:before="0" w:after="140"/>
        <w:ind w:left="640" w:right="0" w:hanging="640"/>
        <w:rPr>
          <w:rFonts w:ascii="Times New Roman" w:hAnsi="Times New Roman"/>
          <w:sz w:val="22"/>
        </w:rPr>
      </w:pPr>
      <w:r>
        <w:rPr>
          <w:sz w:val="22"/>
        </w:rPr>
        <w:t>5.</w:t>
        <w:tab/>
        <w:t xml:space="preserve">Dirzo, R. </w:t>
      </w:r>
      <w:r>
        <w:rPr>
          <w:i/>
          <w:sz w:val="22"/>
        </w:rPr>
        <w:t>et al.</w:t>
      </w:r>
      <w:r>
        <w:rPr>
          <w:sz w:val="22"/>
        </w:rPr>
        <w:t xml:space="preserve"> Defaunation in the Anthropocene. </w:t>
      </w:r>
      <w:r>
        <w:rPr>
          <w:i/>
          <w:sz w:val="22"/>
        </w:rPr>
        <w:t>Science (80-. ).</w:t>
      </w:r>
      <w:r>
        <w:rPr>
          <w:sz w:val="22"/>
        </w:rPr>
        <w:t xml:space="preserve"> </w:t>
      </w:r>
      <w:r>
        <w:rPr>
          <w:b/>
          <w:sz w:val="22"/>
        </w:rPr>
        <w:t>345</w:t>
      </w:r>
      <w:r>
        <w:rPr>
          <w:sz w:val="22"/>
        </w:rPr>
        <w:t>, 401–406 (2014).</w:t>
      </w:r>
    </w:p>
    <w:p>
      <w:pPr>
        <w:pStyle w:val="Normal"/>
        <w:spacing w:lineRule="auto" w:line="480" w:before="0" w:after="140"/>
        <w:ind w:left="640" w:right="0" w:hanging="640"/>
        <w:rPr>
          <w:rFonts w:ascii="Times New Roman" w:hAnsi="Times New Roman"/>
          <w:sz w:val="22"/>
        </w:rPr>
      </w:pPr>
      <w:r>
        <w:rPr>
          <w:sz w:val="22"/>
        </w:rPr>
        <w:t>6.</w:t>
        <w:tab/>
        <w:t xml:space="preserve">Estes, J. A. </w:t>
      </w:r>
      <w:r>
        <w:rPr>
          <w:i/>
          <w:sz w:val="22"/>
        </w:rPr>
        <w:t>et al.</w:t>
      </w:r>
      <w:r>
        <w:rPr>
          <w:sz w:val="22"/>
        </w:rPr>
        <w:t xml:space="preserve"> Trophic downgrading of planet Earth. </w:t>
      </w:r>
      <w:r>
        <w:rPr>
          <w:i/>
          <w:sz w:val="22"/>
        </w:rPr>
        <w:t>Science (80-. ).</w:t>
      </w:r>
      <w:r>
        <w:rPr>
          <w:sz w:val="22"/>
        </w:rPr>
        <w:t xml:space="preserve"> </w:t>
      </w:r>
      <w:r>
        <w:rPr>
          <w:b/>
          <w:sz w:val="22"/>
        </w:rPr>
        <w:t>333</w:t>
      </w:r>
      <w:r>
        <w:rPr>
          <w:sz w:val="22"/>
        </w:rPr>
        <w:t>, 301–306 (2011).</w:t>
      </w:r>
    </w:p>
    <w:p>
      <w:pPr>
        <w:pStyle w:val="Normal"/>
        <w:spacing w:lineRule="auto" w:line="480" w:before="0" w:after="140"/>
        <w:ind w:left="640" w:right="0" w:hanging="640"/>
        <w:rPr>
          <w:rFonts w:ascii="Times New Roman" w:hAnsi="Times New Roman"/>
          <w:sz w:val="22"/>
        </w:rPr>
      </w:pPr>
      <w:r>
        <w:rPr>
          <w:sz w:val="22"/>
        </w:rPr>
        <w:t>7.</w:t>
        <w:tab/>
        <w:t xml:space="preserve">Mendoza, M. &amp; Araújo, M. B. Climate shapes mammal community trophic structures and humans simplify them. </w:t>
      </w:r>
      <w:r>
        <w:rPr>
          <w:i/>
          <w:sz w:val="22"/>
        </w:rPr>
        <w:t>Nat. Commun.</w:t>
      </w:r>
      <w:r>
        <w:rPr>
          <w:sz w:val="22"/>
        </w:rPr>
        <w:t xml:space="preserve"> </w:t>
      </w:r>
      <w:r>
        <w:rPr>
          <w:b/>
          <w:sz w:val="22"/>
        </w:rPr>
        <w:t>10</w:t>
      </w:r>
      <w:r>
        <w:rPr>
          <w:sz w:val="22"/>
        </w:rPr>
        <w:t>, (2019).</w:t>
      </w:r>
    </w:p>
    <w:p>
      <w:pPr>
        <w:pStyle w:val="Normal"/>
        <w:spacing w:lineRule="auto" w:line="480" w:before="0" w:after="140"/>
        <w:ind w:left="640" w:right="0" w:hanging="640"/>
        <w:rPr>
          <w:rFonts w:ascii="Times New Roman" w:hAnsi="Times New Roman"/>
          <w:sz w:val="22"/>
        </w:rPr>
      </w:pPr>
      <w:r>
        <w:rPr>
          <w:sz w:val="22"/>
        </w:rPr>
        <w:t>8.</w:t>
        <w:tab/>
        <w:t xml:space="preserve">Gill, J. L. Ecological impacts of the late Quaternary megaherbivore extinctions. </w:t>
      </w:r>
      <w:r>
        <w:rPr>
          <w:i/>
          <w:sz w:val="22"/>
        </w:rPr>
        <w:t>New Phytol.</w:t>
      </w:r>
      <w:r>
        <w:rPr>
          <w:sz w:val="22"/>
        </w:rPr>
        <w:t xml:space="preserve"> </w:t>
      </w:r>
      <w:r>
        <w:rPr>
          <w:b/>
          <w:sz w:val="22"/>
        </w:rPr>
        <w:t>201</w:t>
      </w:r>
      <w:r>
        <w:rPr>
          <w:sz w:val="22"/>
        </w:rPr>
        <w:t>, 1163–1169 (2014).</w:t>
      </w:r>
    </w:p>
    <w:p>
      <w:pPr>
        <w:pStyle w:val="Normal"/>
        <w:spacing w:lineRule="auto" w:line="480" w:before="0" w:after="140"/>
        <w:ind w:left="640" w:right="0" w:hanging="640"/>
        <w:rPr>
          <w:rFonts w:ascii="Times New Roman" w:hAnsi="Times New Roman"/>
          <w:sz w:val="22"/>
        </w:rPr>
      </w:pPr>
      <w:r>
        <w:rPr>
          <w:sz w:val="22"/>
        </w:rPr>
        <w:t>9.</w:t>
        <w:tab/>
        <w:t xml:space="preserve">UNEP-WCMC. </w:t>
      </w:r>
      <w:r>
        <w:rPr>
          <w:i/>
          <w:sz w:val="22"/>
        </w:rPr>
        <w:t>NGS Protected Planet Report</w:t>
      </w:r>
      <w:r>
        <w:rPr>
          <w:sz w:val="22"/>
        </w:rPr>
        <w:t>. (2018).</w:t>
      </w:r>
    </w:p>
    <w:p>
      <w:pPr>
        <w:pStyle w:val="Normal"/>
        <w:spacing w:lineRule="auto" w:line="480" w:before="0" w:after="140"/>
        <w:ind w:left="640" w:right="0" w:hanging="640"/>
        <w:rPr>
          <w:rFonts w:ascii="Times New Roman" w:hAnsi="Times New Roman"/>
          <w:sz w:val="22"/>
        </w:rPr>
      </w:pPr>
      <w:r>
        <w:rPr>
          <w:sz w:val="22"/>
        </w:rPr>
        <w:t>10.</w:t>
        <w:tab/>
        <w:t xml:space="preserve">Gaston, K. J., Jackson, S. F., Cantú-Salazar, L. &amp; Cruz-Piñón, G. The Ecological Performance of Protected Areas. </w:t>
      </w:r>
      <w:r>
        <w:rPr>
          <w:i/>
          <w:sz w:val="22"/>
        </w:rPr>
        <w:t>Annu. Rev. Ecol. Evol. Syst.</w:t>
      </w:r>
      <w:r>
        <w:rPr>
          <w:sz w:val="22"/>
        </w:rPr>
        <w:t xml:space="preserve"> </w:t>
      </w:r>
      <w:r>
        <w:rPr>
          <w:b/>
          <w:sz w:val="22"/>
        </w:rPr>
        <w:t>39</w:t>
      </w:r>
      <w:r>
        <w:rPr>
          <w:sz w:val="22"/>
        </w:rPr>
        <w:t>, 93–113 (2008).</w:t>
      </w:r>
    </w:p>
    <w:p>
      <w:pPr>
        <w:pStyle w:val="Normal"/>
        <w:spacing w:lineRule="auto" w:line="480" w:before="0" w:after="140"/>
        <w:ind w:left="640" w:right="0" w:hanging="640"/>
        <w:rPr>
          <w:rFonts w:ascii="Times New Roman" w:hAnsi="Times New Roman"/>
          <w:sz w:val="22"/>
        </w:rPr>
      </w:pPr>
      <w:r>
        <w:rPr>
          <w:sz w:val="22"/>
        </w:rPr>
        <w:t>11.</w:t>
        <w:tab/>
        <w:t xml:space="preserve">Svenning, J.-C. </w:t>
      </w:r>
      <w:r>
        <w:rPr>
          <w:i/>
          <w:sz w:val="22"/>
        </w:rPr>
        <w:t>et al.</w:t>
      </w:r>
      <w:r>
        <w:rPr>
          <w:sz w:val="22"/>
        </w:rPr>
        <w:t xml:space="preserve"> Science for a wilder Anthropocene: Synthesis and future directions for trophic rewilding research. </w:t>
      </w:r>
      <w:r>
        <w:rPr>
          <w:i/>
          <w:sz w:val="22"/>
        </w:rPr>
        <w:t>Proc. Natl. Acad. Sci.</w:t>
      </w:r>
      <w:r>
        <w:rPr>
          <w:sz w:val="22"/>
        </w:rPr>
        <w:t xml:space="preserve"> </w:t>
      </w:r>
      <w:r>
        <w:rPr>
          <w:b/>
          <w:sz w:val="22"/>
        </w:rPr>
        <w:t>113</w:t>
      </w:r>
      <w:r>
        <w:rPr>
          <w:sz w:val="22"/>
        </w:rPr>
        <w:t>, 898–906 (2016).</w:t>
      </w:r>
    </w:p>
    <w:p>
      <w:pPr>
        <w:pStyle w:val="Normal"/>
        <w:spacing w:lineRule="auto" w:line="480" w:before="0" w:after="140"/>
        <w:ind w:left="640" w:right="0" w:hanging="640"/>
        <w:rPr>
          <w:rFonts w:ascii="Times New Roman" w:hAnsi="Times New Roman"/>
          <w:sz w:val="22"/>
        </w:rPr>
      </w:pPr>
      <w:r>
        <w:rPr>
          <w:sz w:val="22"/>
        </w:rPr>
        <w:t>12.</w:t>
        <w:tab/>
        <w:t xml:space="preserve">Ripple, W. J., Beschta, R. L., Fortin, J. K. &amp; Robbins, C. T. Trophic cascades from wolves to grizzly bears in Yellowstone. </w:t>
      </w:r>
      <w:r>
        <w:rPr>
          <w:i/>
          <w:sz w:val="22"/>
        </w:rPr>
        <w:t>J. Anim. Ecol.</w:t>
      </w:r>
      <w:r>
        <w:rPr>
          <w:sz w:val="22"/>
        </w:rPr>
        <w:t xml:space="preserve"> </w:t>
      </w:r>
      <w:r>
        <w:rPr>
          <w:b/>
          <w:sz w:val="22"/>
        </w:rPr>
        <w:t>83</w:t>
      </w:r>
      <w:r>
        <w:rPr>
          <w:sz w:val="22"/>
        </w:rPr>
        <w:t>, 223–233 (2014).</w:t>
      </w:r>
    </w:p>
    <w:p>
      <w:pPr>
        <w:pStyle w:val="Normal"/>
        <w:spacing w:lineRule="auto" w:line="480" w:before="0" w:after="140"/>
        <w:ind w:left="640" w:right="0" w:hanging="640"/>
        <w:rPr>
          <w:rFonts w:ascii="Times New Roman" w:hAnsi="Times New Roman"/>
          <w:sz w:val="22"/>
        </w:rPr>
      </w:pPr>
      <w:r>
        <w:rPr>
          <w:sz w:val="22"/>
        </w:rPr>
        <w:t>13.</w:t>
        <w:tab/>
        <w:t xml:space="preserve">Ripple, W. J. </w:t>
      </w:r>
      <w:r>
        <w:rPr>
          <w:i/>
          <w:sz w:val="22"/>
        </w:rPr>
        <w:t>et al.</w:t>
      </w:r>
      <w:r>
        <w:rPr>
          <w:sz w:val="22"/>
        </w:rPr>
        <w:t xml:space="preserve"> Status and ecological effects of the world’s largest carnivores. </w:t>
      </w:r>
      <w:r>
        <w:rPr>
          <w:i/>
          <w:sz w:val="22"/>
        </w:rPr>
        <w:t>Science (80-. ).</w:t>
      </w:r>
      <w:r>
        <w:rPr>
          <w:sz w:val="22"/>
        </w:rPr>
        <w:t xml:space="preserve"> </w:t>
      </w:r>
      <w:r>
        <w:rPr>
          <w:b/>
          <w:sz w:val="22"/>
        </w:rPr>
        <w:t>343</w:t>
      </w:r>
      <w:r>
        <w:rPr>
          <w:sz w:val="22"/>
        </w:rPr>
        <w:t>, 1241484 (2014).</w:t>
      </w:r>
    </w:p>
    <w:p>
      <w:pPr>
        <w:pStyle w:val="Normal"/>
        <w:spacing w:lineRule="auto" w:line="480" w:before="0" w:after="140"/>
        <w:ind w:left="640" w:right="0" w:hanging="640"/>
        <w:rPr>
          <w:rFonts w:ascii="Times New Roman" w:hAnsi="Times New Roman"/>
          <w:sz w:val="22"/>
        </w:rPr>
      </w:pPr>
      <w:r>
        <w:rPr>
          <w:sz w:val="22"/>
        </w:rPr>
        <w:t>14.</w:t>
        <w:tab/>
        <w:t xml:space="preserve">Tanentzap, A. J. &amp; Smith, B. R. Unintentional rewilding: Lessons for trophic rewilding from other forms of species introductions. </w:t>
      </w:r>
      <w:r>
        <w:rPr>
          <w:i/>
          <w:sz w:val="22"/>
        </w:rPr>
        <w:t>Philos. Trans. R. Soc. B Biol. Sci.</w:t>
      </w:r>
      <w:r>
        <w:rPr>
          <w:sz w:val="22"/>
        </w:rPr>
        <w:t xml:space="preserve"> </w:t>
      </w:r>
      <w:r>
        <w:rPr>
          <w:b/>
          <w:sz w:val="22"/>
        </w:rPr>
        <w:t>373</w:t>
      </w:r>
      <w:r>
        <w:rPr>
          <w:sz w:val="22"/>
        </w:rPr>
        <w:t>, (2018).</w:t>
      </w:r>
    </w:p>
    <w:p>
      <w:pPr>
        <w:pStyle w:val="Normal"/>
        <w:spacing w:lineRule="auto" w:line="480" w:before="0" w:after="140"/>
        <w:ind w:left="640" w:right="0" w:hanging="640"/>
        <w:rPr>
          <w:rFonts w:ascii="Times New Roman" w:hAnsi="Times New Roman"/>
          <w:sz w:val="22"/>
        </w:rPr>
      </w:pPr>
      <w:r>
        <w:rPr>
          <w:sz w:val="22"/>
        </w:rPr>
        <w:t>15.</w:t>
        <w:tab/>
        <w:t xml:space="preserve">Perino, A. </w:t>
      </w:r>
      <w:r>
        <w:rPr>
          <w:i/>
          <w:sz w:val="22"/>
        </w:rPr>
        <w:t>et al.</w:t>
      </w:r>
      <w:r>
        <w:rPr>
          <w:sz w:val="22"/>
        </w:rPr>
        <w:t xml:space="preserve"> Rewilding complex ecosystems. </w:t>
      </w:r>
      <w:r>
        <w:rPr>
          <w:i/>
          <w:sz w:val="22"/>
        </w:rPr>
        <w:t>Science (80-. ).</w:t>
      </w:r>
      <w:r>
        <w:rPr>
          <w:sz w:val="22"/>
        </w:rPr>
        <w:t xml:space="preserve"> </w:t>
      </w:r>
      <w:r>
        <w:rPr>
          <w:b/>
          <w:sz w:val="22"/>
        </w:rPr>
        <w:t>364</w:t>
      </w:r>
      <w:r>
        <w:rPr>
          <w:sz w:val="22"/>
        </w:rPr>
        <w:t>, eaav5570 (2019).</w:t>
      </w:r>
    </w:p>
    <w:p>
      <w:pPr>
        <w:pStyle w:val="Normal"/>
        <w:spacing w:lineRule="auto" w:line="480" w:before="0" w:after="140"/>
        <w:ind w:left="640" w:right="0" w:hanging="640"/>
        <w:rPr>
          <w:rFonts w:ascii="Times New Roman" w:hAnsi="Times New Roman"/>
          <w:sz w:val="22"/>
        </w:rPr>
      </w:pPr>
      <w:r>
        <w:rPr>
          <w:sz w:val="22"/>
        </w:rPr>
        <w:t>16.</w:t>
        <w:tab/>
        <w:t xml:space="preserve">Pedersen, P. B. M., Ejrnæs, R., Sandel, B. &amp; Svenning, J. C. Trophic Rewilding Advancement in Anthropogenically Impacted Landscapes (TRAAIL): A framework to link conventional conservation management and rewilding. </w:t>
      </w:r>
      <w:r>
        <w:rPr>
          <w:i/>
          <w:sz w:val="22"/>
        </w:rPr>
        <w:t>Ambio</w:t>
      </w:r>
      <w:r>
        <w:rPr>
          <w:sz w:val="22"/>
        </w:rPr>
        <w:t xml:space="preserve"> </w:t>
      </w:r>
      <w:r>
        <w:rPr>
          <w:b/>
          <w:sz w:val="22"/>
        </w:rPr>
        <w:t>49</w:t>
      </w:r>
      <w:r>
        <w:rPr>
          <w:sz w:val="22"/>
        </w:rPr>
        <w:t>, 231–244 (2020).</w:t>
      </w:r>
    </w:p>
    <w:p>
      <w:pPr>
        <w:pStyle w:val="Normal"/>
        <w:spacing w:lineRule="auto" w:line="480" w:before="0" w:after="140"/>
        <w:ind w:left="640" w:right="0" w:hanging="640"/>
        <w:rPr>
          <w:rFonts w:ascii="Times New Roman" w:hAnsi="Times New Roman"/>
          <w:sz w:val="22"/>
        </w:rPr>
      </w:pPr>
      <w:r>
        <w:rPr>
          <w:sz w:val="22"/>
        </w:rPr>
        <w:t>17.</w:t>
        <w:tab/>
        <w:t xml:space="preserve">Faurby, S. &amp; Svenning, J. C. Historic and prehistoric human-driven extinctions have reshaped global mammal diversity patterns. </w:t>
      </w:r>
      <w:r>
        <w:rPr>
          <w:i/>
          <w:sz w:val="22"/>
        </w:rPr>
        <w:t>Divers. Distrib.</w:t>
      </w:r>
      <w:r>
        <w:rPr>
          <w:sz w:val="22"/>
        </w:rPr>
        <w:t xml:space="preserve"> </w:t>
      </w:r>
      <w:r>
        <w:rPr>
          <w:b/>
          <w:sz w:val="22"/>
        </w:rPr>
        <w:t>21</w:t>
      </w:r>
      <w:r>
        <w:rPr>
          <w:sz w:val="22"/>
        </w:rPr>
        <w:t>, 1155–1166 (2015).</w:t>
      </w:r>
    </w:p>
    <w:p>
      <w:pPr>
        <w:pStyle w:val="Normal"/>
        <w:spacing w:lineRule="auto" w:line="480" w:before="0" w:after="140"/>
        <w:ind w:left="640" w:right="0" w:hanging="640"/>
        <w:rPr>
          <w:rFonts w:ascii="Times New Roman" w:hAnsi="Times New Roman"/>
          <w:sz w:val="22"/>
        </w:rPr>
      </w:pPr>
      <w:r>
        <w:rPr>
          <w:sz w:val="22"/>
        </w:rPr>
        <w:t>18.</w:t>
        <w:tab/>
        <w:t xml:space="preserve">Faurby, S. </w:t>
      </w:r>
      <w:r>
        <w:rPr>
          <w:i/>
          <w:sz w:val="22"/>
        </w:rPr>
        <w:t>et al.</w:t>
      </w:r>
      <w:r>
        <w:rPr>
          <w:sz w:val="22"/>
        </w:rPr>
        <w:t xml:space="preserve"> PHYLACINE 1.2: The Phylogenetic Atlas of Mammal Macroecology. </w:t>
      </w:r>
      <w:r>
        <w:rPr>
          <w:i/>
          <w:sz w:val="22"/>
        </w:rPr>
        <w:t>Ecology</w:t>
      </w:r>
      <w:r>
        <w:rPr>
          <w:sz w:val="22"/>
        </w:rPr>
        <w:t xml:space="preserve"> </w:t>
      </w:r>
      <w:r>
        <w:rPr>
          <w:b/>
          <w:sz w:val="22"/>
        </w:rPr>
        <w:t>99</w:t>
      </w:r>
      <w:r>
        <w:rPr>
          <w:sz w:val="22"/>
        </w:rPr>
        <w:t>, 2626 (2018).</w:t>
      </w:r>
    </w:p>
    <w:p>
      <w:pPr>
        <w:pStyle w:val="Normal"/>
        <w:spacing w:lineRule="auto" w:line="480" w:before="0" w:after="140"/>
        <w:ind w:left="640" w:right="0" w:hanging="640"/>
        <w:rPr>
          <w:rFonts w:ascii="Times New Roman" w:hAnsi="Times New Roman"/>
          <w:sz w:val="22"/>
        </w:rPr>
      </w:pPr>
      <w:r>
        <w:rPr>
          <w:sz w:val="22"/>
        </w:rPr>
        <w:t>19.</w:t>
        <w:tab/>
        <w:t xml:space="preserve">Hopcraft, J. G. C., Olff, H. &amp; Sinclair, A. R. E. Herbivores, resources and risks: alternating regulation along primary environmental gradients in savannas. </w:t>
      </w:r>
      <w:r>
        <w:rPr>
          <w:i/>
          <w:sz w:val="22"/>
        </w:rPr>
        <w:t>Trends Ecol. Evol.</w:t>
      </w:r>
      <w:r>
        <w:rPr>
          <w:sz w:val="22"/>
        </w:rPr>
        <w:t xml:space="preserve"> </w:t>
      </w:r>
      <w:r>
        <w:rPr>
          <w:b/>
          <w:sz w:val="22"/>
        </w:rPr>
        <w:t>25</w:t>
      </w:r>
      <w:r>
        <w:rPr>
          <w:sz w:val="22"/>
        </w:rPr>
        <w:t>, 119–128 (2010).</w:t>
      </w:r>
    </w:p>
    <w:p>
      <w:pPr>
        <w:pStyle w:val="Normal"/>
        <w:spacing w:lineRule="auto" w:line="480" w:before="0" w:after="140"/>
        <w:ind w:left="640" w:right="0" w:hanging="640"/>
        <w:rPr>
          <w:rFonts w:ascii="Times New Roman" w:hAnsi="Times New Roman"/>
          <w:sz w:val="22"/>
        </w:rPr>
      </w:pPr>
      <w:r>
        <w:rPr>
          <w:sz w:val="22"/>
        </w:rPr>
        <w:t>20.</w:t>
        <w:tab/>
        <w:t xml:space="preserve">Owen-Smith, R. N. </w:t>
      </w:r>
      <w:r>
        <w:rPr>
          <w:i/>
          <w:sz w:val="22"/>
        </w:rPr>
        <w:t>Megaherbivores: the influence of very large body size on ecology.</w:t>
      </w:r>
      <w:r>
        <w:rPr>
          <w:sz w:val="22"/>
        </w:rPr>
        <w:t xml:space="preserve"> (Cambridge University Press, 1998).</w:t>
      </w:r>
    </w:p>
    <w:p>
      <w:pPr>
        <w:pStyle w:val="Normal"/>
        <w:spacing w:lineRule="auto" w:line="480" w:before="0" w:after="140"/>
        <w:ind w:left="640" w:right="0" w:hanging="640"/>
        <w:rPr>
          <w:rFonts w:ascii="Times New Roman" w:hAnsi="Times New Roman"/>
          <w:sz w:val="22"/>
        </w:rPr>
      </w:pPr>
      <w:r>
        <w:rPr>
          <w:sz w:val="22"/>
        </w:rPr>
        <w:t>21.</w:t>
        <w:tab/>
        <w:t xml:space="preserve">Atkins, J. L. </w:t>
      </w:r>
      <w:r>
        <w:rPr>
          <w:i/>
          <w:sz w:val="22"/>
        </w:rPr>
        <w:t>et al.</w:t>
      </w:r>
      <w:r>
        <w:rPr>
          <w:sz w:val="22"/>
        </w:rPr>
        <w:t xml:space="preserve"> Cascading impacts of large-carnivore extirpation in an African ecosystem. </w:t>
      </w:r>
      <w:r>
        <w:rPr>
          <w:i/>
          <w:sz w:val="22"/>
        </w:rPr>
        <w:t>Science (80-. ).</w:t>
      </w:r>
      <w:r>
        <w:rPr>
          <w:sz w:val="22"/>
        </w:rPr>
        <w:t xml:space="preserve"> </w:t>
      </w:r>
      <w:r>
        <w:rPr>
          <w:b/>
          <w:sz w:val="22"/>
        </w:rPr>
        <w:t>364</w:t>
      </w:r>
      <w:r>
        <w:rPr>
          <w:sz w:val="22"/>
        </w:rPr>
        <w:t>, 173–177 (2019).</w:t>
      </w:r>
    </w:p>
    <w:p>
      <w:pPr>
        <w:pStyle w:val="Normal"/>
        <w:spacing w:lineRule="auto" w:line="480" w:before="0" w:after="140"/>
        <w:ind w:left="640" w:right="0" w:hanging="640"/>
        <w:rPr>
          <w:rFonts w:ascii="Times New Roman" w:hAnsi="Times New Roman"/>
          <w:sz w:val="22"/>
        </w:rPr>
      </w:pPr>
      <w:r>
        <w:rPr>
          <w:sz w:val="22"/>
        </w:rPr>
        <w:t>22.</w:t>
        <w:tab/>
        <w:t xml:space="preserve">Cromsigt, J. P. G. M. &amp; te Beest, M. Restoration of a megaherbivore: Landscape-level impacts of white rhinoceros in Kruger National Park, South Africa. </w:t>
      </w:r>
      <w:r>
        <w:rPr>
          <w:i/>
          <w:sz w:val="22"/>
        </w:rPr>
        <w:t>J. Ecol.</w:t>
      </w:r>
      <w:r>
        <w:rPr>
          <w:sz w:val="22"/>
        </w:rPr>
        <w:t xml:space="preserve"> </w:t>
      </w:r>
      <w:r>
        <w:rPr>
          <w:b/>
          <w:sz w:val="22"/>
        </w:rPr>
        <w:t>102</w:t>
      </w:r>
      <w:r>
        <w:rPr>
          <w:sz w:val="22"/>
        </w:rPr>
        <w:t>, 566–575 (2014).</w:t>
      </w:r>
    </w:p>
    <w:p>
      <w:pPr>
        <w:pStyle w:val="Normal"/>
        <w:spacing w:lineRule="auto" w:line="480" w:before="0" w:after="140"/>
        <w:ind w:left="640" w:right="0" w:hanging="640"/>
        <w:rPr>
          <w:rFonts w:ascii="Times New Roman" w:hAnsi="Times New Roman"/>
          <w:sz w:val="22"/>
        </w:rPr>
      </w:pPr>
      <w:r>
        <w:rPr>
          <w:sz w:val="22"/>
        </w:rPr>
        <w:t>23.</w:t>
        <w:tab/>
        <w:t xml:space="preserve">Bakker, E. S. </w:t>
      </w:r>
      <w:r>
        <w:rPr>
          <w:i/>
          <w:sz w:val="22"/>
        </w:rPr>
        <w:t>et al.</w:t>
      </w:r>
      <w:r>
        <w:rPr>
          <w:sz w:val="22"/>
        </w:rPr>
        <w:t xml:space="preserve"> Combining paleo-data and modern exclosure experiments to assess the impact of megafauna extinctions on woody vegetation. </w:t>
      </w:r>
      <w:r>
        <w:rPr>
          <w:i/>
          <w:sz w:val="22"/>
        </w:rPr>
        <w:t>Proc. Natl. Acad. Sci. U. S. A.</w:t>
      </w:r>
      <w:r>
        <w:rPr>
          <w:sz w:val="22"/>
        </w:rPr>
        <w:t xml:space="preserve"> </w:t>
      </w:r>
      <w:r>
        <w:rPr>
          <w:b/>
          <w:sz w:val="22"/>
        </w:rPr>
        <w:t>113</w:t>
      </w:r>
      <w:r>
        <w:rPr>
          <w:sz w:val="22"/>
        </w:rPr>
        <w:t>, 847–855 (2016).</w:t>
      </w:r>
    </w:p>
    <w:p>
      <w:pPr>
        <w:pStyle w:val="Normal"/>
        <w:spacing w:lineRule="auto" w:line="480" w:before="0" w:after="140"/>
        <w:ind w:left="640" w:right="0" w:hanging="640"/>
        <w:rPr>
          <w:rFonts w:ascii="Times New Roman" w:hAnsi="Times New Roman"/>
          <w:sz w:val="22"/>
        </w:rPr>
      </w:pPr>
      <w:r>
        <w:rPr>
          <w:sz w:val="22"/>
        </w:rPr>
        <w:t>24.</w:t>
        <w:tab/>
        <w:t xml:space="preserve">le Roux, E., Kerley, G. I. H. &amp; Cromsigt, J. P. G. M. Megaherbivores Modify Trophic Cascades Triggered by Fear of Predation in an African Savanna Ecosystem. </w:t>
      </w:r>
      <w:r>
        <w:rPr>
          <w:i/>
          <w:sz w:val="22"/>
        </w:rPr>
        <w:t>Curr. Biol.</w:t>
      </w:r>
      <w:r>
        <w:rPr>
          <w:sz w:val="22"/>
        </w:rPr>
        <w:t xml:space="preserve"> </w:t>
      </w:r>
      <w:r>
        <w:rPr>
          <w:b/>
          <w:sz w:val="22"/>
        </w:rPr>
        <w:t>28</w:t>
      </w:r>
      <w:r>
        <w:rPr>
          <w:sz w:val="22"/>
        </w:rPr>
        <w:t>, 2493-2499.e3 (2018).</w:t>
      </w:r>
    </w:p>
    <w:p>
      <w:pPr>
        <w:pStyle w:val="Normal"/>
        <w:spacing w:lineRule="auto" w:line="480" w:before="0" w:after="140"/>
        <w:ind w:left="640" w:right="0" w:hanging="640"/>
        <w:rPr>
          <w:rFonts w:ascii="Times New Roman" w:hAnsi="Times New Roman"/>
          <w:sz w:val="22"/>
        </w:rPr>
      </w:pPr>
      <w:r>
        <w:rPr>
          <w:sz w:val="22"/>
        </w:rPr>
        <w:t>25.</w:t>
        <w:tab/>
        <w:t xml:space="preserve">Donlan, C. J. </w:t>
      </w:r>
      <w:r>
        <w:rPr>
          <w:i/>
          <w:sz w:val="22"/>
        </w:rPr>
        <w:t>et al.</w:t>
      </w:r>
      <w:r>
        <w:rPr>
          <w:sz w:val="22"/>
        </w:rPr>
        <w:t xml:space="preserve"> Pleistocene rewilding: An optimistic agenda for twenty-first century conservation. </w:t>
      </w:r>
      <w:r>
        <w:rPr>
          <w:i/>
          <w:sz w:val="22"/>
        </w:rPr>
        <w:t>Am. Nat.</w:t>
      </w:r>
      <w:r>
        <w:rPr>
          <w:sz w:val="22"/>
        </w:rPr>
        <w:t xml:space="preserve"> </w:t>
      </w:r>
      <w:r>
        <w:rPr>
          <w:b/>
          <w:sz w:val="22"/>
        </w:rPr>
        <w:t>168</w:t>
      </w:r>
      <w:r>
        <w:rPr>
          <w:sz w:val="22"/>
        </w:rPr>
        <w:t>, 660–681 (2006).</w:t>
      </w:r>
    </w:p>
    <w:p>
      <w:pPr>
        <w:pStyle w:val="Normal"/>
        <w:spacing w:lineRule="auto" w:line="480" w:before="0" w:after="140"/>
        <w:ind w:left="640" w:right="0" w:hanging="640"/>
        <w:rPr>
          <w:rFonts w:ascii="Times New Roman" w:hAnsi="Times New Roman"/>
          <w:sz w:val="22"/>
        </w:rPr>
      </w:pPr>
      <w:r>
        <w:rPr>
          <w:sz w:val="22"/>
        </w:rPr>
        <w:t>26.</w:t>
        <w:tab/>
        <w:t xml:space="preserve">Eklöf, A., Helmus, M. R., Moore, M. &amp; Allesina, S. Relevance of evolutionary history for food web structure. </w:t>
      </w:r>
      <w:r>
        <w:rPr>
          <w:i/>
          <w:sz w:val="22"/>
        </w:rPr>
        <w:t>Proc. R. Soc. B Biol. Sci.</w:t>
      </w:r>
      <w:r>
        <w:rPr>
          <w:sz w:val="22"/>
        </w:rPr>
        <w:t xml:space="preserve"> </w:t>
      </w:r>
      <w:r>
        <w:rPr>
          <w:b/>
          <w:sz w:val="22"/>
        </w:rPr>
        <w:t>279</w:t>
      </w:r>
      <w:r>
        <w:rPr>
          <w:sz w:val="22"/>
        </w:rPr>
        <w:t>, 1588–1596 (2012).</w:t>
      </w:r>
    </w:p>
    <w:p>
      <w:pPr>
        <w:pStyle w:val="Normal"/>
        <w:spacing w:lineRule="auto" w:line="480" w:before="0" w:after="140"/>
        <w:ind w:left="640" w:right="0" w:hanging="640"/>
        <w:rPr>
          <w:rFonts w:ascii="Times New Roman" w:hAnsi="Times New Roman"/>
          <w:sz w:val="22"/>
        </w:rPr>
      </w:pPr>
      <w:r>
        <w:rPr>
          <w:sz w:val="22"/>
        </w:rPr>
        <w:t>27.</w:t>
        <w:tab/>
        <w:t xml:space="preserve">Gravel, D., Poisot, T., Albouy, C., Velez, L. &amp; Mouillot, D. Inferring food web structure from predator-prey body size relationships. </w:t>
      </w:r>
      <w:r>
        <w:rPr>
          <w:i/>
          <w:sz w:val="22"/>
        </w:rPr>
        <w:t>Methods Ecol. Evol.</w:t>
      </w:r>
      <w:r>
        <w:rPr>
          <w:sz w:val="22"/>
        </w:rPr>
        <w:t xml:space="preserve"> </w:t>
      </w:r>
      <w:r>
        <w:rPr>
          <w:b/>
          <w:sz w:val="22"/>
        </w:rPr>
        <w:t>4</w:t>
      </w:r>
      <w:r>
        <w:rPr>
          <w:sz w:val="22"/>
        </w:rPr>
        <w:t>, 1083–1090 (2013).</w:t>
      </w:r>
    </w:p>
    <w:p>
      <w:pPr>
        <w:pStyle w:val="Normal"/>
        <w:spacing w:lineRule="auto" w:line="480" w:before="0" w:after="140"/>
        <w:ind w:left="640" w:right="0" w:hanging="640"/>
        <w:rPr>
          <w:rFonts w:ascii="Times New Roman" w:hAnsi="Times New Roman"/>
          <w:sz w:val="22"/>
        </w:rPr>
      </w:pPr>
      <w:r>
        <w:rPr>
          <w:sz w:val="22"/>
        </w:rPr>
        <w:t>28.</w:t>
        <w:tab/>
        <w:t xml:space="preserve">Svenning, J.-C., Munk, M. &amp; Schweiger, A. Trophic rewilding: ecological restoration of top-down trophic interactions to promote self-regulating biodiverse ecosystems. Rewilding. in </w:t>
      </w:r>
      <w:r>
        <w:rPr>
          <w:i/>
          <w:sz w:val="22"/>
        </w:rPr>
        <w:t>Rewilding</w:t>
      </w:r>
      <w:r>
        <w:rPr>
          <w:sz w:val="22"/>
        </w:rPr>
        <w:t xml:space="preserve"> (eds. Pettorelli, N., Durant, S. M. &amp; du Toit, J. T.) 73–98 (2019).</w:t>
      </w:r>
    </w:p>
    <w:p>
      <w:pPr>
        <w:pStyle w:val="Normal"/>
        <w:spacing w:lineRule="auto" w:line="480" w:before="0" w:after="140"/>
        <w:ind w:left="640" w:right="0" w:hanging="640"/>
        <w:rPr>
          <w:rFonts w:ascii="Times New Roman" w:hAnsi="Times New Roman"/>
          <w:sz w:val="22"/>
        </w:rPr>
      </w:pPr>
      <w:r>
        <w:rPr>
          <w:sz w:val="22"/>
        </w:rPr>
        <w:t>29.</w:t>
        <w:tab/>
        <w:t xml:space="preserve">Tylianakis, J. M., Laliberté, E., Nielsen, A. &amp; Bascompte, J. Conservation of species interaction networks. </w:t>
      </w:r>
      <w:r>
        <w:rPr>
          <w:i/>
          <w:sz w:val="22"/>
        </w:rPr>
        <w:t>Biol. Conserv.</w:t>
      </w:r>
      <w:r>
        <w:rPr>
          <w:sz w:val="22"/>
        </w:rPr>
        <w:t xml:space="preserve"> </w:t>
      </w:r>
      <w:r>
        <w:rPr>
          <w:b/>
          <w:sz w:val="22"/>
        </w:rPr>
        <w:t>143</w:t>
      </w:r>
      <w:r>
        <w:rPr>
          <w:sz w:val="22"/>
        </w:rPr>
        <w:t>, 2270–2279 (2010).</w:t>
      </w:r>
    </w:p>
    <w:p>
      <w:pPr>
        <w:pStyle w:val="Normal"/>
        <w:spacing w:lineRule="auto" w:line="480" w:before="0" w:after="140"/>
        <w:ind w:left="640" w:right="0" w:hanging="640"/>
        <w:rPr>
          <w:rFonts w:ascii="Times New Roman" w:hAnsi="Times New Roman"/>
          <w:sz w:val="22"/>
        </w:rPr>
      </w:pPr>
      <w:r>
        <w:rPr>
          <w:sz w:val="22"/>
        </w:rPr>
        <w:t>30.</w:t>
        <w:tab/>
        <w:t xml:space="preserve">Bakker, E. S. </w:t>
      </w:r>
      <w:r>
        <w:rPr>
          <w:i/>
          <w:sz w:val="22"/>
        </w:rPr>
        <w:t>et al.</w:t>
      </w:r>
      <w:r>
        <w:rPr>
          <w:sz w:val="22"/>
        </w:rPr>
        <w:t xml:space="preserve"> Combining paleo-data and modern exclosure experiments to assess the impact of megafauna extinctions on woody vegetation. </w:t>
      </w:r>
      <w:r>
        <w:rPr>
          <w:i/>
          <w:sz w:val="22"/>
        </w:rPr>
        <w:t>Proc. Natl. Acad. Sci.</w:t>
      </w:r>
      <w:r>
        <w:rPr>
          <w:sz w:val="22"/>
        </w:rPr>
        <w:t xml:space="preserve"> </w:t>
      </w:r>
      <w:r>
        <w:rPr>
          <w:b/>
          <w:sz w:val="22"/>
        </w:rPr>
        <w:t>113</w:t>
      </w:r>
      <w:r>
        <w:rPr>
          <w:sz w:val="22"/>
        </w:rPr>
        <w:t>, 847–855 (2016).</w:t>
      </w:r>
    </w:p>
    <w:p>
      <w:pPr>
        <w:pStyle w:val="Normal"/>
        <w:spacing w:lineRule="auto" w:line="480" w:before="0" w:after="140"/>
        <w:ind w:left="640" w:right="0" w:hanging="640"/>
        <w:rPr>
          <w:rFonts w:ascii="Times New Roman" w:hAnsi="Times New Roman"/>
          <w:sz w:val="22"/>
        </w:rPr>
      </w:pPr>
      <w:r>
        <w:rPr>
          <w:sz w:val="22"/>
        </w:rPr>
        <w:t>31.</w:t>
        <w:tab/>
        <w:t xml:space="preserve">Joppa, L. N. &amp; Pfaff, A. High and far: Biases in the location of protected areas. </w:t>
      </w:r>
      <w:r>
        <w:rPr>
          <w:i/>
          <w:sz w:val="22"/>
        </w:rPr>
        <w:t>PLoS One</w:t>
      </w:r>
      <w:r>
        <w:rPr>
          <w:sz w:val="22"/>
        </w:rPr>
        <w:t xml:space="preserve"> </w:t>
      </w:r>
      <w:r>
        <w:rPr>
          <w:b/>
          <w:sz w:val="22"/>
        </w:rPr>
        <w:t>4</w:t>
      </w:r>
      <w:r>
        <w:rPr>
          <w:sz w:val="22"/>
        </w:rPr>
        <w:t>, 1–6 (2009).</w:t>
      </w:r>
    </w:p>
    <w:p>
      <w:pPr>
        <w:pStyle w:val="Normal"/>
        <w:spacing w:lineRule="auto" w:line="480" w:before="0" w:after="140"/>
        <w:ind w:left="640" w:right="0" w:hanging="640"/>
        <w:rPr>
          <w:rFonts w:ascii="Times New Roman" w:hAnsi="Times New Roman"/>
          <w:sz w:val="22"/>
        </w:rPr>
      </w:pPr>
      <w:r>
        <w:rPr>
          <w:sz w:val="22"/>
        </w:rPr>
        <w:t>32.</w:t>
        <w:tab/>
        <w:t xml:space="preserve">Daru, B. H. </w:t>
      </w:r>
      <w:r>
        <w:rPr>
          <w:i/>
          <w:sz w:val="22"/>
        </w:rPr>
        <w:t>et al.</w:t>
      </w:r>
      <w:r>
        <w:rPr>
          <w:sz w:val="22"/>
        </w:rPr>
        <w:t xml:space="preserve"> Spatial overlaps between the global protected areas network and terrestrial hotspots of evolutionary diversity. </w:t>
      </w:r>
      <w:r>
        <w:rPr>
          <w:i/>
          <w:sz w:val="22"/>
        </w:rPr>
        <w:t>Glob. Ecol. Biogeogr.</w:t>
      </w:r>
      <w:r>
        <w:rPr>
          <w:sz w:val="22"/>
        </w:rPr>
        <w:t xml:space="preserve"> </w:t>
      </w:r>
      <w:r>
        <w:rPr>
          <w:b/>
          <w:sz w:val="22"/>
        </w:rPr>
        <w:t>28</w:t>
      </w:r>
      <w:r>
        <w:rPr>
          <w:sz w:val="22"/>
        </w:rPr>
        <w:t>, 757–766 (2019).</w:t>
      </w:r>
    </w:p>
    <w:p>
      <w:pPr>
        <w:pStyle w:val="Normal"/>
        <w:spacing w:lineRule="auto" w:line="480" w:before="0" w:after="140"/>
        <w:ind w:left="640" w:right="0" w:hanging="640"/>
        <w:rPr>
          <w:rFonts w:ascii="Times New Roman" w:hAnsi="Times New Roman"/>
          <w:sz w:val="22"/>
        </w:rPr>
      </w:pPr>
      <w:r>
        <w:rPr>
          <w:sz w:val="22"/>
        </w:rPr>
        <w:t>33.</w:t>
        <w:tab/>
        <w:t xml:space="preserve">Ceauşu, S., Graves, R. A., Killion, A. K., Svenning, J. C. &amp; Carter, N. H. Governing trade-offs in ecosystem services and disservices to achieve human–wildlife coexistence. </w:t>
      </w:r>
      <w:r>
        <w:rPr>
          <w:i/>
          <w:sz w:val="22"/>
        </w:rPr>
        <w:t>Conserv. Biol.</w:t>
      </w:r>
      <w:r>
        <w:rPr>
          <w:sz w:val="22"/>
        </w:rPr>
        <w:t xml:space="preserve"> </w:t>
      </w:r>
      <w:r>
        <w:rPr>
          <w:b/>
          <w:sz w:val="22"/>
        </w:rPr>
        <w:t>33</w:t>
      </w:r>
      <w:r>
        <w:rPr>
          <w:sz w:val="22"/>
        </w:rPr>
        <w:t>, 543–553 (2019).</w:t>
      </w:r>
    </w:p>
    <w:p>
      <w:pPr>
        <w:pStyle w:val="Normal"/>
        <w:spacing w:lineRule="auto" w:line="480" w:before="0" w:after="140"/>
        <w:ind w:left="640" w:right="0" w:hanging="640"/>
        <w:rPr>
          <w:rFonts w:ascii="Times New Roman" w:hAnsi="Times New Roman"/>
          <w:sz w:val="22"/>
        </w:rPr>
      </w:pPr>
      <w:r>
        <w:rPr>
          <w:sz w:val="22"/>
        </w:rPr>
        <w:t>34.</w:t>
        <w:tab/>
        <w:t xml:space="preserve">Pereira, H. M. &amp; Navarro, L. M. </w:t>
      </w:r>
      <w:r>
        <w:rPr>
          <w:i/>
          <w:sz w:val="22"/>
        </w:rPr>
        <w:t>Rewilding European Landscapes</w:t>
      </w:r>
      <w:r>
        <w:rPr>
          <w:sz w:val="22"/>
        </w:rPr>
        <w:t xml:space="preserve">. </w:t>
      </w:r>
      <w:r>
        <w:rPr>
          <w:i/>
          <w:sz w:val="22"/>
        </w:rPr>
        <w:t>Rewilding European Landscapes</w:t>
      </w:r>
      <w:r>
        <w:rPr>
          <w:sz w:val="22"/>
        </w:rPr>
        <w:t xml:space="preserve"> (2015). doi:10.1007/978-3-319-12039-3_7.</w:t>
      </w:r>
    </w:p>
    <w:p>
      <w:pPr>
        <w:pStyle w:val="Normal"/>
        <w:spacing w:lineRule="auto" w:line="480" w:before="0" w:after="140"/>
        <w:ind w:left="640" w:right="0" w:hanging="640"/>
        <w:rPr>
          <w:rFonts w:ascii="Times New Roman" w:hAnsi="Times New Roman"/>
          <w:sz w:val="22"/>
        </w:rPr>
      </w:pPr>
      <w:r>
        <w:rPr>
          <w:sz w:val="22"/>
        </w:rPr>
        <w:t>35.</w:t>
        <w:tab/>
        <w:t xml:space="preserve">Theunissen, B. The oostvaardersplassen fiasco. </w:t>
      </w:r>
      <w:r>
        <w:rPr>
          <w:i/>
          <w:sz w:val="22"/>
        </w:rPr>
        <w:t>Isis</w:t>
      </w:r>
      <w:r>
        <w:rPr>
          <w:sz w:val="22"/>
        </w:rPr>
        <w:t xml:space="preserve"> </w:t>
      </w:r>
      <w:r>
        <w:rPr>
          <w:b/>
          <w:sz w:val="22"/>
        </w:rPr>
        <w:t>110</w:t>
      </w:r>
      <w:r>
        <w:rPr>
          <w:sz w:val="22"/>
        </w:rPr>
        <w:t>, 341–345 (2019).</w:t>
      </w:r>
    </w:p>
    <w:p>
      <w:pPr>
        <w:pStyle w:val="Normal"/>
        <w:spacing w:lineRule="auto" w:line="480" w:before="0" w:after="140"/>
        <w:ind w:left="640" w:right="0" w:hanging="640"/>
        <w:rPr>
          <w:rFonts w:ascii="Times New Roman" w:hAnsi="Times New Roman"/>
          <w:sz w:val="22"/>
        </w:rPr>
      </w:pPr>
      <w:r>
        <w:rPr>
          <w:sz w:val="22"/>
        </w:rPr>
        <w:t>36.</w:t>
        <w:tab/>
        <w:t xml:space="preserve">Ravenelle, J. &amp; Nyhus, P. J. Global patterns and trends in human–wildlife conflict compensation. </w:t>
      </w:r>
      <w:r>
        <w:rPr>
          <w:i/>
          <w:sz w:val="22"/>
        </w:rPr>
        <w:t>Conserv. Biol.</w:t>
      </w:r>
      <w:r>
        <w:rPr>
          <w:sz w:val="22"/>
        </w:rPr>
        <w:t xml:space="preserve"> </w:t>
      </w:r>
      <w:r>
        <w:rPr>
          <w:b/>
          <w:sz w:val="22"/>
        </w:rPr>
        <w:t>31</w:t>
      </w:r>
      <w:r>
        <w:rPr>
          <w:sz w:val="22"/>
        </w:rPr>
        <w:t>, 1247–1256 (2017).</w:t>
      </w:r>
    </w:p>
    <w:p>
      <w:pPr>
        <w:pStyle w:val="Normal"/>
        <w:spacing w:lineRule="auto" w:line="480" w:before="0" w:after="140"/>
        <w:ind w:left="640" w:right="0" w:hanging="640"/>
        <w:rPr>
          <w:rFonts w:ascii="Times New Roman" w:hAnsi="Times New Roman"/>
          <w:sz w:val="22"/>
        </w:rPr>
      </w:pPr>
      <w:r>
        <w:rPr>
          <w:sz w:val="22"/>
        </w:rPr>
        <w:t>37.</w:t>
        <w:tab/>
        <w:t xml:space="preserve">Jones, K. R. </w:t>
      </w:r>
      <w:r>
        <w:rPr>
          <w:i/>
          <w:sz w:val="22"/>
        </w:rPr>
        <w:t>et al.</w:t>
      </w:r>
      <w:r>
        <w:rPr>
          <w:sz w:val="22"/>
        </w:rPr>
        <w:t xml:space="preserve"> One-third of global protected land is under intense human pressure. </w:t>
      </w:r>
      <w:r>
        <w:rPr>
          <w:i/>
          <w:sz w:val="22"/>
        </w:rPr>
        <w:t>Science (80-. ).</w:t>
      </w:r>
      <w:r>
        <w:rPr>
          <w:sz w:val="22"/>
        </w:rPr>
        <w:t xml:space="preserve"> </w:t>
      </w:r>
      <w:r>
        <w:rPr>
          <w:b/>
          <w:sz w:val="22"/>
        </w:rPr>
        <w:t>360</w:t>
      </w:r>
      <w:r>
        <w:rPr>
          <w:sz w:val="22"/>
        </w:rPr>
        <w:t>, 788–791 (2018).</w:t>
      </w:r>
    </w:p>
    <w:p>
      <w:pPr>
        <w:pStyle w:val="Normal"/>
        <w:spacing w:lineRule="auto" w:line="480" w:before="0" w:after="140"/>
        <w:ind w:left="640" w:right="0" w:hanging="640"/>
        <w:rPr>
          <w:rFonts w:ascii="Times New Roman" w:hAnsi="Times New Roman"/>
          <w:sz w:val="22"/>
        </w:rPr>
      </w:pPr>
      <w:r>
        <w:rPr>
          <w:sz w:val="22"/>
        </w:rPr>
        <w:t>38.</w:t>
        <w:tab/>
        <w:t xml:space="preserve">Ceausu, S. </w:t>
      </w:r>
      <w:r>
        <w:rPr>
          <w:i/>
          <w:sz w:val="22"/>
        </w:rPr>
        <w:t>et al.</w:t>
      </w:r>
      <w:r>
        <w:rPr>
          <w:sz w:val="22"/>
        </w:rPr>
        <w:t xml:space="preserve"> Mapping opportunities and challenges for rewilding in Europe. </w:t>
      </w:r>
      <w:r>
        <w:rPr>
          <w:i/>
          <w:sz w:val="22"/>
        </w:rPr>
        <w:t>Conserv. Biol.</w:t>
      </w:r>
      <w:r>
        <w:rPr>
          <w:sz w:val="22"/>
        </w:rPr>
        <w:t xml:space="preserve"> </w:t>
      </w:r>
      <w:r>
        <w:rPr>
          <w:b/>
          <w:sz w:val="22"/>
        </w:rPr>
        <w:t>29</w:t>
      </w:r>
      <w:r>
        <w:rPr>
          <w:sz w:val="22"/>
        </w:rPr>
        <w:t>, 1017–1027 (2015).</w:t>
      </w:r>
    </w:p>
    <w:p>
      <w:pPr>
        <w:pStyle w:val="Normal"/>
        <w:spacing w:lineRule="auto" w:line="480" w:before="0" w:after="140"/>
        <w:ind w:left="640" w:right="0" w:hanging="640"/>
        <w:rPr>
          <w:rFonts w:ascii="Times New Roman" w:hAnsi="Times New Roman"/>
          <w:sz w:val="22"/>
        </w:rPr>
      </w:pPr>
      <w:r>
        <w:rPr>
          <w:sz w:val="22"/>
        </w:rPr>
        <w:t>39.</w:t>
        <w:tab/>
        <w:t xml:space="preserve">Chapron, G. </w:t>
      </w:r>
      <w:r>
        <w:rPr>
          <w:i/>
          <w:sz w:val="22"/>
        </w:rPr>
        <w:t>et al.</w:t>
      </w:r>
      <w:r>
        <w:rPr>
          <w:sz w:val="22"/>
        </w:rPr>
        <w:t xml:space="preserve"> Recovery of large carnivores in {E}urope’s modern human-dominated landscapes. </w:t>
      </w:r>
      <w:r>
        <w:rPr>
          <w:i/>
          <w:sz w:val="22"/>
        </w:rPr>
        <w:t>Science (80-. ).</w:t>
      </w:r>
      <w:r>
        <w:rPr>
          <w:sz w:val="22"/>
        </w:rPr>
        <w:t xml:space="preserve"> </w:t>
      </w:r>
      <w:r>
        <w:rPr>
          <w:b/>
          <w:sz w:val="22"/>
        </w:rPr>
        <w:t>346</w:t>
      </w:r>
      <w:r>
        <w:rPr>
          <w:sz w:val="22"/>
        </w:rPr>
        <w:t>, 1517–1519 (2014).</w:t>
      </w:r>
    </w:p>
    <w:p>
      <w:pPr>
        <w:pStyle w:val="Normal"/>
        <w:spacing w:lineRule="auto" w:line="480" w:before="0" w:after="140"/>
        <w:ind w:left="640" w:right="0" w:hanging="640"/>
        <w:rPr>
          <w:rFonts w:ascii="Times New Roman" w:hAnsi="Times New Roman"/>
          <w:sz w:val="22"/>
        </w:rPr>
      </w:pPr>
      <w:r>
        <w:rPr>
          <w:sz w:val="22"/>
        </w:rPr>
        <w:t>40.</w:t>
        <w:tab/>
        <w:t xml:space="preserve">Elith, J. &amp; Leathwick, J. R. Species distribution models: ecological explanation and prediction across space and time. </w:t>
      </w:r>
      <w:r>
        <w:rPr>
          <w:i/>
          <w:sz w:val="22"/>
        </w:rPr>
        <w:t>Annu. Rev. Ecol. Evol. Syst.</w:t>
      </w:r>
      <w:r>
        <w:rPr>
          <w:sz w:val="22"/>
        </w:rPr>
        <w:t xml:space="preserve"> </w:t>
      </w:r>
      <w:r>
        <w:rPr>
          <w:b/>
          <w:sz w:val="22"/>
        </w:rPr>
        <w:t>40</w:t>
      </w:r>
      <w:r>
        <w:rPr>
          <w:sz w:val="22"/>
        </w:rPr>
        <w:t>, (2009).</w:t>
      </w:r>
    </w:p>
    <w:p>
      <w:pPr>
        <w:pStyle w:val="Normal"/>
        <w:spacing w:lineRule="auto" w:line="480" w:before="0" w:after="140"/>
        <w:ind w:left="640" w:right="0" w:hanging="640"/>
        <w:rPr>
          <w:rFonts w:ascii="Times New Roman" w:hAnsi="Times New Roman"/>
          <w:sz w:val="22"/>
        </w:rPr>
      </w:pPr>
      <w:r>
        <w:rPr>
          <w:sz w:val="22"/>
        </w:rPr>
        <w:t>41.</w:t>
        <w:tab/>
        <w:t xml:space="preserve">Guisan, A. &amp; Thuiller, W. Predicting species distribution: Offering more than simple habitat models. </w:t>
      </w:r>
      <w:r>
        <w:rPr>
          <w:i/>
          <w:sz w:val="22"/>
        </w:rPr>
        <w:t>Ecol. Lett.</w:t>
      </w:r>
      <w:r>
        <w:rPr>
          <w:sz w:val="22"/>
        </w:rPr>
        <w:t xml:space="preserve"> </w:t>
      </w:r>
      <w:r>
        <w:rPr>
          <w:b/>
          <w:sz w:val="22"/>
        </w:rPr>
        <w:t>8</w:t>
      </w:r>
      <w:r>
        <w:rPr>
          <w:sz w:val="22"/>
        </w:rPr>
        <w:t>, 993–1009 (2005).</w:t>
      </w:r>
    </w:p>
    <w:p>
      <w:pPr>
        <w:pStyle w:val="Normal"/>
        <w:spacing w:lineRule="auto" w:line="480" w:before="0" w:after="140"/>
        <w:ind w:left="640" w:right="0" w:hanging="640"/>
        <w:rPr>
          <w:rFonts w:ascii="Times New Roman" w:hAnsi="Times New Roman"/>
          <w:sz w:val="22"/>
        </w:rPr>
      </w:pPr>
      <w:r>
        <w:rPr>
          <w:sz w:val="22"/>
        </w:rPr>
        <w:t>42.</w:t>
        <w:tab/>
        <w:t xml:space="preserve">Jarvie, S. &amp; Svenning, J. C. Using species distribution modelling to determine opportunities for trophic rewilding under future scenarios of climate change. </w:t>
      </w:r>
      <w:r>
        <w:rPr>
          <w:i/>
          <w:sz w:val="22"/>
        </w:rPr>
        <w:t>Philos. Trans. R. Soc. B Biol. Sci.</w:t>
      </w:r>
      <w:r>
        <w:rPr>
          <w:sz w:val="22"/>
        </w:rPr>
        <w:t xml:space="preserve"> </w:t>
      </w:r>
      <w:r>
        <w:rPr>
          <w:b/>
          <w:sz w:val="22"/>
        </w:rPr>
        <w:t>373</w:t>
      </w:r>
      <w:r>
        <w:rPr>
          <w:sz w:val="22"/>
        </w:rPr>
        <w:t>, (2018).</w:t>
      </w:r>
    </w:p>
    <w:p>
      <w:pPr>
        <w:pStyle w:val="Normal"/>
        <w:spacing w:lineRule="auto" w:line="480" w:before="0" w:after="140"/>
        <w:ind w:left="640" w:right="0" w:hanging="640"/>
        <w:rPr>
          <w:rFonts w:ascii="Times New Roman" w:hAnsi="Times New Roman"/>
          <w:sz w:val="22"/>
        </w:rPr>
      </w:pPr>
      <w:r>
        <w:rPr>
          <w:sz w:val="22"/>
        </w:rPr>
        <w:t>43.</w:t>
        <w:tab/>
        <w:t xml:space="preserve">Monsarrat, S., Jarvie, S. &amp; Svenning, J. C. Anthropocene refugia: Integrating history and predictive modelling to assess the space available for biodiversity in a human-dominated world. </w:t>
      </w:r>
      <w:r>
        <w:rPr>
          <w:i/>
          <w:sz w:val="22"/>
        </w:rPr>
        <w:t>Philos. Trans. R. Soc. B Biol. Sci.</w:t>
      </w:r>
      <w:r>
        <w:rPr>
          <w:sz w:val="22"/>
        </w:rPr>
        <w:t xml:space="preserve"> </w:t>
      </w:r>
      <w:r>
        <w:rPr>
          <w:b/>
          <w:sz w:val="22"/>
        </w:rPr>
        <w:t>374</w:t>
      </w:r>
      <w:r>
        <w:rPr>
          <w:sz w:val="22"/>
        </w:rPr>
        <w:t>, (2019).</w:t>
      </w:r>
    </w:p>
    <w:p>
      <w:pPr>
        <w:pStyle w:val="Normal"/>
        <w:spacing w:lineRule="auto" w:line="480" w:before="0" w:after="140"/>
        <w:ind w:left="640" w:right="0" w:hanging="640"/>
        <w:rPr>
          <w:rFonts w:ascii="Times New Roman" w:hAnsi="Times New Roman"/>
          <w:sz w:val="22"/>
        </w:rPr>
      </w:pPr>
      <w:r>
        <w:rPr>
          <w:sz w:val="22"/>
        </w:rPr>
        <w:t>44.</w:t>
        <w:tab/>
        <w:t xml:space="preserve">Faurby, S. </w:t>
      </w:r>
      <w:r>
        <w:rPr>
          <w:i/>
          <w:sz w:val="22"/>
        </w:rPr>
        <w:t>et al.</w:t>
      </w:r>
      <w:r>
        <w:rPr>
          <w:sz w:val="22"/>
        </w:rPr>
        <w:t xml:space="preserve"> PHYLACINE 1.2: The Phylogenetic Atlas of Mammal Macroecology. </w:t>
      </w:r>
      <w:r>
        <w:rPr>
          <w:i/>
          <w:sz w:val="22"/>
        </w:rPr>
        <w:t>Ecology</w:t>
      </w:r>
      <w:r>
        <w:rPr>
          <w:sz w:val="22"/>
        </w:rPr>
        <w:t xml:space="preserve"> (2018).</w:t>
      </w:r>
    </w:p>
    <w:p>
      <w:pPr>
        <w:pStyle w:val="Normal"/>
        <w:spacing w:lineRule="auto" w:line="480" w:before="0" w:after="140"/>
        <w:ind w:left="640" w:right="0" w:hanging="640"/>
        <w:rPr>
          <w:rFonts w:ascii="Times New Roman" w:hAnsi="Times New Roman"/>
          <w:sz w:val="22"/>
        </w:rPr>
      </w:pPr>
      <w:r>
        <w:rPr>
          <w:sz w:val="22"/>
        </w:rPr>
        <w:t>45.</w:t>
        <w:tab/>
        <w:t xml:space="preserve">Faurby, S. &amp; Araújo, M. B. Anthropogenic range contractions bias species climate change forecasts. </w:t>
      </w:r>
      <w:r>
        <w:rPr>
          <w:i/>
          <w:sz w:val="22"/>
        </w:rPr>
        <w:t>Nat. Clim. Chang.</w:t>
      </w:r>
      <w:r>
        <w:rPr>
          <w:sz w:val="22"/>
        </w:rPr>
        <w:t xml:space="preserve"> </w:t>
      </w:r>
      <w:r>
        <w:rPr>
          <w:b/>
          <w:sz w:val="22"/>
        </w:rPr>
        <w:t>8</w:t>
      </w:r>
      <w:r>
        <w:rPr>
          <w:sz w:val="22"/>
        </w:rPr>
        <w:t>, 252–256 (2018).</w:t>
      </w:r>
    </w:p>
    <w:p>
      <w:pPr>
        <w:pStyle w:val="Normal"/>
        <w:spacing w:lineRule="auto" w:line="480" w:before="0" w:after="140"/>
        <w:ind w:left="640" w:right="0" w:hanging="640"/>
        <w:rPr>
          <w:rFonts w:ascii="Times New Roman" w:hAnsi="Times New Roman"/>
          <w:sz w:val="22"/>
        </w:rPr>
      </w:pPr>
      <w:r>
        <w:rPr>
          <w:sz w:val="22"/>
        </w:rPr>
        <w:t>46.</w:t>
        <w:tab/>
        <w:t>IUCN. The IUCN Red List of Threatened Species. Version 2019-3. http://www.iucnredlist.org/ (2019).</w:t>
      </w:r>
    </w:p>
    <w:p>
      <w:pPr>
        <w:pStyle w:val="Normal"/>
        <w:spacing w:lineRule="auto" w:line="480" w:before="0" w:after="140"/>
        <w:ind w:left="640" w:right="0" w:hanging="640"/>
        <w:rPr>
          <w:rFonts w:ascii="Times New Roman" w:hAnsi="Times New Roman"/>
          <w:sz w:val="22"/>
        </w:rPr>
      </w:pPr>
      <w:r>
        <w:rPr>
          <w:sz w:val="22"/>
        </w:rPr>
        <w:t>47.</w:t>
        <w:tab/>
        <w:t xml:space="preserve">Faurby, S. &amp; Svenning, J.-C. Historic and prehistoric human-driven extinctions have reshaped global mammal diversity patterns. </w:t>
      </w:r>
      <w:r>
        <w:rPr>
          <w:i/>
          <w:sz w:val="22"/>
        </w:rPr>
        <w:t>Divers. Distrib.</w:t>
      </w:r>
      <w:r>
        <w:rPr>
          <w:sz w:val="22"/>
        </w:rPr>
        <w:t xml:space="preserve"> </w:t>
      </w:r>
      <w:r>
        <w:rPr>
          <w:b/>
          <w:sz w:val="22"/>
        </w:rPr>
        <w:t>21</w:t>
      </w:r>
      <w:r>
        <w:rPr>
          <w:sz w:val="22"/>
        </w:rPr>
        <w:t>, 1155–1166 (2015).</w:t>
      </w:r>
    </w:p>
    <w:p>
      <w:pPr>
        <w:pStyle w:val="Normal"/>
        <w:spacing w:lineRule="auto" w:line="480" w:before="0" w:after="140"/>
        <w:ind w:left="640" w:right="0" w:hanging="640"/>
        <w:rPr>
          <w:rFonts w:ascii="Times New Roman" w:hAnsi="Times New Roman"/>
          <w:sz w:val="22"/>
        </w:rPr>
      </w:pPr>
      <w:r>
        <w:rPr>
          <w:sz w:val="22"/>
        </w:rPr>
        <w:t>48.</w:t>
        <w:tab/>
        <w:t xml:space="preserve">Robinson, N., Regetz, J. &amp; Guralnick, R. P. EarthEnv-DEM90: A nearly-global, void-free, multi-scale smoothed, 90m digital elevation model from fused ASTER and SRTM data. </w:t>
      </w:r>
      <w:r>
        <w:rPr>
          <w:i/>
          <w:sz w:val="22"/>
        </w:rPr>
        <w:t>ISPRS J. Photogramm. Remote Sens.</w:t>
      </w:r>
      <w:r>
        <w:rPr>
          <w:sz w:val="22"/>
        </w:rPr>
        <w:t xml:space="preserve"> </w:t>
      </w:r>
      <w:r>
        <w:rPr>
          <w:b/>
          <w:sz w:val="22"/>
        </w:rPr>
        <w:t>87</w:t>
      </w:r>
      <w:r>
        <w:rPr>
          <w:sz w:val="22"/>
        </w:rPr>
        <w:t>, 57–67 (2014).</w:t>
      </w:r>
    </w:p>
    <w:p>
      <w:pPr>
        <w:pStyle w:val="Normal"/>
        <w:spacing w:lineRule="auto" w:line="480" w:before="0" w:after="140"/>
        <w:ind w:left="640" w:right="0" w:hanging="640"/>
        <w:rPr>
          <w:rFonts w:ascii="Times New Roman" w:hAnsi="Times New Roman"/>
          <w:sz w:val="22"/>
        </w:rPr>
      </w:pPr>
      <w:r>
        <w:rPr>
          <w:sz w:val="22"/>
        </w:rPr>
        <w:t>49.</w:t>
        <w:tab/>
        <w:t xml:space="preserve">Fick, S. E. &amp; Hijmans, R. J. WorldClim 2: new 1-km spatial resolution climate surfaces for global land areas. </w:t>
      </w:r>
      <w:r>
        <w:rPr>
          <w:i/>
          <w:sz w:val="22"/>
        </w:rPr>
        <w:t>Int. J. Climatol.</w:t>
      </w:r>
      <w:r>
        <w:rPr>
          <w:sz w:val="22"/>
        </w:rPr>
        <w:t xml:space="preserve"> </w:t>
      </w:r>
      <w:r>
        <w:rPr>
          <w:b/>
          <w:sz w:val="22"/>
        </w:rPr>
        <w:t>37</w:t>
      </w:r>
      <w:r>
        <w:rPr>
          <w:sz w:val="22"/>
        </w:rPr>
        <w:t>, 4302–4315 (2017).</w:t>
      </w:r>
    </w:p>
    <w:p>
      <w:pPr>
        <w:pStyle w:val="Normal"/>
        <w:spacing w:lineRule="auto" w:line="480" w:before="0" w:after="140"/>
        <w:ind w:left="640" w:right="0" w:hanging="640"/>
        <w:rPr>
          <w:rFonts w:ascii="Times New Roman" w:hAnsi="Times New Roman"/>
          <w:sz w:val="22"/>
        </w:rPr>
      </w:pPr>
      <w:r>
        <w:rPr>
          <w:sz w:val="22"/>
        </w:rPr>
        <w:t>50.</w:t>
        <w:tab/>
        <w:t xml:space="preserve">Guisan, A., Thuiller, W. &amp; Zimmermann, N. E. </w:t>
      </w:r>
      <w:r>
        <w:rPr>
          <w:i/>
          <w:sz w:val="22"/>
        </w:rPr>
        <w:t>Habitat suitability and distribution models: with applications in R.</w:t>
      </w:r>
      <w:r>
        <w:rPr>
          <w:sz w:val="22"/>
        </w:rPr>
        <w:t xml:space="preserve"> (Cambridge University Press, 2017).</w:t>
      </w:r>
    </w:p>
    <w:p>
      <w:pPr>
        <w:pStyle w:val="Normal"/>
        <w:spacing w:lineRule="auto" w:line="480" w:before="0" w:after="140"/>
        <w:ind w:left="640" w:right="0" w:hanging="640"/>
        <w:rPr>
          <w:rFonts w:ascii="Times New Roman" w:hAnsi="Times New Roman"/>
          <w:sz w:val="22"/>
        </w:rPr>
      </w:pPr>
      <w:r>
        <w:rPr>
          <w:sz w:val="22"/>
        </w:rPr>
        <w:t>51.</w:t>
        <w:tab/>
        <w:t xml:space="preserve">O’Brien, R. M. A caution regarding rules of thumb for variance inflation factors. </w:t>
      </w:r>
      <w:r>
        <w:rPr>
          <w:i/>
          <w:sz w:val="22"/>
        </w:rPr>
        <w:t>Qual. Quant.</w:t>
      </w:r>
      <w:r>
        <w:rPr>
          <w:sz w:val="22"/>
        </w:rPr>
        <w:t xml:space="preserve"> </w:t>
      </w:r>
      <w:r>
        <w:rPr>
          <w:b/>
          <w:sz w:val="22"/>
        </w:rPr>
        <w:t>41</w:t>
      </w:r>
      <w:r>
        <w:rPr>
          <w:sz w:val="22"/>
        </w:rPr>
        <w:t>, 673–690 (2007).</w:t>
      </w:r>
    </w:p>
    <w:p>
      <w:pPr>
        <w:pStyle w:val="Normal"/>
        <w:spacing w:lineRule="auto" w:line="480" w:before="0" w:after="140"/>
        <w:ind w:left="640" w:right="0" w:hanging="640"/>
        <w:rPr>
          <w:rFonts w:ascii="Times New Roman" w:hAnsi="Times New Roman"/>
          <w:sz w:val="22"/>
        </w:rPr>
      </w:pPr>
      <w:r>
        <w:rPr>
          <w:sz w:val="22"/>
        </w:rPr>
        <w:t>52.</w:t>
        <w:tab/>
        <w:t xml:space="preserve">Phillips, S. J., Anderson, R. P., Dudík, M., Schapire, R. E. &amp; Blair, M. E. Opening the black box: an open-source release of Maxent. </w:t>
      </w:r>
      <w:r>
        <w:rPr>
          <w:i/>
          <w:sz w:val="22"/>
        </w:rPr>
        <w:t>Ecography (Cop.).</w:t>
      </w:r>
      <w:r>
        <w:rPr>
          <w:sz w:val="22"/>
        </w:rPr>
        <w:t xml:space="preserve"> </w:t>
      </w:r>
      <w:r>
        <w:rPr>
          <w:b/>
          <w:sz w:val="22"/>
        </w:rPr>
        <w:t>40</w:t>
      </w:r>
      <w:r>
        <w:rPr>
          <w:sz w:val="22"/>
        </w:rPr>
        <w:t>, 887–893 (2017).</w:t>
      </w:r>
    </w:p>
    <w:p>
      <w:pPr>
        <w:pStyle w:val="Normal"/>
        <w:spacing w:lineRule="auto" w:line="480" w:before="0" w:after="140"/>
        <w:ind w:left="640" w:right="0" w:hanging="640"/>
        <w:rPr>
          <w:rFonts w:ascii="Times New Roman" w:hAnsi="Times New Roman"/>
          <w:sz w:val="22"/>
        </w:rPr>
      </w:pPr>
      <w:r>
        <w:rPr>
          <w:sz w:val="22"/>
        </w:rPr>
        <w:t>53.</w:t>
        <w:tab/>
        <w:t xml:space="preserve">Elith, J. </w:t>
      </w:r>
      <w:r>
        <w:rPr>
          <w:i/>
          <w:sz w:val="22"/>
        </w:rPr>
        <w:t>et al.</w:t>
      </w:r>
      <w:r>
        <w:rPr>
          <w:sz w:val="22"/>
        </w:rPr>
        <w:t xml:space="preserve"> A statistical explanation of MaxEnt for ecologists. </w:t>
      </w:r>
      <w:r>
        <w:rPr>
          <w:i/>
          <w:sz w:val="22"/>
        </w:rPr>
        <w:t>Divers. Distrib.</w:t>
      </w:r>
      <w:r>
        <w:rPr>
          <w:sz w:val="22"/>
        </w:rPr>
        <w:t xml:space="preserve"> </w:t>
      </w:r>
      <w:r>
        <w:rPr>
          <w:b/>
          <w:sz w:val="22"/>
        </w:rPr>
        <w:t>17</w:t>
      </w:r>
      <w:r>
        <w:rPr>
          <w:sz w:val="22"/>
        </w:rPr>
        <w:t>, 43–57 (2011).</w:t>
      </w:r>
    </w:p>
    <w:p>
      <w:pPr>
        <w:pStyle w:val="Normal"/>
        <w:spacing w:lineRule="auto" w:line="480" w:before="0" w:after="140"/>
        <w:ind w:left="640" w:right="0" w:hanging="640"/>
        <w:rPr>
          <w:rFonts w:ascii="Times New Roman" w:hAnsi="Times New Roman"/>
          <w:sz w:val="22"/>
        </w:rPr>
      </w:pPr>
      <w:r>
        <w:rPr>
          <w:sz w:val="22"/>
        </w:rPr>
        <w:t>54.</w:t>
        <w:tab/>
        <w:t xml:space="preserve">Merow, C., Smith, M. J. &amp; Silander, J. A. A practical guide to MaxEnt for modeling species’ distributions: What it does, and why inputs and settings matter. </w:t>
      </w:r>
      <w:r>
        <w:rPr>
          <w:i/>
          <w:sz w:val="22"/>
        </w:rPr>
        <w:t>Ecography (Cop.).</w:t>
      </w:r>
      <w:r>
        <w:rPr>
          <w:sz w:val="22"/>
        </w:rPr>
        <w:t xml:space="preserve"> </w:t>
      </w:r>
      <w:r>
        <w:rPr>
          <w:b/>
          <w:sz w:val="22"/>
        </w:rPr>
        <w:t>36</w:t>
      </w:r>
      <w:r>
        <w:rPr>
          <w:sz w:val="22"/>
        </w:rPr>
        <w:t>, 1058–1069 (2013).</w:t>
      </w:r>
    </w:p>
    <w:p>
      <w:pPr>
        <w:pStyle w:val="Normal"/>
        <w:spacing w:lineRule="auto" w:line="480" w:before="0" w:after="140"/>
        <w:ind w:left="640" w:right="0" w:hanging="640"/>
        <w:rPr>
          <w:rFonts w:ascii="Times New Roman" w:hAnsi="Times New Roman"/>
          <w:sz w:val="22"/>
        </w:rPr>
      </w:pPr>
      <w:r>
        <w:rPr>
          <w:sz w:val="22"/>
        </w:rPr>
        <w:t>55.</w:t>
        <w:tab/>
        <w:t xml:space="preserve">Guevara, L., Gerstner, B. E., Kass, J. M. &amp; Anderson, R. P. Toward ecologically realistic predictions of species distributions: A cross-time example from tropical montane cloud forests. </w:t>
      </w:r>
      <w:r>
        <w:rPr>
          <w:i/>
          <w:sz w:val="22"/>
        </w:rPr>
        <w:t>Glob. Chang. Biol.</w:t>
      </w:r>
      <w:r>
        <w:rPr>
          <w:sz w:val="22"/>
        </w:rPr>
        <w:t xml:space="preserve"> </w:t>
      </w:r>
      <w:r>
        <w:rPr>
          <w:b/>
          <w:sz w:val="22"/>
        </w:rPr>
        <w:t>24</w:t>
      </w:r>
      <w:r>
        <w:rPr>
          <w:sz w:val="22"/>
        </w:rPr>
        <w:t>, 1511–1522 (2018).</w:t>
      </w:r>
    </w:p>
    <w:p>
      <w:pPr>
        <w:pStyle w:val="Normal"/>
        <w:spacing w:lineRule="auto" w:line="480" w:before="0" w:after="140"/>
        <w:ind w:left="640" w:right="0" w:hanging="640"/>
        <w:rPr>
          <w:rFonts w:ascii="Times New Roman" w:hAnsi="Times New Roman"/>
          <w:sz w:val="22"/>
        </w:rPr>
      </w:pPr>
      <w:r>
        <w:rPr>
          <w:sz w:val="22"/>
        </w:rPr>
        <w:t>56.</w:t>
        <w:tab/>
        <w:t xml:space="preserve">Barve, N. </w:t>
      </w:r>
      <w:r>
        <w:rPr>
          <w:i/>
          <w:sz w:val="22"/>
        </w:rPr>
        <w:t>et al.</w:t>
      </w:r>
      <w:r>
        <w:rPr>
          <w:sz w:val="22"/>
        </w:rPr>
        <w:t xml:space="preserve"> The crucial role of the accessible area in ecological niche modeling and species distribution modeling. </w:t>
      </w:r>
      <w:r>
        <w:rPr>
          <w:i/>
          <w:sz w:val="22"/>
        </w:rPr>
        <w:t>Ecol. Modell.</w:t>
      </w:r>
      <w:r>
        <w:rPr>
          <w:sz w:val="22"/>
        </w:rPr>
        <w:t xml:space="preserve"> </w:t>
      </w:r>
      <w:r>
        <w:rPr>
          <w:b/>
          <w:sz w:val="22"/>
        </w:rPr>
        <w:t>222</w:t>
      </w:r>
      <w:r>
        <w:rPr>
          <w:sz w:val="22"/>
        </w:rPr>
        <w:t>, 1810–1819 (2011).</w:t>
      </w:r>
    </w:p>
    <w:p>
      <w:pPr>
        <w:pStyle w:val="Normal"/>
        <w:spacing w:lineRule="auto" w:line="480" w:before="0" w:after="140"/>
        <w:ind w:left="640" w:right="0" w:hanging="640"/>
        <w:rPr>
          <w:rFonts w:ascii="Times New Roman" w:hAnsi="Times New Roman"/>
          <w:sz w:val="22"/>
        </w:rPr>
      </w:pPr>
      <w:r>
        <w:rPr>
          <w:sz w:val="22"/>
        </w:rPr>
        <w:t>57.</w:t>
        <w:tab/>
        <w:t xml:space="preserve">Poo-Muñoz, D. A. </w:t>
      </w:r>
      <w:r>
        <w:rPr>
          <w:i/>
          <w:sz w:val="22"/>
        </w:rPr>
        <w:t>et al.</w:t>
      </w:r>
      <w:r>
        <w:rPr>
          <w:sz w:val="22"/>
        </w:rPr>
        <w:t xml:space="preserve"> Galictis cuja (Mammalia): Actualización sobre su conocimiento y distribución geográfica. </w:t>
      </w:r>
      <w:r>
        <w:rPr>
          <w:i/>
          <w:sz w:val="22"/>
        </w:rPr>
        <w:t>Iheringia - Ser. Zool.</w:t>
      </w:r>
      <w:r>
        <w:rPr>
          <w:sz w:val="22"/>
        </w:rPr>
        <w:t xml:space="preserve"> </w:t>
      </w:r>
      <w:r>
        <w:rPr>
          <w:b/>
          <w:sz w:val="22"/>
        </w:rPr>
        <w:t>104</w:t>
      </w:r>
      <w:r>
        <w:rPr>
          <w:sz w:val="22"/>
        </w:rPr>
        <w:t>, 341–346 (2014).</w:t>
      </w:r>
    </w:p>
    <w:p>
      <w:pPr>
        <w:pStyle w:val="Normal"/>
        <w:spacing w:lineRule="auto" w:line="480" w:before="0" w:after="140"/>
        <w:ind w:left="640" w:right="0" w:hanging="640"/>
        <w:rPr>
          <w:rFonts w:ascii="Times New Roman" w:hAnsi="Times New Roman"/>
          <w:sz w:val="22"/>
        </w:rPr>
      </w:pPr>
      <w:r>
        <w:rPr>
          <w:sz w:val="22"/>
        </w:rPr>
        <w:t>58.</w:t>
        <w:tab/>
        <w:t xml:space="preserve">Hof, C. </w:t>
      </w:r>
      <w:r>
        <w:rPr>
          <w:i/>
          <w:sz w:val="22"/>
        </w:rPr>
        <w:t>et al.</w:t>
      </w:r>
      <w:r>
        <w:rPr>
          <w:sz w:val="22"/>
        </w:rPr>
        <w:t xml:space="preserve"> Bioenergy cropland expansion may offset positive effects of climate change mitigation for global vertebrate diversity. </w:t>
      </w:r>
      <w:r>
        <w:rPr>
          <w:i/>
          <w:sz w:val="22"/>
        </w:rPr>
        <w:t>Proc. Natl. Acad. Sci. U. S. A.</w:t>
      </w:r>
      <w:r>
        <w:rPr>
          <w:sz w:val="22"/>
        </w:rPr>
        <w:t xml:space="preserve"> </w:t>
      </w:r>
      <w:r>
        <w:rPr>
          <w:b/>
          <w:sz w:val="22"/>
        </w:rPr>
        <w:t>115</w:t>
      </w:r>
      <w:r>
        <w:rPr>
          <w:sz w:val="22"/>
        </w:rPr>
        <w:t>, 13294–13299 (2018).</w:t>
      </w:r>
    </w:p>
    <w:p>
      <w:pPr>
        <w:pStyle w:val="Normal"/>
        <w:spacing w:lineRule="auto" w:line="480" w:before="0" w:after="140"/>
        <w:ind w:left="640" w:right="0" w:hanging="640"/>
        <w:rPr>
          <w:rFonts w:ascii="Times New Roman" w:hAnsi="Times New Roman"/>
          <w:sz w:val="22"/>
        </w:rPr>
      </w:pPr>
      <w:r>
        <w:rPr>
          <w:sz w:val="22"/>
        </w:rPr>
        <w:t>59.</w:t>
        <w:tab/>
        <w:t xml:space="preserve">Hirzel, A. H., Le Lay, G., Helfer, V., Randin, C. &amp; Guisan, A. Evaluating the ability of habitat suitability models to predict species presences. </w:t>
      </w:r>
      <w:r>
        <w:rPr>
          <w:i/>
          <w:sz w:val="22"/>
        </w:rPr>
        <w:t>Ecol. Modell.</w:t>
      </w:r>
      <w:r>
        <w:rPr>
          <w:sz w:val="22"/>
        </w:rPr>
        <w:t xml:space="preserve"> </w:t>
      </w:r>
      <w:r>
        <w:rPr>
          <w:b/>
          <w:sz w:val="22"/>
        </w:rPr>
        <w:t>199</w:t>
      </w:r>
      <w:r>
        <w:rPr>
          <w:sz w:val="22"/>
        </w:rPr>
        <w:t>, 142–152 (2006).</w:t>
      </w:r>
    </w:p>
    <w:p>
      <w:pPr>
        <w:pStyle w:val="Normal"/>
        <w:spacing w:lineRule="auto" w:line="480" w:before="0" w:after="140"/>
        <w:ind w:left="640" w:right="0" w:hanging="640"/>
        <w:rPr>
          <w:rFonts w:ascii="Times New Roman" w:hAnsi="Times New Roman"/>
          <w:sz w:val="22"/>
        </w:rPr>
      </w:pPr>
      <w:r>
        <w:rPr>
          <w:sz w:val="22"/>
        </w:rPr>
        <w:t>60.</w:t>
        <w:tab/>
        <w:t xml:space="preserve">Swets, J. A. Measuring the Accuracy of Diagnostic Systems Linked references are available on JSTOR for this article : Measuring the Accuracy of Diagnostic Systems. </w:t>
      </w:r>
      <w:r>
        <w:rPr>
          <w:i/>
          <w:sz w:val="22"/>
        </w:rPr>
        <w:t>Science (80-. ).</w:t>
      </w:r>
      <w:r>
        <w:rPr>
          <w:sz w:val="22"/>
        </w:rPr>
        <w:t xml:space="preserve"> </w:t>
      </w:r>
      <w:r>
        <w:rPr>
          <w:b/>
          <w:sz w:val="22"/>
        </w:rPr>
        <w:t>240</w:t>
      </w:r>
      <w:r>
        <w:rPr>
          <w:sz w:val="22"/>
        </w:rPr>
        <w:t>, 1285–1293 (1988).</w:t>
      </w:r>
    </w:p>
    <w:p>
      <w:pPr>
        <w:pStyle w:val="Normal"/>
        <w:spacing w:lineRule="auto" w:line="480" w:before="0" w:after="140"/>
        <w:ind w:left="640" w:right="0" w:hanging="640"/>
        <w:rPr>
          <w:rFonts w:ascii="Times New Roman" w:hAnsi="Times New Roman"/>
          <w:sz w:val="22"/>
        </w:rPr>
      </w:pPr>
      <w:r>
        <w:rPr>
          <w:sz w:val="22"/>
        </w:rPr>
        <w:t>61.</w:t>
        <w:tab/>
        <w:t xml:space="preserve">Fielding, A. H. &amp; Bell, J. F. A review of methods for the assessment of prediction errors in conservation presence/absence models. </w:t>
      </w:r>
      <w:r>
        <w:rPr>
          <w:i/>
          <w:sz w:val="22"/>
        </w:rPr>
        <w:t>Environ. Conserv.</w:t>
      </w:r>
      <w:r>
        <w:rPr>
          <w:sz w:val="22"/>
        </w:rPr>
        <w:t xml:space="preserve"> </w:t>
      </w:r>
      <w:r>
        <w:rPr>
          <w:b/>
          <w:sz w:val="22"/>
        </w:rPr>
        <w:t>24</w:t>
      </w:r>
      <w:r>
        <w:rPr>
          <w:sz w:val="22"/>
        </w:rPr>
        <w:t>, 38–49 (1997).</w:t>
      </w:r>
    </w:p>
    <w:p>
      <w:pPr>
        <w:pStyle w:val="Normal"/>
        <w:spacing w:lineRule="auto" w:line="480" w:before="0" w:after="140"/>
        <w:ind w:left="640" w:right="0" w:hanging="640"/>
        <w:rPr>
          <w:rFonts w:ascii="Times New Roman" w:hAnsi="Times New Roman"/>
          <w:sz w:val="22"/>
        </w:rPr>
      </w:pPr>
      <w:r>
        <w:rPr>
          <w:sz w:val="22"/>
        </w:rPr>
        <w:t>62.</w:t>
        <w:tab/>
        <w:t xml:space="preserve">Radosavljevic, A. &amp; Anderson, R. P. Making better Maxent models of species distributions: complexity, overfitting and evaluation. </w:t>
      </w:r>
      <w:r>
        <w:rPr>
          <w:i/>
          <w:sz w:val="22"/>
        </w:rPr>
        <w:t>J. Biogeogr.</w:t>
      </w:r>
      <w:r>
        <w:rPr>
          <w:sz w:val="22"/>
        </w:rPr>
        <w:t xml:space="preserve"> </w:t>
      </w:r>
      <w:r>
        <w:rPr>
          <w:b/>
          <w:sz w:val="22"/>
        </w:rPr>
        <w:t>41</w:t>
      </w:r>
      <w:r>
        <w:rPr>
          <w:sz w:val="22"/>
        </w:rPr>
        <w:t>, 629–643 (2014).</w:t>
      </w:r>
    </w:p>
    <w:p>
      <w:pPr>
        <w:pStyle w:val="Normal"/>
        <w:spacing w:lineRule="auto" w:line="480" w:before="0" w:after="140"/>
        <w:ind w:left="640" w:right="0" w:hanging="640"/>
        <w:rPr>
          <w:rFonts w:ascii="Times New Roman" w:hAnsi="Times New Roman"/>
          <w:sz w:val="22"/>
        </w:rPr>
      </w:pPr>
      <w:r>
        <w:rPr>
          <w:sz w:val="22"/>
        </w:rPr>
        <w:t>63.</w:t>
        <w:tab/>
        <w:t xml:space="preserve">Liu, C., Newell, G. &amp; White, M. On the selection of thresholds for predicting species occurrence with presence-only data. </w:t>
      </w:r>
      <w:r>
        <w:rPr>
          <w:i/>
          <w:sz w:val="22"/>
        </w:rPr>
        <w:t>Ecol. Evol.</w:t>
      </w:r>
      <w:r>
        <w:rPr>
          <w:sz w:val="22"/>
        </w:rPr>
        <w:t xml:space="preserve"> </w:t>
      </w:r>
      <w:r>
        <w:rPr>
          <w:b/>
          <w:sz w:val="22"/>
        </w:rPr>
        <w:t>6</w:t>
      </w:r>
      <w:r>
        <w:rPr>
          <w:sz w:val="22"/>
        </w:rPr>
        <w:t>, 337–348 (2016).</w:t>
      </w:r>
    </w:p>
    <w:p>
      <w:pPr>
        <w:pStyle w:val="Normal"/>
        <w:spacing w:lineRule="auto" w:line="480" w:before="0" w:after="140"/>
        <w:ind w:left="640" w:right="0" w:hanging="640"/>
        <w:rPr>
          <w:rFonts w:ascii="Times New Roman" w:hAnsi="Times New Roman"/>
          <w:sz w:val="22"/>
        </w:rPr>
      </w:pPr>
      <w:r>
        <w:rPr>
          <w:sz w:val="22"/>
        </w:rPr>
        <w:t>64.</w:t>
        <w:tab/>
        <w:t xml:space="preserve">Lundgren, E. J., Ramp, D., Ripple, W. J. &amp; Wallach, A. D. Introduced megafauna are rewilding the Anthropocene. </w:t>
      </w:r>
      <w:r>
        <w:rPr>
          <w:i/>
          <w:sz w:val="22"/>
        </w:rPr>
        <w:t>Ecography (Cop.).</w:t>
      </w:r>
      <w:r>
        <w:rPr>
          <w:sz w:val="22"/>
        </w:rPr>
        <w:t xml:space="preserve"> </w:t>
      </w:r>
      <w:r>
        <w:rPr>
          <w:b/>
          <w:sz w:val="22"/>
        </w:rPr>
        <w:t>41</w:t>
      </w:r>
      <w:r>
        <w:rPr>
          <w:sz w:val="22"/>
        </w:rPr>
        <w:t>, 857–866 (2018).</w:t>
      </w:r>
    </w:p>
    <w:p>
      <w:pPr>
        <w:pStyle w:val="Normal"/>
        <w:spacing w:lineRule="auto" w:line="480" w:before="0" w:after="140"/>
        <w:ind w:left="640" w:right="0" w:hanging="640"/>
        <w:rPr>
          <w:rFonts w:ascii="Times New Roman" w:hAnsi="Times New Roman"/>
          <w:sz w:val="22"/>
        </w:rPr>
      </w:pPr>
      <w:r>
        <w:rPr>
          <w:sz w:val="22"/>
        </w:rPr>
        <w:t>65.</w:t>
        <w:tab/>
        <w:t xml:space="preserve">Olson, D. M. </w:t>
      </w:r>
      <w:r>
        <w:rPr>
          <w:i/>
          <w:sz w:val="22"/>
        </w:rPr>
        <w:t>et al.</w:t>
      </w:r>
      <w:r>
        <w:rPr>
          <w:sz w:val="22"/>
        </w:rPr>
        <w:t xml:space="preserve"> Terrestrial Ecoregions of the World: A New Map of Life on Earth. </w:t>
      </w:r>
      <w:r>
        <w:rPr>
          <w:i/>
          <w:sz w:val="22"/>
        </w:rPr>
        <w:t>Bioscience</w:t>
      </w:r>
      <w:r>
        <w:rPr>
          <w:sz w:val="22"/>
        </w:rPr>
        <w:t xml:space="preserve"> </w:t>
      </w:r>
      <w:r>
        <w:rPr>
          <w:b/>
          <w:sz w:val="22"/>
        </w:rPr>
        <w:t>51</w:t>
      </w:r>
      <w:r>
        <w:rPr>
          <w:sz w:val="22"/>
        </w:rPr>
        <w:t>, 933 (2001).</w:t>
      </w:r>
    </w:p>
    <w:p>
      <w:pPr>
        <w:pStyle w:val="Normal"/>
        <w:spacing w:lineRule="auto" w:line="480" w:before="0" w:after="140"/>
        <w:ind w:left="640" w:right="0" w:hanging="640"/>
        <w:rPr>
          <w:rFonts w:ascii="Times New Roman" w:hAnsi="Times New Roman"/>
          <w:sz w:val="22"/>
        </w:rPr>
      </w:pPr>
      <w:r>
        <w:rPr>
          <w:sz w:val="22"/>
        </w:rPr>
        <w:t>66.</w:t>
        <w:tab/>
        <w:t xml:space="preserve">Olson, D. M. &amp; Dinerstein, E. The Global 200 : Priority Ecoregions for Global Conservation. </w:t>
      </w:r>
      <w:r>
        <w:rPr>
          <w:b/>
          <w:sz w:val="22"/>
        </w:rPr>
        <w:t>89</w:t>
      </w:r>
      <w:r>
        <w:rPr>
          <w:sz w:val="22"/>
        </w:rPr>
        <w:t>, 199–224 (2002).</w:t>
      </w:r>
    </w:p>
    <w:p>
      <w:pPr>
        <w:pStyle w:val="Normal"/>
        <w:spacing w:lineRule="auto" w:line="480" w:before="0" w:after="140"/>
        <w:ind w:left="640" w:right="0" w:hanging="640"/>
        <w:rPr>
          <w:rFonts w:ascii="Times New Roman" w:hAnsi="Times New Roman"/>
          <w:sz w:val="22"/>
        </w:rPr>
      </w:pPr>
      <w:r>
        <w:rPr>
          <w:sz w:val="22"/>
        </w:rPr>
        <w:t>67.</w:t>
        <w:tab/>
        <w:t xml:space="preserve">Fernandez, F. A. S. </w:t>
      </w:r>
      <w:r>
        <w:rPr>
          <w:i/>
          <w:sz w:val="22"/>
        </w:rPr>
        <w:t>et al.</w:t>
      </w:r>
      <w:r>
        <w:rPr>
          <w:sz w:val="22"/>
        </w:rPr>
        <w:t xml:space="preserve"> Rewilding the Atlantic Forest: Restoring the fauna and ecological interactions of a protected area. </w:t>
      </w:r>
      <w:r>
        <w:rPr>
          <w:i/>
          <w:sz w:val="22"/>
        </w:rPr>
        <w:t>Perspect. Ecol. Conserv.</w:t>
      </w:r>
      <w:r>
        <w:rPr>
          <w:sz w:val="22"/>
        </w:rPr>
        <w:t xml:space="preserve"> </w:t>
      </w:r>
      <w:r>
        <w:rPr>
          <w:b/>
          <w:sz w:val="22"/>
        </w:rPr>
        <w:t>15</w:t>
      </w:r>
      <w:r>
        <w:rPr>
          <w:sz w:val="22"/>
        </w:rPr>
        <w:t>, 308–314 (2017).</w:t>
      </w:r>
    </w:p>
    <w:p>
      <w:pPr>
        <w:pStyle w:val="Normal"/>
        <w:spacing w:lineRule="auto" w:line="480" w:before="0" w:after="140"/>
        <w:ind w:left="640" w:right="0" w:hanging="640"/>
        <w:rPr>
          <w:rFonts w:ascii="Times New Roman" w:hAnsi="Times New Roman"/>
          <w:sz w:val="22"/>
        </w:rPr>
      </w:pPr>
      <w:r>
        <w:rPr>
          <w:sz w:val="22"/>
        </w:rPr>
        <w:t>68.</w:t>
        <w:tab/>
        <w:t xml:space="preserve">Donlan, J. Re-wilding North America. </w:t>
      </w:r>
      <w:r>
        <w:rPr>
          <w:b/>
          <w:sz w:val="22"/>
        </w:rPr>
        <w:t>436</w:t>
      </w:r>
      <w:r>
        <w:rPr>
          <w:sz w:val="22"/>
        </w:rPr>
        <w:t>, (2005).</w:t>
      </w:r>
    </w:p>
    <w:p>
      <w:pPr>
        <w:pStyle w:val="Normal"/>
        <w:spacing w:lineRule="auto" w:line="480" w:before="0" w:after="140"/>
        <w:ind w:left="640" w:right="0" w:hanging="640"/>
        <w:rPr>
          <w:rFonts w:ascii="Times New Roman" w:hAnsi="Times New Roman"/>
          <w:sz w:val="22"/>
        </w:rPr>
      </w:pPr>
      <w:r>
        <w:rPr>
          <w:sz w:val="22"/>
        </w:rPr>
        <w:t>69.</w:t>
        <w:tab/>
        <w:t xml:space="preserve">Janzen, D. H. &amp; Martin, P. S. Neotropical anachronisms: The fruits the gomphotheres ate. </w:t>
      </w:r>
      <w:r>
        <w:rPr>
          <w:i/>
          <w:sz w:val="22"/>
        </w:rPr>
        <w:t>Science (80-. ).</w:t>
      </w:r>
      <w:r>
        <w:rPr>
          <w:sz w:val="22"/>
        </w:rPr>
        <w:t xml:space="preserve"> </w:t>
      </w:r>
      <w:r>
        <w:rPr>
          <w:b/>
          <w:sz w:val="22"/>
        </w:rPr>
        <w:t>215</w:t>
      </w:r>
      <w:r>
        <w:rPr>
          <w:sz w:val="22"/>
        </w:rPr>
        <w:t>, 19–27 (1982).</w:t>
      </w:r>
    </w:p>
    <w:p>
      <w:pPr>
        <w:pStyle w:val="Normal"/>
        <w:spacing w:lineRule="auto" w:line="480" w:before="0" w:after="140"/>
        <w:ind w:left="640" w:right="0" w:hanging="640"/>
        <w:rPr>
          <w:rFonts w:ascii="Times New Roman" w:hAnsi="Times New Roman"/>
          <w:sz w:val="22"/>
        </w:rPr>
      </w:pPr>
      <w:r>
        <w:rPr>
          <w:sz w:val="22"/>
        </w:rPr>
        <w:t>70.</w:t>
        <w:tab/>
        <w:t xml:space="preserve">Malhi, Y. </w:t>
      </w:r>
      <w:r>
        <w:rPr>
          <w:i/>
          <w:sz w:val="22"/>
        </w:rPr>
        <w:t>et al.</w:t>
      </w:r>
      <w:r>
        <w:rPr>
          <w:sz w:val="22"/>
        </w:rPr>
        <w:t xml:space="preserve"> Megafauna and ecosystem function from the Pleistocene to the Anthropocene. </w:t>
      </w:r>
      <w:r>
        <w:rPr>
          <w:i/>
          <w:sz w:val="22"/>
        </w:rPr>
        <w:t>Proc. Natl. Acad. Sci.</w:t>
      </w:r>
      <w:r>
        <w:rPr>
          <w:sz w:val="22"/>
        </w:rPr>
        <w:t xml:space="preserve"> </w:t>
      </w:r>
      <w:r>
        <w:rPr>
          <w:b/>
          <w:sz w:val="22"/>
        </w:rPr>
        <w:t>113</w:t>
      </w:r>
      <w:r>
        <w:rPr>
          <w:sz w:val="22"/>
        </w:rPr>
        <w:t>, 838–846 (2016).</w:t>
      </w:r>
    </w:p>
    <w:p>
      <w:pPr>
        <w:pStyle w:val="Normal"/>
        <w:spacing w:lineRule="auto" w:line="480" w:before="0" w:after="140"/>
        <w:ind w:left="640" w:right="0" w:hanging="640"/>
        <w:rPr>
          <w:rFonts w:ascii="Times New Roman" w:hAnsi="Times New Roman"/>
          <w:sz w:val="22"/>
        </w:rPr>
      </w:pPr>
      <w:r>
        <w:rPr>
          <w:sz w:val="22"/>
        </w:rPr>
        <w:t>71.</w:t>
        <w:tab/>
        <w:t xml:space="preserve">Linnell, J. D. C. &amp; Strand, O. Interference interactions, co-existence and conservation of mammalian carnivores. </w:t>
      </w:r>
      <w:r>
        <w:rPr>
          <w:i/>
          <w:sz w:val="22"/>
        </w:rPr>
        <w:t>Divers. Distrib.</w:t>
      </w:r>
      <w:r>
        <w:rPr>
          <w:sz w:val="22"/>
        </w:rPr>
        <w:t xml:space="preserve"> </w:t>
      </w:r>
      <w:r>
        <w:rPr>
          <w:b/>
          <w:sz w:val="22"/>
        </w:rPr>
        <w:t>6</w:t>
      </w:r>
      <w:r>
        <w:rPr>
          <w:sz w:val="22"/>
        </w:rPr>
        <w:t>, 169–176 (2000).</w:t>
      </w:r>
    </w:p>
    <w:p>
      <w:pPr>
        <w:pStyle w:val="Normal"/>
        <w:spacing w:lineRule="auto" w:line="480" w:before="0" w:after="140"/>
        <w:ind w:left="640" w:right="0" w:hanging="640"/>
        <w:rPr>
          <w:rFonts w:ascii="Times New Roman" w:hAnsi="Times New Roman"/>
          <w:sz w:val="22"/>
        </w:rPr>
      </w:pPr>
      <w:r>
        <w:rPr>
          <w:sz w:val="22"/>
        </w:rPr>
        <w:t>72.</w:t>
        <w:tab/>
        <w:t xml:space="preserve">Woodroffe, R. &amp; Ginsberg, J. R. Edge effects and the extinction of populations inside protected areas. </w:t>
      </w:r>
      <w:r>
        <w:rPr>
          <w:i/>
          <w:sz w:val="22"/>
        </w:rPr>
        <w:t>Science (80-. ).</w:t>
      </w:r>
      <w:r>
        <w:rPr>
          <w:sz w:val="22"/>
        </w:rPr>
        <w:t xml:space="preserve"> </w:t>
      </w:r>
      <w:r>
        <w:rPr>
          <w:b/>
          <w:sz w:val="22"/>
        </w:rPr>
        <w:t>280</w:t>
      </w:r>
      <w:r>
        <w:rPr>
          <w:sz w:val="22"/>
        </w:rPr>
        <w:t>, 2126–2128 (1998).</w:t>
      </w:r>
    </w:p>
    <w:p>
      <w:pPr>
        <w:pStyle w:val="Normal"/>
        <w:spacing w:lineRule="auto" w:line="480" w:before="0" w:after="140"/>
        <w:ind w:left="640" w:right="0" w:hanging="640"/>
        <w:rPr>
          <w:rFonts w:ascii="Times New Roman" w:hAnsi="Times New Roman"/>
          <w:sz w:val="22"/>
        </w:rPr>
      </w:pPr>
      <w:r>
        <w:rPr>
          <w:sz w:val="22"/>
        </w:rPr>
        <w:t>73.</w:t>
        <w:tab/>
        <w:t xml:space="preserve">Cantú-Salazar, L. &amp; Gaston, K. J. Very Large Protected Areas and Their Contribution to Terrestrial Biological Conservation. </w:t>
      </w:r>
      <w:r>
        <w:rPr>
          <w:i/>
          <w:sz w:val="22"/>
        </w:rPr>
        <w:t>Bioscience</w:t>
      </w:r>
      <w:r>
        <w:rPr>
          <w:sz w:val="22"/>
        </w:rPr>
        <w:t xml:space="preserve"> </w:t>
      </w:r>
      <w:r>
        <w:rPr>
          <w:b/>
          <w:sz w:val="22"/>
        </w:rPr>
        <w:t>60</w:t>
      </w:r>
      <w:r>
        <w:rPr>
          <w:sz w:val="22"/>
        </w:rPr>
        <w:t>, 808–818 (2010).</w:t>
      </w:r>
    </w:p>
    <w:p>
      <w:pPr>
        <w:pStyle w:val="Normal"/>
        <w:spacing w:lineRule="auto" w:line="480" w:before="0" w:after="140"/>
        <w:ind w:left="640" w:right="0" w:hanging="640"/>
        <w:rPr>
          <w:rFonts w:ascii="Times New Roman" w:hAnsi="Times New Roman"/>
          <w:sz w:val="22"/>
        </w:rPr>
      </w:pPr>
      <w:r>
        <w:rPr>
          <w:sz w:val="22"/>
        </w:rPr>
        <w:t>74.</w:t>
        <w:tab/>
        <w:t xml:space="preserve">Ripple, W. J. </w:t>
      </w:r>
      <w:r>
        <w:rPr>
          <w:i/>
          <w:sz w:val="22"/>
        </w:rPr>
        <w:t>et al.</w:t>
      </w:r>
      <w:r>
        <w:rPr>
          <w:sz w:val="22"/>
        </w:rPr>
        <w:t xml:space="preserve"> Collapse of the world’s largest herbivores. </w:t>
      </w:r>
      <w:r>
        <w:rPr>
          <w:i/>
          <w:sz w:val="22"/>
        </w:rPr>
        <w:t>Sci. Adv.</w:t>
      </w:r>
      <w:r>
        <w:rPr>
          <w:sz w:val="22"/>
        </w:rPr>
        <w:t xml:space="preserve"> </w:t>
      </w:r>
      <w:r>
        <w:rPr>
          <w:b/>
          <w:sz w:val="22"/>
        </w:rPr>
        <w:t>1</w:t>
      </w:r>
      <w:r>
        <w:rPr>
          <w:sz w:val="22"/>
        </w:rPr>
        <w:t>, (2015).</w:t>
      </w:r>
    </w:p>
    <w:p>
      <w:pPr>
        <w:pStyle w:val="Normal"/>
        <w:spacing w:lineRule="auto" w:line="480" w:before="0" w:after="140"/>
        <w:ind w:left="640" w:right="0" w:hanging="640"/>
        <w:rPr>
          <w:rFonts w:ascii="Times New Roman" w:hAnsi="Times New Roman"/>
          <w:sz w:val="22"/>
        </w:rPr>
      </w:pPr>
      <w:r>
        <w:rPr>
          <w:sz w:val="22"/>
        </w:rPr>
        <w:t>75.</w:t>
        <w:tab/>
        <w:t xml:space="preserve">Runge, C. A. </w:t>
      </w:r>
      <w:r>
        <w:rPr>
          <w:i/>
          <w:sz w:val="22"/>
        </w:rPr>
        <w:t>et al.</w:t>
      </w:r>
      <w:r>
        <w:rPr>
          <w:sz w:val="22"/>
        </w:rPr>
        <w:t xml:space="preserve"> Protected areas and global conservation of migratory birds. </w:t>
      </w:r>
      <w:r>
        <w:rPr>
          <w:i/>
          <w:sz w:val="22"/>
        </w:rPr>
        <w:t>Science (80-. ).</w:t>
      </w:r>
      <w:r>
        <w:rPr>
          <w:sz w:val="22"/>
        </w:rPr>
        <w:t xml:space="preserve"> </w:t>
      </w:r>
      <w:r>
        <w:rPr>
          <w:b/>
          <w:sz w:val="22"/>
        </w:rPr>
        <w:t>350</w:t>
      </w:r>
      <w:r>
        <w:rPr>
          <w:sz w:val="22"/>
        </w:rPr>
        <w:t>, 1255–1258 (2015).</w:t>
      </w:r>
    </w:p>
    <w:p>
      <w:pPr>
        <w:pStyle w:val="Normal"/>
        <w:spacing w:lineRule="auto" w:line="480" w:before="0" w:after="140"/>
        <w:ind w:left="640" w:right="0" w:hanging="640"/>
        <w:rPr>
          <w:rFonts w:ascii="Times New Roman" w:hAnsi="Times New Roman"/>
          <w:sz w:val="22"/>
        </w:rPr>
      </w:pPr>
      <w:r>
        <w:rPr>
          <w:sz w:val="22"/>
        </w:rPr>
        <w:t>76.</w:t>
        <w:tab/>
        <w:t xml:space="preserve">Pomeranz, J. P. F., Thompson, R. M., Poisot, T. &amp; Harding, J. S. Inferring predator–prey interactions in food webs. </w:t>
      </w:r>
      <w:r>
        <w:rPr>
          <w:i/>
          <w:sz w:val="22"/>
        </w:rPr>
        <w:t>Methods Ecol. Evol.</w:t>
      </w:r>
      <w:r>
        <w:rPr>
          <w:sz w:val="22"/>
        </w:rPr>
        <w:t xml:space="preserve"> </w:t>
      </w:r>
      <w:r>
        <w:rPr>
          <w:b/>
          <w:sz w:val="22"/>
        </w:rPr>
        <w:t>10</w:t>
      </w:r>
      <w:r>
        <w:rPr>
          <w:sz w:val="22"/>
        </w:rPr>
        <w:t>, 356–367 (2019).</w:t>
      </w:r>
    </w:p>
    <w:p>
      <w:pPr>
        <w:pStyle w:val="Normal"/>
        <w:spacing w:lineRule="auto" w:line="480" w:before="0" w:after="140"/>
        <w:ind w:left="640" w:right="0" w:hanging="640"/>
        <w:rPr>
          <w:rFonts w:ascii="Times New Roman" w:hAnsi="Times New Roman"/>
          <w:sz w:val="22"/>
        </w:rPr>
      </w:pPr>
      <w:r>
        <w:rPr>
          <w:sz w:val="22"/>
        </w:rPr>
        <w:t>77.</w:t>
        <w:tab/>
        <w:t xml:space="preserve">Gray, C. </w:t>
      </w:r>
      <w:r>
        <w:rPr>
          <w:i/>
          <w:sz w:val="22"/>
        </w:rPr>
        <w:t>et al.</w:t>
      </w:r>
      <w:r>
        <w:rPr>
          <w:sz w:val="22"/>
        </w:rPr>
        <w:t xml:space="preserve"> Joining the dots: An automated method for constructing food webs from compendia of published interactions. </w:t>
      </w:r>
      <w:r>
        <w:rPr>
          <w:i/>
          <w:sz w:val="22"/>
        </w:rPr>
        <w:t>Food Webs</w:t>
      </w:r>
      <w:r>
        <w:rPr>
          <w:sz w:val="22"/>
        </w:rPr>
        <w:t xml:space="preserve"> </w:t>
      </w:r>
      <w:r>
        <w:rPr>
          <w:b/>
          <w:sz w:val="22"/>
        </w:rPr>
        <w:t>5</w:t>
      </w:r>
      <w:r>
        <w:rPr>
          <w:sz w:val="22"/>
        </w:rPr>
        <w:t>, 11–20 (2015).</w:t>
      </w:r>
    </w:p>
    <w:p>
      <w:pPr>
        <w:pStyle w:val="Normal"/>
        <w:spacing w:lineRule="auto" w:line="480" w:before="0" w:after="140"/>
        <w:ind w:left="640" w:right="0" w:hanging="640"/>
        <w:rPr>
          <w:rFonts w:ascii="Times New Roman" w:hAnsi="Times New Roman"/>
          <w:sz w:val="22"/>
        </w:rPr>
      </w:pPr>
      <w:r>
        <w:rPr>
          <w:sz w:val="22"/>
        </w:rPr>
        <w:t>78.</w:t>
        <w:tab/>
        <w:t>Cohen, J. E. Ecologists’ Co-Operative Web Bank. Version 1.1. Machine-readable database of food webs. (2010).</w:t>
      </w:r>
    </w:p>
    <w:p>
      <w:pPr>
        <w:pStyle w:val="Normal"/>
        <w:spacing w:lineRule="auto" w:line="480" w:before="0" w:after="140"/>
        <w:ind w:left="640" w:right="0" w:hanging="640"/>
        <w:rPr>
          <w:rFonts w:ascii="Times New Roman" w:hAnsi="Times New Roman"/>
          <w:sz w:val="22"/>
        </w:rPr>
      </w:pPr>
      <w:r>
        <w:rPr>
          <w:sz w:val="22"/>
        </w:rPr>
        <w:t>79.</w:t>
        <w:tab/>
        <w:t xml:space="preserve">Poelen, J. H., Simons, J. D. &amp; Mungall, C. J. Global biotic interactions: An open infrastructure to share and analyze species-interaction datasets. </w:t>
      </w:r>
      <w:r>
        <w:rPr>
          <w:i/>
          <w:sz w:val="22"/>
        </w:rPr>
        <w:t>Ecol. Inform.</w:t>
      </w:r>
      <w:r>
        <w:rPr>
          <w:sz w:val="22"/>
        </w:rPr>
        <w:t xml:space="preserve"> </w:t>
      </w:r>
      <w:r>
        <w:rPr>
          <w:b/>
          <w:sz w:val="22"/>
        </w:rPr>
        <w:t>24</w:t>
      </w:r>
      <w:r>
        <w:rPr>
          <w:sz w:val="22"/>
        </w:rPr>
        <w:t>, 148–159 (2014).</w:t>
      </w:r>
    </w:p>
    <w:p>
      <w:pPr>
        <w:pStyle w:val="Normal"/>
        <w:spacing w:lineRule="auto" w:line="480" w:before="0" w:after="140"/>
        <w:ind w:left="640" w:right="0" w:hanging="640"/>
        <w:rPr>
          <w:rFonts w:ascii="Times New Roman" w:hAnsi="Times New Roman"/>
          <w:sz w:val="22"/>
        </w:rPr>
      </w:pPr>
      <w:r>
        <w:rPr>
          <w:sz w:val="22"/>
        </w:rPr>
        <w:t>80.</w:t>
        <w:tab/>
        <w:t xml:space="preserve">Baskerville, E. B. </w:t>
      </w:r>
      <w:r>
        <w:rPr>
          <w:i/>
          <w:sz w:val="22"/>
        </w:rPr>
        <w:t>et al.</w:t>
      </w:r>
      <w:r>
        <w:rPr>
          <w:sz w:val="22"/>
        </w:rPr>
        <w:t xml:space="preserve"> Spatial guilds in the serengeti food web revealed by a bayesian group model. </w:t>
      </w:r>
      <w:r>
        <w:rPr>
          <w:i/>
          <w:sz w:val="22"/>
        </w:rPr>
        <w:t>PLoS Comput. Biol.</w:t>
      </w:r>
      <w:r>
        <w:rPr>
          <w:sz w:val="22"/>
        </w:rPr>
        <w:t xml:space="preserve"> </w:t>
      </w:r>
      <w:r>
        <w:rPr>
          <w:b/>
          <w:sz w:val="22"/>
        </w:rPr>
        <w:t>7</w:t>
      </w:r>
      <w:r>
        <w:rPr>
          <w:sz w:val="22"/>
        </w:rPr>
        <w:t>, (2011).</w:t>
      </w:r>
    </w:p>
    <w:p>
      <w:pPr>
        <w:pStyle w:val="Normal"/>
        <w:spacing w:lineRule="auto" w:line="480" w:before="0" w:after="140"/>
        <w:ind w:left="640" w:right="0" w:hanging="640"/>
        <w:rPr>
          <w:rFonts w:ascii="Times New Roman" w:hAnsi="Times New Roman"/>
          <w:sz w:val="22"/>
        </w:rPr>
      </w:pPr>
      <w:r>
        <w:rPr>
          <w:sz w:val="22"/>
        </w:rPr>
        <w:t>81.</w:t>
        <w:tab/>
        <w:t xml:space="preserve">De Visser, S. N., Freymann, B. P. &amp; Olff, H. The Serengeti food web: Empirical quantification and analysis of topological changes under increasing human impact. </w:t>
      </w:r>
      <w:r>
        <w:rPr>
          <w:i/>
          <w:sz w:val="22"/>
        </w:rPr>
        <w:t>J. Anim. Ecol.</w:t>
      </w:r>
      <w:r>
        <w:rPr>
          <w:sz w:val="22"/>
        </w:rPr>
        <w:t xml:space="preserve"> </w:t>
      </w:r>
      <w:r>
        <w:rPr>
          <w:b/>
          <w:sz w:val="22"/>
        </w:rPr>
        <w:t>80</w:t>
      </w:r>
      <w:r>
        <w:rPr>
          <w:sz w:val="22"/>
        </w:rPr>
        <w:t>, 484–494 (2011).</w:t>
      </w:r>
    </w:p>
    <w:p>
      <w:pPr>
        <w:pStyle w:val="Normal"/>
        <w:spacing w:lineRule="auto" w:line="480" w:before="0" w:after="140"/>
        <w:ind w:left="640" w:right="0" w:hanging="640"/>
        <w:rPr>
          <w:rFonts w:ascii="Times New Roman" w:hAnsi="Times New Roman"/>
          <w:sz w:val="22"/>
        </w:rPr>
      </w:pPr>
      <w:r>
        <w:rPr>
          <w:sz w:val="22"/>
        </w:rPr>
        <w:t>82.</w:t>
        <w:tab/>
        <w:t xml:space="preserve">Williams, R. J. &amp; Martinez, N. D. Simple rules yield complex food webs. </w:t>
      </w:r>
      <w:r>
        <w:rPr>
          <w:i/>
          <w:sz w:val="22"/>
        </w:rPr>
        <w:t>Nature</w:t>
      </w:r>
      <w:r>
        <w:rPr>
          <w:sz w:val="22"/>
        </w:rPr>
        <w:t xml:space="preserve"> </w:t>
      </w:r>
      <w:r>
        <w:rPr>
          <w:b/>
          <w:sz w:val="22"/>
        </w:rPr>
        <w:t>404</w:t>
      </w:r>
      <w:r>
        <w:rPr>
          <w:sz w:val="22"/>
        </w:rPr>
        <w:t>, 180–183 (2000).</w:t>
      </w:r>
    </w:p>
    <w:p>
      <w:pPr>
        <w:pStyle w:val="Normal"/>
        <w:spacing w:lineRule="auto" w:line="480" w:before="0" w:after="140"/>
        <w:ind w:left="640" w:right="0" w:hanging="640"/>
        <w:rPr>
          <w:rFonts w:ascii="Times New Roman" w:hAnsi="Times New Roman"/>
          <w:sz w:val="22"/>
        </w:rPr>
      </w:pPr>
      <w:r>
        <w:rPr>
          <w:sz w:val="22"/>
        </w:rPr>
        <w:t>83.</w:t>
        <w:tab/>
        <w:t xml:space="preserve">Owen-Smith, N. &amp; Mills, M. G. L. Predator-prey size relationships in an African large-mammal food web. </w:t>
      </w:r>
      <w:r>
        <w:rPr>
          <w:i/>
          <w:sz w:val="22"/>
        </w:rPr>
        <w:t>J. Anim. Ecol.</w:t>
      </w:r>
      <w:r>
        <w:rPr>
          <w:sz w:val="22"/>
        </w:rPr>
        <w:t xml:space="preserve"> </w:t>
      </w:r>
      <w:r>
        <w:rPr>
          <w:b/>
          <w:sz w:val="22"/>
        </w:rPr>
        <w:t>77</w:t>
      </w:r>
      <w:r>
        <w:rPr>
          <w:sz w:val="22"/>
        </w:rPr>
        <w:t>, 173–183 (2008).</w:t>
      </w:r>
    </w:p>
    <w:p>
      <w:pPr>
        <w:pStyle w:val="Normal"/>
        <w:spacing w:lineRule="auto" w:line="480" w:before="0" w:after="140"/>
        <w:ind w:left="640" w:right="0" w:hanging="640"/>
        <w:rPr>
          <w:rFonts w:ascii="Times New Roman" w:hAnsi="Times New Roman"/>
          <w:sz w:val="22"/>
        </w:rPr>
      </w:pPr>
      <w:r>
        <w:rPr>
          <w:sz w:val="22"/>
        </w:rPr>
        <w:t>84.</w:t>
        <w:tab/>
        <w:t xml:space="preserve">Segura, A. M., Fariña, R. A. &amp; Arim, M. Exceptional body sizes but typical trophic structure in a Pleistocene food web. </w:t>
      </w:r>
      <w:r>
        <w:rPr>
          <w:i/>
          <w:sz w:val="22"/>
        </w:rPr>
        <w:t>Biol. Lett.</w:t>
      </w:r>
      <w:r>
        <w:rPr>
          <w:sz w:val="22"/>
        </w:rPr>
        <w:t xml:space="preserve"> </w:t>
      </w:r>
      <w:r>
        <w:rPr>
          <w:b/>
          <w:sz w:val="22"/>
        </w:rPr>
        <w:t>12</w:t>
      </w:r>
      <w:r>
        <w:rPr>
          <w:sz w:val="22"/>
        </w:rPr>
        <w:t>, 10–13 (2016).</w:t>
      </w:r>
    </w:p>
    <w:p>
      <w:pPr>
        <w:pStyle w:val="Normal"/>
        <w:spacing w:lineRule="auto" w:line="480" w:before="0" w:after="140"/>
        <w:ind w:left="640" w:right="0" w:hanging="640"/>
        <w:rPr>
          <w:rFonts w:ascii="Times New Roman" w:hAnsi="Times New Roman"/>
          <w:sz w:val="22"/>
        </w:rPr>
      </w:pPr>
      <w:r>
        <w:rPr>
          <w:sz w:val="22"/>
        </w:rPr>
        <w:t>85.</w:t>
        <w:tab/>
        <w:t xml:space="preserve">Carbone, C., Mace, G. M., Roberts, S. C. &amp; Macdonald, D. W. Energetic constraints on the diet of terrestrial carnivores. </w:t>
      </w:r>
      <w:r>
        <w:rPr>
          <w:i/>
          <w:sz w:val="22"/>
        </w:rPr>
        <w:t>Nature</w:t>
      </w:r>
      <w:r>
        <w:rPr>
          <w:sz w:val="22"/>
        </w:rPr>
        <w:t xml:space="preserve"> </w:t>
      </w:r>
      <w:r>
        <w:rPr>
          <w:b/>
          <w:sz w:val="22"/>
        </w:rPr>
        <w:t>402</w:t>
      </w:r>
      <w:r>
        <w:rPr>
          <w:sz w:val="22"/>
        </w:rPr>
        <w:t>, 286–288 (1999).</w:t>
      </w:r>
    </w:p>
    <w:p>
      <w:pPr>
        <w:pStyle w:val="Normal"/>
        <w:spacing w:lineRule="auto" w:line="480" w:before="0" w:after="140"/>
        <w:ind w:left="640" w:right="0" w:hanging="640"/>
        <w:rPr>
          <w:rFonts w:ascii="Times New Roman" w:hAnsi="Times New Roman"/>
          <w:sz w:val="22"/>
        </w:rPr>
      </w:pPr>
      <w:r>
        <w:rPr>
          <w:sz w:val="22"/>
        </w:rPr>
        <w:t>86.</w:t>
        <w:tab/>
        <w:t xml:space="preserve">Nakagawa, S. &amp; Schielzeth, H. A general and simple method for obtaining R2 from generalized linear mixed-effects models. </w:t>
      </w:r>
      <w:r>
        <w:rPr>
          <w:i/>
          <w:sz w:val="22"/>
        </w:rPr>
        <w:t>Methods Ecol. Evol.</w:t>
      </w:r>
      <w:r>
        <w:rPr>
          <w:sz w:val="22"/>
        </w:rPr>
        <w:t xml:space="preserve"> </w:t>
      </w:r>
      <w:r>
        <w:rPr>
          <w:b/>
          <w:sz w:val="22"/>
        </w:rPr>
        <w:t>4</w:t>
      </w:r>
      <w:r>
        <w:rPr>
          <w:sz w:val="22"/>
        </w:rPr>
        <w:t>, 133–142 (2013).</w:t>
      </w:r>
    </w:p>
    <w:p>
      <w:pPr>
        <w:pStyle w:val="Normal"/>
        <w:spacing w:lineRule="auto" w:line="480" w:before="0" w:after="140"/>
        <w:ind w:left="640" w:right="0" w:hanging="640"/>
        <w:rPr>
          <w:rFonts w:ascii="Times New Roman" w:hAnsi="Times New Roman"/>
          <w:sz w:val="22"/>
        </w:rPr>
      </w:pPr>
      <w:r>
        <w:rPr>
          <w:sz w:val="22"/>
        </w:rPr>
        <w:t>87.</w:t>
        <w:tab/>
        <w:t xml:space="preserve">Cohen, J. </w:t>
      </w:r>
      <w:r>
        <w:rPr>
          <w:i/>
          <w:sz w:val="22"/>
        </w:rPr>
        <w:t>Statistical power analysis for the behavioral sciences.</w:t>
      </w:r>
      <w:r>
        <w:rPr>
          <w:sz w:val="22"/>
        </w:rPr>
        <w:t xml:space="preserve"> (Academic press, 2013).</w:t>
      </w:r>
    </w:p>
    <w:p>
      <w:pPr>
        <w:pStyle w:val="Normal"/>
        <w:spacing w:lineRule="auto" w:line="480" w:before="0" w:after="140"/>
        <w:ind w:left="640" w:right="0" w:hanging="640"/>
        <w:rPr>
          <w:rFonts w:ascii="Times New Roman" w:hAnsi="Times New Roman"/>
          <w:sz w:val="22"/>
        </w:rPr>
      </w:pPr>
      <w:r>
        <w:rPr>
          <w:sz w:val="22"/>
        </w:rPr>
        <w:t>88.</w:t>
        <w:tab/>
        <w:t xml:space="preserve">Sawilowsky, S. S. New effect size rules of thumb. </w:t>
      </w:r>
      <w:r>
        <w:rPr>
          <w:i/>
          <w:sz w:val="22"/>
        </w:rPr>
        <w:t>J. Mod. Appl. Stat. Methods</w:t>
      </w:r>
      <w:r>
        <w:rPr>
          <w:sz w:val="22"/>
        </w:rPr>
        <w:t xml:space="preserve"> </w:t>
      </w:r>
      <w:r>
        <w:rPr>
          <w:b/>
          <w:sz w:val="22"/>
        </w:rPr>
        <w:t>8</w:t>
      </w:r>
      <w:r>
        <w:rPr>
          <w:sz w:val="22"/>
        </w:rPr>
        <w:t>, 597–599 (2009).</w:t>
      </w:r>
    </w:p>
    <w:p>
      <w:pPr>
        <w:pStyle w:val="Normal"/>
        <w:spacing w:lineRule="auto" w:line="480"/>
        <w:rPr>
          <w:rFonts w:ascii="Times New Roman" w:hAnsi="Times New Roman"/>
          <w:sz w:val="22"/>
        </w:rPr>
      </w:pPr>
      <w:r>
        <w:rPr>
          <w:sz w:val="22"/>
        </w:rPr>
        <w:t>89.</w:t>
        <w:tab/>
        <w:t>R Core Team. R: A Language and Environment for Statistical Computing. (2018).</w:t>
      </w:r>
    </w:p>
    <w:p>
      <w:pPr>
        <w:sectPr>
          <w:type w:val="continuous"/>
          <w:pgSz w:w="12240" w:h="15840"/>
          <w:pgMar w:left="1800" w:right="1800" w:header="0" w:top="1440" w:footer="1440" w:bottom="2004" w:gutter="0"/>
          <w:formProt w:val="false"/>
          <w:textDirection w:val="lrTb"/>
          <w:docGrid w:type="default" w:linePitch="240" w:charSpace="4294961151"/>
        </w:sectPr>
      </w:pPr>
    </w:p>
    <w:p>
      <w:pPr>
        <w:pStyle w:val="TextBody"/>
        <w:widowControl w:val="false"/>
        <w:spacing w:lineRule="auto" w:line="480" w:before="180" w:after="180"/>
        <w:rPr>
          <w:rFonts w:ascii="Times New Roman" w:hAnsi="Times New Roman"/>
          <w:iCs/>
          <w:sz w:val="22"/>
          <w:szCs w:val="22"/>
          <w:lang w:val="en-GB"/>
        </w:rPr>
      </w:pPr>
      <w:r>
        <w:rPr>
          <w:rFonts w:ascii="Times New Roman" w:hAnsi="Times New Roman"/>
          <w:iCs/>
          <w:sz w:val="22"/>
          <w:szCs w:val="22"/>
          <w:lang w:val="en-GB"/>
        </w:rPr>
        <w:t xml:space="preserve"> </w:t>
      </w:r>
    </w:p>
    <w:sectPr>
      <w:type w:val="continuous"/>
      <w:pgSz w:w="12240" w:h="15840"/>
      <w:pgMar w:left="1800" w:right="1800" w:header="0" w:top="1440" w:footer="1440" w:bottom="2004"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3-30T10:01:00Z" w:initials="">
    <w:p>
      <w:r>
        <w:rPr>
          <w:rFonts w:ascii="Cambria" w:hAnsi="Cambria" w:eastAsia="Cambria" w:cs="DejaVu Sans"/>
          <w:color w:val="000000"/>
          <w:sz w:val="20"/>
          <w:lang w:val="en-US" w:eastAsia="en-US" w:bidi="en-US"/>
        </w:rPr>
        <w:t>Articles can have up to 6 display items (figures and/or tables). The maximum title length is 100 characters (including spaces).</w:t>
      </w:r>
    </w:p>
  </w:comment>
  <w:comment w:id="1" w:author="Berti Emilio" w:date="2020-09-17T13:51:21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Not sure about this; we’ll wait until Scott decides if to remain in the paper or not.</w:t>
      </w:r>
    </w:p>
  </w:comment>
  <w:comment w:id="2" w:author="Unknown Author" w:date="2020-03-30T10:01:00Z" w:initials="">
    <w:p>
      <w:r>
        <w:rPr>
          <w:rFonts w:ascii="Cambria" w:hAnsi="Cambria" w:eastAsia="Cambria" w:cs="DejaVu Sans"/>
          <w:color w:val="000000"/>
          <w:sz w:val="20"/>
          <w:lang w:val="en-US" w:eastAsia="en-US" w:bidi="en-US"/>
        </w:rPr>
        <w:t>The main text (excluding introductory paragraph, Methods section, references and figure legends) is limited to 3,500 words.</w:t>
      </w:r>
    </w:p>
  </w:comment>
  <w:comment w:id="3" w:author="Unknown Author" w:date="2020-03-30T10:01:00Z" w:initials="">
    <w:p>
      <w:r>
        <w:rPr>
          <w:rFonts w:ascii="Cambria" w:hAnsi="Cambria" w:eastAsia="Cambria" w:cs="DejaVu Sans"/>
          <w:color w:val="000000"/>
          <w:sz w:val="20"/>
          <w:lang w:val="en-US" w:eastAsia="en-US" w:bidi="en-US"/>
        </w:rPr>
        <w:t>An introduction (without heading) of up to 500 words of referenced text expands on the background of the work (some overlap with the summary is acceptable), and is followed by a concise, focused account of the findings (headed 'Results'), and one or two short paragraphs of discussion (headed 'Discussion').</w:t>
      </w:r>
    </w:p>
  </w:comment>
  <w:comment w:id="4" w:author="Berti Emilio" w:date="2020-09-17T13:54:26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The introductory paragraph is typically 150 words and is unreferenced</w:t>
      </w:r>
    </w:p>
  </w:comment>
  <w:comment w:id="5" w:author="Berti Emilio" w:date="2020-09-14T10:09:09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NEE:</w:t>
      </w:r>
    </w:p>
    <w:p>
      <w:r>
        <w:rPr>
          <w:rFonts w:ascii="Liberation Serif" w:hAnsi="Liberation Serif" w:eastAsia="DejaVu Sans" w:cs="DejaVu Sans"/>
          <w:color w:val="auto"/>
          <w:lang w:val="en-US" w:eastAsia="en-US" w:bidi="en-US"/>
        </w:rPr>
      </w:r>
    </w:p>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Figure legends begin with a brief title for the whole figure and continue with a short description of each panel and the symbols used; they should not contain any details of methods. Text for figure legends should be provided in numerical order after the references.</w:t>
      </w:r>
    </w:p>
  </w:comment>
  <w:comment w:id="6" w:author="Unknown Author" w:date="2020-04-27T08:55:25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I think Svenning 2019 Trophic rewilding chapter in the BES book better explains this</w:t>
      </w:r>
    </w:p>
  </w:comment>
  <w:comment w:id="7" w:author="Berti Emilio" w:date="2020-09-21T13:37:53Z" w:initials="BE">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GB"/>
        </w:rPr>
        <w:t>Reply to Unknown Author (27/04/2020, 08:55): "..."</w:t>
      </w:r>
    </w:p>
    <w:p>
      <w:r>
        <w:rPr>
          <w:rFonts w:ascii="Liberation Serif" w:hAnsi="Liberation Serif" w:eastAsia="DejaVu Sans" w:cs="DejaVu Sans"/>
          <w:color w:val="auto"/>
          <w:sz w:val="20"/>
          <w:lang w:val="en-GB" w:eastAsia="en-US" w:bidi="ar-SA"/>
        </w:rPr>
        <w:t>Self: add.</w:t>
      </w:r>
    </w:p>
  </w:comment>
  <w:comment w:id="8" w:author="Jens-Christian Svenning" w:date="2020-04-27T07:35:00Z" w:initials="JS">
    <w:p>
      <w:r>
        <w:rPr>
          <w:rFonts w:ascii="Liberation Serif" w:hAnsi="Liberation Serif" w:eastAsia="DejaVu Sans" w:cs="DejaVu Sans"/>
          <w:color w:val="auto"/>
          <w:lang w:val="en-US" w:eastAsia="en-US" w:bidi="en-US"/>
        </w:rPr>
        <w:t>These numbers actually come across as pretty small. If you also looked at the interactions in a presence-absence sense the recoveries would be bigger – i.e., presence of the interaction between megacarnivores and large herbivores rather than the number of interactions between these species groups</w:t>
      </w:r>
    </w:p>
  </w:comment>
  <w:comment w:id="9" w:author="Unknown Author" w:date="2020-04-27T09:07:17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Self: add formatted references.</w:t>
      </w:r>
    </w:p>
  </w:comment>
  <w:comment w:id="10" w:author="Berti Emilio" w:date="2020-09-16T14:02:09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I feel we covered most of the important aspects of the societal condition here. Jens, if you feel like we don’t need to add something else, I would wait for eventual comments from editor and reviewers.</w:t>
      </w:r>
    </w:p>
  </w:comment>
  <w:comment w:id="11" w:author="Berti Emilio" w:date="2020-09-21T17:00:45Z" w:initials="BE">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This figure is very hard to make. I am making progress, but still need many tweaks and adjustments. I put it here mostly as a place-holder.</w:t>
      </w:r>
    </w:p>
  </w:comment>
  <w:comment w:id="12" w:author="Berti Emilio" w:date="2020-09-14T09:44:30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Self: This should be 16 – check again at the end for correct number</w:t>
      </w:r>
    </w:p>
  </w:comment>
  <w:comment w:id="13" w:author="Berti Emilio" w:date="2020-09-17T13:44:15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A bit repetitive.</w:t>
      </w:r>
    </w:p>
  </w:comment>
  <w:comment w:id="14" w:author="Jens-Christian Svenning" w:date="2020-04-27T07:57:00Z" w:initials="JS">
    <w:p>
      <w:r>
        <w:rPr>
          <w:rFonts w:ascii="Liberation Serif" w:hAnsi="Liberation Serif" w:eastAsia="DejaVu Sans" w:cs="DejaVu Sans"/>
          <w:color w:val="auto"/>
          <w:lang w:val="en-US" w:eastAsia="en-US" w:bidi="en-US"/>
        </w:rPr>
        <w:t>Perino et al. 2019 is maybe better + Pringle’s Gorongosa work</w:t>
      </w:r>
    </w:p>
  </w:comment>
  <w:comment w:id="15" w:author="Berti Emilio" w:date="2020-09-14T09:45:31Z" w:initials="BE">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GB" w:eastAsia="en-US" w:bidi="ar-SA"/>
        </w:rPr>
        <w:t>Reply to Jens-Christian Svenning (27/04/2020, 07:57): "..."</w:t>
      </w:r>
    </w:p>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Added Perino. I waited to add Pringle’s work as we are already exceeding the refs numbers. I added Ripple et al. 2014b</w:t>
      </w:r>
    </w:p>
  </w:comment>
  <w:comment w:id="16" w:author="Unknown Author" w:date="2020-04-22T13:18:04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Ideally no more than 3,000 words – flexible.</w:t>
      </w:r>
    </w:p>
    <w:p>
      <w:r>
        <w:rPr>
          <w:rFonts w:ascii="Liberation Serif" w:hAnsi="Liberation Serif" w:eastAsia="DejaVu Sans" w:cs="DejaVu Sans"/>
          <w:color w:val="auto"/>
          <w:lang w:val="en-US" w:eastAsia="en-US" w:bidi="en-US"/>
        </w:rPr>
      </w:r>
    </w:p>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Our main text is ~800 words shorter than maximum – we are find with a bit more here.</w:t>
      </w:r>
    </w:p>
  </w:comment>
  <w:comment w:id="17" w:author="Unknown Author" w:date="2020-04-22T13:29:58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These are non-generalist species that likely are limited in their distribution by climatic and environmental factors.</w:t>
      </w:r>
    </w:p>
  </w:comment>
  <w:comment w:id="18" w:author="Unknown Author" w:date="2020-03-21T10:35:00Z" w:initials="">
    <w:p>
      <w:r>
        <w:rPr>
          <w:rFonts w:ascii="Liberation Serif" w:hAnsi="Liberation Serif" w:eastAsia="DejaVu Sans" w:cs="DejaVu Sans"/>
          <w:color w:val="auto"/>
          <w:sz w:val="20"/>
          <w:u w:val="single"/>
          <w:lang w:val="en-US" w:eastAsia="en-US" w:bidi="en-US"/>
        </w:rPr>
        <w:t>R2 values for each model:</w:t>
      </w:r>
    </w:p>
    <w:p>
      <w:r>
        <w:rPr>
          <w:rFonts w:ascii="Liberation Serif" w:hAnsi="Liberation Serif" w:eastAsia="DejaVu Sans" w:cs="DejaVu Sans"/>
          <w:color w:val="auto"/>
          <w:sz w:val="20"/>
          <w:u w:val="none"/>
          <w:lang w:val="en-US" w:eastAsia="en-US" w:bidi="en-US"/>
        </w:rPr>
        <w:t>Left = marginal; right = conditional (including random effects)</w:t>
      </w:r>
    </w:p>
    <w:p>
      <w:r>
        <w:rPr>
          <w:rFonts w:ascii="Liberation Serif" w:hAnsi="Liberation Serif" w:eastAsia="DejaVu Sans" w:cs="DejaVu Sans"/>
          <w:color w:val="000000"/>
          <w:sz w:val="20"/>
          <w:lang w:val="en-US" w:eastAsia="en-US" w:bidi="en-US"/>
        </w:rPr>
        <w:t>79, 96 for levels in PA</w:t>
      </w:r>
    </w:p>
    <w:p>
      <w:r>
        <w:rPr>
          <w:rFonts w:ascii="Liberation Serif" w:hAnsi="Liberation Serif" w:eastAsia="DejaVu Sans" w:cs="DejaVu Sans"/>
          <w:color w:val="000000"/>
          <w:sz w:val="20"/>
          <w:lang w:val="en-US" w:eastAsia="en-US" w:bidi="en-US"/>
        </w:rPr>
        <w:t>87, 96 for levels in random</w:t>
      </w:r>
    </w:p>
    <w:p>
      <w:r>
        <w:rPr>
          <w:rFonts w:ascii="Liberation Serif" w:hAnsi="Liberation Serif" w:eastAsia="DejaVu Sans" w:cs="DejaVu Sans"/>
          <w:color w:val="000000"/>
          <w:sz w:val="20"/>
          <w:lang w:val="en-US" w:eastAsia="en-US" w:bidi="en-US"/>
        </w:rPr>
        <w:t>48, 95 for edge in PA</w:t>
      </w:r>
    </w:p>
    <w:p>
      <w:r>
        <w:rPr>
          <w:rFonts w:ascii="Liberation Serif" w:hAnsi="Liberation Serif" w:eastAsia="DejaVu Sans" w:cs="DejaVu Sans"/>
          <w:color w:val="000000"/>
          <w:sz w:val="20"/>
          <w:lang w:val="en-US" w:eastAsia="en-US" w:bidi="en-US"/>
        </w:rPr>
        <w:t>56, 93 for edge in random</w:t>
      </w:r>
    </w:p>
    <w:p>
      <w:r>
        <w:rPr>
          <w:rFonts w:ascii="Liberation Serif" w:hAnsi="Liberation Serif" w:eastAsia="DejaVu Sans" w:cs="DejaVu Sans"/>
          <w:color w:val="auto"/>
          <w:lang w:val="en-US" w:eastAsia="en-US" w:bidi="en-US"/>
        </w:rPr>
      </w:r>
    </w:p>
    <w:p>
      <w:r>
        <w:rPr>
          <w:rFonts w:ascii="Liberation Serif" w:hAnsi="Liberation Serif" w:eastAsia="DejaVu Sans" w:cs="DejaVu Sans"/>
          <w:color w:val="000000"/>
          <w:sz w:val="20"/>
          <w:lang w:val="en-US" w:eastAsia="en-US" w:bidi="en-US"/>
        </w:rPr>
        <w:t>I averaged them for in the main text, as already much information was present.</w:t>
      </w:r>
    </w:p>
  </w:comment>
  <w:comment w:id="19" w:author="Berti Emilio" w:date="2020-09-17T14:52:04Z" w:initials="BE">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Self: make it consistent with figures and tables.</w:t>
      </w:r>
    </w:p>
  </w:comment>
  <w:comment w:id="20" w:author="Unknown Author" w:date="2020-04-24T10:40:32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GB" w:eastAsia="en-US" w:bidi="ar-SA"/>
        </w:rPr>
        <w:t xml:space="preserve">This was generated with Mendeley. I still have to check it thoroughly </w:t>
      </w:r>
    </w:p>
  </w:comment>
  <w:comment w:id="21" w:author="Berti Emilio" w:date="2020-09-21T13:50:13Z" w:initials="BE">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GB"/>
        </w:rPr>
        <w:t>Not sure why I have to 2 reference list. I’ll check which one is the correct one.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OpenSymbol">
    <w:altName w:val="Arial Unicode MS"/>
    <w:charset w:val="01"/>
    <w:family w:val="roman"/>
    <w:pitch w:val="variable"/>
  </w:font>
  <w:font w:name="AU Passata">
    <w:charset w:val="01"/>
    <w:family w:val="roman"/>
    <w:pitch w:val="variable"/>
  </w:font>
  <w:font w:name="Liberation Sans">
    <w:altName w:val="Arial"/>
    <w:charset w:val="01"/>
    <w:family w:val="roman"/>
    <w:pitch w:val="variable"/>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lang w:val="en-GB"/>
      </w:rPr>
    </w:pPr>
    <w:r>
      <w:rPr>
        <w:lang w:val="en-GB"/>
      </w:rPr>
      <w:t xml:space="preserve">Page </w:t>
    </w:r>
    <w:r>
      <w:rPr>
        <w:lang w:val="en-GB"/>
      </w:rPr>
      <w:fldChar w:fldCharType="begin"/>
    </w:r>
    <w:r>
      <w:instrText> PAGE </w:instrText>
    </w:r>
    <w:r>
      <w:fldChar w:fldCharType="separate"/>
    </w:r>
    <w:r>
      <w:t>48</w:t>
    </w:r>
    <w:r>
      <w:fldChar w:fldCharType="end"/>
    </w:r>
    <w:r>
      <w:rPr>
        <w:lang w:val="en-GB"/>
      </w:rPr>
      <w:t xml:space="preserve"> of </w:t>
    </w:r>
    <w:r>
      <w:rPr>
        <w:lang w:val="en-GB"/>
      </w:rPr>
      <w:fldChar w:fldCharType="begin"/>
    </w:r>
    <w:r>
      <w:instrText> NUMPAGES </w:instrText>
    </w:r>
    <w:r>
      <w:fldChar w:fldCharType="separate"/>
    </w:r>
    <w:r>
      <w:t>48</w:t>
    </w:r>
    <w:r>
      <w:fldChar w:fldCharType="end"/>
    </w:r>
  </w:p>
</w:ftr>
</file>

<file path=word/settings.xml><?xml version="1.0" encoding="utf-8"?>
<w:settings xmlns:w="http://schemas.openxmlformats.org/wordprocessingml/2006/main">
  <w:zoom w:percent="140"/>
  <w:embedSystemFonts/>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DejaVu Sans"/>
        <w:szCs w:val="24"/>
        <w:lang w:val="en-GB" w:eastAsia="en-US" w:bidi="ar-SA"/>
      </w:rPr>
    </w:rPrDefault>
    <w:pPrDefault>
      <w:pPr/>
    </w:pPrDefault>
  </w:docDefaults>
  <w:style w:type="paragraph" w:styleId="Normal">
    <w:name w:val="Normal"/>
    <w:qFormat/>
    <w:pPr>
      <w:widowControl/>
      <w:kinsoku w:val="true"/>
      <w:overflowPunct w:val="true"/>
      <w:autoSpaceDE w:val="true"/>
      <w:bidi w:val="0"/>
      <w:jc w:val="left"/>
    </w:pPr>
    <w:rPr>
      <w:rFonts w:ascii="Times New Roman" w:hAnsi="Times New Roman" w:eastAsia="Times New Roman" w:cs="Times New Roman"/>
      <w:color w:val="00000A"/>
      <w:sz w:val="24"/>
      <w:szCs w:val="24"/>
      <w:lang w:eastAsia="en-GB" w:bidi="ar-SA" w:val="en-GB"/>
    </w:rPr>
  </w:style>
  <w:style w:type="paragraph" w:styleId="Heading1">
    <w:name w:val="Heading 1"/>
    <w:basedOn w:val="Normal"/>
    <w:qFormat/>
    <w:pPr>
      <w:keepNext/>
      <w:keepLines/>
      <w:numPr>
        <w:ilvl w:val="0"/>
        <w:numId w:val="0"/>
      </w:numPr>
      <w:spacing w:before="480" w:after="0"/>
      <w:outlineLvl w:val="0"/>
    </w:pPr>
    <w:rPr>
      <w:rFonts w:ascii="Calibri" w:hAnsi="Calibri"/>
      <w:b/>
      <w:bCs/>
      <w:color w:val="345A8A"/>
      <w:sz w:val="32"/>
      <w:szCs w:val="32"/>
    </w:rPr>
  </w:style>
  <w:style w:type="paragraph" w:styleId="Heading2">
    <w:name w:val="Heading 2"/>
    <w:basedOn w:val="Normal"/>
    <w:qFormat/>
    <w:pPr>
      <w:keepNext/>
      <w:keepLines/>
      <w:numPr>
        <w:ilvl w:val="0"/>
        <w:numId w:val="0"/>
      </w:numPr>
      <w:spacing w:before="200" w:after="0"/>
      <w:outlineLvl w:val="1"/>
    </w:pPr>
    <w:rPr>
      <w:rFonts w:ascii="Calibri" w:hAnsi="Calibri"/>
      <w:b/>
      <w:bCs/>
      <w:color w:val="4F81BD"/>
      <w:sz w:val="32"/>
      <w:szCs w:val="32"/>
    </w:rPr>
  </w:style>
  <w:style w:type="paragraph" w:styleId="Heading3">
    <w:name w:val="Heading 3"/>
    <w:basedOn w:val="Normal"/>
    <w:qFormat/>
    <w:pPr>
      <w:keepNext/>
      <w:keepLines/>
      <w:numPr>
        <w:ilvl w:val="0"/>
        <w:numId w:val="0"/>
      </w:numPr>
      <w:spacing w:before="200" w:after="0"/>
      <w:outlineLvl w:val="2"/>
    </w:pPr>
    <w:rPr>
      <w:rFonts w:ascii="Calibri" w:hAnsi="Calibri"/>
      <w:b/>
      <w:bCs/>
      <w:color w:val="4F81BD"/>
      <w:sz w:val="28"/>
      <w:szCs w:val="28"/>
    </w:rPr>
  </w:style>
  <w:style w:type="paragraph" w:styleId="Heading4">
    <w:name w:val="Heading 4"/>
    <w:basedOn w:val="Normal"/>
    <w:qFormat/>
    <w:pPr>
      <w:keepNext/>
      <w:keepLines/>
      <w:numPr>
        <w:ilvl w:val="0"/>
        <w:numId w:val="0"/>
      </w:numPr>
      <w:spacing w:before="200" w:after="0"/>
      <w:outlineLvl w:val="3"/>
    </w:pPr>
    <w:rPr>
      <w:rFonts w:ascii="Calibri" w:hAnsi="Calibri"/>
      <w:b/>
      <w:bCs/>
      <w:color w:val="4F81BD"/>
    </w:rPr>
  </w:style>
  <w:style w:type="paragraph" w:styleId="Heading5">
    <w:name w:val="Heading 5"/>
    <w:basedOn w:val="Normal"/>
    <w:qFormat/>
    <w:pPr>
      <w:keepNext/>
      <w:keepLines/>
      <w:numPr>
        <w:ilvl w:val="0"/>
        <w:numId w:val="0"/>
      </w:numPr>
      <w:spacing w:before="200" w:after="0"/>
      <w:outlineLvl w:val="4"/>
    </w:pPr>
    <w:rPr>
      <w:rFonts w:ascii="Calibri" w:hAnsi="Calibri"/>
      <w:i/>
      <w:iCs/>
      <w:color w:val="4F81BD"/>
    </w:rPr>
  </w:style>
  <w:style w:type="paragraph" w:styleId="Heading6">
    <w:name w:val="Heading 6"/>
    <w:basedOn w:val="Normal"/>
    <w:qFormat/>
    <w:pPr>
      <w:keepNext/>
      <w:keepLines/>
      <w:numPr>
        <w:ilvl w:val="0"/>
        <w:numId w:val="0"/>
      </w:numPr>
      <w:spacing w:before="200" w:after="0"/>
      <w:outlineLvl w:val="5"/>
    </w:pPr>
    <w:rPr>
      <w:rFonts w:ascii="Calibri" w:hAnsi="Calibri"/>
      <w:color w:val="4F81BD"/>
    </w:rPr>
  </w:style>
  <w:style w:type="character" w:styleId="DefaultParagraphFont">
    <w:name w:val="Default Paragraph Font"/>
    <w:qFormat/>
    <w:rPr/>
  </w:style>
  <w:style w:type="character" w:styleId="CaptionChar">
    <w:name w:val="Caption Char"/>
    <w:basedOn w:val="DefaultParagraphFont"/>
    <w:qFormat/>
    <w:rPr/>
  </w:style>
  <w:style w:type="character" w:styleId="VerbatimChar">
    <w:name w:val="Verbatim Char"/>
    <w:basedOn w:val="CaptionChar"/>
    <w:qFormat/>
    <w:rPr>
      <w:rFonts w:ascii="Consolas" w:hAnsi="Consolas"/>
      <w:sz w:val="22"/>
    </w:rPr>
  </w:style>
  <w:style w:type="character" w:styleId="FootnoteAnchor">
    <w:name w:val="Footnote Anchor"/>
    <w:basedOn w:val="CaptionChar"/>
    <w:rPr>
      <w:vertAlign w:val="superscript"/>
    </w:rPr>
  </w:style>
  <w:style w:type="character" w:styleId="InternetLink">
    <w:name w:val="Internet Link"/>
    <w:basedOn w:val="DefaultParagraphFont"/>
    <w:rPr>
      <w:color w:val="0000FF"/>
      <w:u w:val="single"/>
    </w:rPr>
  </w:style>
  <w:style w:type="character" w:styleId="KeywordTok">
    <w:name w:val="KeywordTok"/>
    <w:basedOn w:val="VerbatimChar"/>
    <w:qFormat/>
    <w:rPr>
      <w:rFonts w:ascii="Consolas" w:hAnsi="Consolas"/>
      <w:b/>
      <w:color w:val="007020"/>
      <w:sz w:val="22"/>
    </w:rPr>
  </w:style>
  <w:style w:type="character" w:styleId="DataTypeTok">
    <w:name w:val="DataTypeTok"/>
    <w:basedOn w:val="VerbatimChar"/>
    <w:qFormat/>
    <w:rPr>
      <w:rFonts w:ascii="Consolas" w:hAnsi="Consolas"/>
      <w:color w:val="902000"/>
      <w:sz w:val="22"/>
    </w:rPr>
  </w:style>
  <w:style w:type="character" w:styleId="DecValTok">
    <w:name w:val="DecValTok"/>
    <w:basedOn w:val="VerbatimChar"/>
    <w:qFormat/>
    <w:rPr>
      <w:rFonts w:ascii="Consolas" w:hAnsi="Consolas"/>
      <w:color w:val="40A070"/>
      <w:sz w:val="22"/>
    </w:rPr>
  </w:style>
  <w:style w:type="character" w:styleId="BaseNTok">
    <w:name w:val="BaseNTok"/>
    <w:basedOn w:val="VerbatimChar"/>
    <w:qFormat/>
    <w:rPr>
      <w:rFonts w:ascii="Consolas" w:hAnsi="Consolas"/>
      <w:color w:val="40A070"/>
      <w:sz w:val="22"/>
    </w:rPr>
  </w:style>
  <w:style w:type="character" w:styleId="FloatTok">
    <w:name w:val="FloatTok"/>
    <w:basedOn w:val="VerbatimChar"/>
    <w:qFormat/>
    <w:rPr>
      <w:rFonts w:ascii="Consolas" w:hAnsi="Consolas"/>
      <w:color w:val="40A070"/>
      <w:sz w:val="22"/>
    </w:rPr>
  </w:style>
  <w:style w:type="character" w:styleId="ConstantTok">
    <w:name w:val="ConstantTok"/>
    <w:basedOn w:val="VerbatimChar"/>
    <w:qFormat/>
    <w:rPr>
      <w:rFonts w:ascii="Consolas" w:hAnsi="Consolas"/>
      <w:color w:val="880000"/>
      <w:sz w:val="22"/>
    </w:rPr>
  </w:style>
  <w:style w:type="character" w:styleId="CharTok">
    <w:name w:val="CharTok"/>
    <w:basedOn w:val="VerbatimChar"/>
    <w:qFormat/>
    <w:rPr>
      <w:rFonts w:ascii="Consolas" w:hAnsi="Consolas"/>
      <w:color w:val="4070A0"/>
      <w:sz w:val="22"/>
    </w:rPr>
  </w:style>
  <w:style w:type="character" w:styleId="SpecialCharTok">
    <w:name w:val="SpecialCharTok"/>
    <w:basedOn w:val="VerbatimChar"/>
    <w:qFormat/>
    <w:rPr>
      <w:rFonts w:ascii="Consolas" w:hAnsi="Consolas"/>
      <w:color w:val="4070A0"/>
      <w:sz w:val="22"/>
    </w:rPr>
  </w:style>
  <w:style w:type="character" w:styleId="StringTok">
    <w:name w:val="StringTok"/>
    <w:basedOn w:val="VerbatimChar"/>
    <w:qFormat/>
    <w:rPr>
      <w:rFonts w:ascii="Consolas" w:hAnsi="Consolas"/>
      <w:color w:val="4070A0"/>
      <w:sz w:val="22"/>
    </w:rPr>
  </w:style>
  <w:style w:type="character" w:styleId="VerbatimStringTok">
    <w:name w:val="VerbatimStringTok"/>
    <w:basedOn w:val="VerbatimChar"/>
    <w:qFormat/>
    <w:rPr>
      <w:rFonts w:ascii="Consolas" w:hAnsi="Consolas"/>
      <w:color w:val="4070A0"/>
      <w:sz w:val="22"/>
    </w:rPr>
  </w:style>
  <w:style w:type="character" w:styleId="SpecialStringTok">
    <w:name w:val="SpecialStringTok"/>
    <w:basedOn w:val="VerbatimChar"/>
    <w:qFormat/>
    <w:rPr>
      <w:rFonts w:ascii="Consolas" w:hAnsi="Consolas"/>
      <w:color w:val="BB6688"/>
      <w:sz w:val="22"/>
    </w:rPr>
  </w:style>
  <w:style w:type="character" w:styleId="ImportTok">
    <w:name w:val="ImportTok"/>
    <w:basedOn w:val="VerbatimChar"/>
    <w:qFormat/>
    <w:rPr>
      <w:rFonts w:ascii="Consolas" w:hAnsi="Consolas"/>
      <w:sz w:val="22"/>
    </w:rPr>
  </w:style>
  <w:style w:type="character" w:styleId="CommentTok">
    <w:name w:val="CommentTok"/>
    <w:basedOn w:val="VerbatimChar"/>
    <w:qFormat/>
    <w:rPr>
      <w:rFonts w:ascii="Consolas" w:hAnsi="Consolas"/>
      <w:i/>
      <w:color w:val="60A0B0"/>
      <w:sz w:val="22"/>
    </w:rPr>
  </w:style>
  <w:style w:type="character" w:styleId="DocumentationTok">
    <w:name w:val="DocumentationTok"/>
    <w:basedOn w:val="VerbatimChar"/>
    <w:qFormat/>
    <w:rPr>
      <w:rFonts w:ascii="Consolas" w:hAnsi="Consolas"/>
      <w:i/>
      <w:color w:val="BA2121"/>
      <w:sz w:val="22"/>
    </w:rPr>
  </w:style>
  <w:style w:type="character" w:styleId="AnnotationTok">
    <w:name w:val="AnnotationTok"/>
    <w:basedOn w:val="VerbatimChar"/>
    <w:qFormat/>
    <w:rPr>
      <w:rFonts w:ascii="Consolas" w:hAnsi="Consolas"/>
      <w:b/>
      <w:i/>
      <w:color w:val="60A0B0"/>
      <w:sz w:val="22"/>
    </w:rPr>
  </w:style>
  <w:style w:type="character" w:styleId="CommentVarTok">
    <w:name w:val="CommentVarTok"/>
    <w:basedOn w:val="VerbatimChar"/>
    <w:qFormat/>
    <w:rPr>
      <w:rFonts w:ascii="Consolas" w:hAnsi="Consolas"/>
      <w:b/>
      <w:i/>
      <w:color w:val="60A0B0"/>
      <w:sz w:val="22"/>
    </w:rPr>
  </w:style>
  <w:style w:type="character" w:styleId="OtherTok">
    <w:name w:val="OtherTok"/>
    <w:basedOn w:val="VerbatimChar"/>
    <w:qFormat/>
    <w:rPr>
      <w:rFonts w:ascii="Consolas" w:hAnsi="Consolas"/>
      <w:color w:val="007020"/>
      <w:sz w:val="22"/>
    </w:rPr>
  </w:style>
  <w:style w:type="character" w:styleId="FunctionTok">
    <w:name w:val="FunctionTok"/>
    <w:basedOn w:val="VerbatimChar"/>
    <w:qFormat/>
    <w:rPr>
      <w:rFonts w:ascii="Consolas" w:hAnsi="Consolas"/>
      <w:color w:val="06287E"/>
      <w:sz w:val="22"/>
    </w:rPr>
  </w:style>
  <w:style w:type="character" w:styleId="VariableTok">
    <w:name w:val="VariableTok"/>
    <w:basedOn w:val="VerbatimChar"/>
    <w:qFormat/>
    <w:rPr>
      <w:rFonts w:ascii="Consolas" w:hAnsi="Consolas"/>
      <w:color w:val="19177C"/>
      <w:sz w:val="22"/>
    </w:rPr>
  </w:style>
  <w:style w:type="character" w:styleId="ControlFlowTok">
    <w:name w:val="ControlFlowTok"/>
    <w:basedOn w:val="VerbatimChar"/>
    <w:qFormat/>
    <w:rPr>
      <w:rFonts w:ascii="Consolas" w:hAnsi="Consolas"/>
      <w:b/>
      <w:color w:val="007020"/>
      <w:sz w:val="22"/>
    </w:rPr>
  </w:style>
  <w:style w:type="character" w:styleId="OperatorTok">
    <w:name w:val="OperatorTok"/>
    <w:basedOn w:val="VerbatimChar"/>
    <w:qFormat/>
    <w:rPr>
      <w:rFonts w:ascii="Consolas" w:hAnsi="Consolas"/>
      <w:color w:val="666666"/>
      <w:sz w:val="22"/>
    </w:rPr>
  </w:style>
  <w:style w:type="character" w:styleId="BuiltInTok">
    <w:name w:val="BuiltInTok"/>
    <w:basedOn w:val="VerbatimChar"/>
    <w:qFormat/>
    <w:rPr>
      <w:rFonts w:ascii="Consolas" w:hAnsi="Consolas"/>
      <w:sz w:val="22"/>
    </w:rPr>
  </w:style>
  <w:style w:type="character" w:styleId="ExtensionTok">
    <w:name w:val="ExtensionTok"/>
    <w:basedOn w:val="VerbatimChar"/>
    <w:qFormat/>
    <w:rPr>
      <w:rFonts w:ascii="Consolas" w:hAnsi="Consolas"/>
      <w:sz w:val="22"/>
    </w:rPr>
  </w:style>
  <w:style w:type="character" w:styleId="PreprocessorTok">
    <w:name w:val="PreprocessorTok"/>
    <w:basedOn w:val="VerbatimChar"/>
    <w:qFormat/>
    <w:rPr>
      <w:rFonts w:ascii="Consolas" w:hAnsi="Consolas"/>
      <w:color w:val="BC7A00"/>
      <w:sz w:val="22"/>
    </w:rPr>
  </w:style>
  <w:style w:type="character" w:styleId="AttributeTok">
    <w:name w:val="AttributeTok"/>
    <w:basedOn w:val="VerbatimChar"/>
    <w:qFormat/>
    <w:rPr>
      <w:rFonts w:ascii="Consolas" w:hAnsi="Consolas"/>
      <w:color w:val="7D9029"/>
      <w:sz w:val="22"/>
    </w:rPr>
  </w:style>
  <w:style w:type="character" w:styleId="RegionMarkerTok">
    <w:name w:val="RegionMarkerTok"/>
    <w:basedOn w:val="VerbatimChar"/>
    <w:qFormat/>
    <w:rPr>
      <w:rFonts w:ascii="Consolas" w:hAnsi="Consolas"/>
      <w:sz w:val="22"/>
    </w:rPr>
  </w:style>
  <w:style w:type="character" w:styleId="InformationTok">
    <w:name w:val="InformationTok"/>
    <w:basedOn w:val="VerbatimChar"/>
    <w:qFormat/>
    <w:rPr>
      <w:rFonts w:ascii="Consolas" w:hAnsi="Consolas"/>
      <w:b/>
      <w:i/>
      <w:color w:val="60A0B0"/>
      <w:sz w:val="22"/>
    </w:rPr>
  </w:style>
  <w:style w:type="character" w:styleId="WarningTok">
    <w:name w:val="WarningTok"/>
    <w:basedOn w:val="VerbatimChar"/>
    <w:qFormat/>
    <w:rPr>
      <w:rFonts w:ascii="Consolas" w:hAnsi="Consolas"/>
      <w:b/>
      <w:i/>
      <w:color w:val="60A0B0"/>
      <w:sz w:val="22"/>
    </w:rPr>
  </w:style>
  <w:style w:type="character" w:styleId="AlertTok">
    <w:name w:val="AlertTok"/>
    <w:basedOn w:val="VerbatimChar"/>
    <w:qFormat/>
    <w:rPr>
      <w:rFonts w:ascii="Consolas" w:hAnsi="Consolas"/>
      <w:b/>
      <w:color w:val="FF0000"/>
      <w:sz w:val="22"/>
    </w:rPr>
  </w:style>
  <w:style w:type="character" w:styleId="ErrorTok">
    <w:name w:val="ErrorTok"/>
    <w:basedOn w:val="VerbatimChar"/>
    <w:qFormat/>
    <w:rPr>
      <w:rFonts w:ascii="Consolas" w:hAnsi="Consolas"/>
      <w:b/>
      <w:color w:val="FF0000"/>
      <w:sz w:val="22"/>
    </w:rPr>
  </w:style>
  <w:style w:type="character" w:styleId="NormalTok">
    <w:name w:val="NormalTok"/>
    <w:basedOn w:val="VerbatimChar"/>
    <w:qFormat/>
    <w:rPr>
      <w:rFonts w:ascii="Consolas" w:hAnsi="Consolas"/>
      <w:sz w:val="22"/>
    </w:rPr>
  </w:style>
  <w:style w:type="character" w:styleId="CommentTextChar">
    <w:name w:val="Comment Text Char"/>
    <w:basedOn w:val="DefaultParagraphFont"/>
    <w:qFormat/>
    <w:rPr>
      <w:sz w:val="20"/>
      <w:szCs w:val="20"/>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Times New Roman" w:hAnsi="Times New Roman" w:cs="Times New Roman"/>
      <w:sz w:val="18"/>
      <w:szCs w:val="18"/>
    </w:rPr>
  </w:style>
  <w:style w:type="character" w:styleId="CommentSubjectChar">
    <w:name w:val="Comment Subject Char"/>
    <w:basedOn w:val="CommentTextChar"/>
    <w:qFormat/>
    <w:rPr>
      <w:b/>
      <w:bCs/>
      <w:sz w:val="20"/>
      <w:szCs w:val="20"/>
    </w:rPr>
  </w:style>
  <w:style w:type="character" w:styleId="HeaderChar">
    <w:name w:val="Header Char"/>
    <w:basedOn w:val="DefaultParagraphFont"/>
    <w:qFormat/>
    <w:rPr/>
  </w:style>
  <w:style w:type="character" w:styleId="FooterChar">
    <w:name w:val="Footer Char"/>
    <w:basedOn w:val="DefaultParagraphFont"/>
    <w:qFormat/>
    <w:rPr/>
  </w:style>
  <w:style w:type="character" w:styleId="BodyTextChar">
    <w:name w:val="Body Text Char"/>
    <w:basedOn w:val="DefaultParagraphFont"/>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ListLabel1">
    <w:name w:val="ListLabel 1"/>
    <w:qFormat/>
    <w:rPr>
      <w:rFonts w:ascii="AU Passata" w:hAnsi="AU Passata" w:cs="OpenSymbol"/>
      <w:sz w:val="22"/>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sz w:val="22"/>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sz w:val="22"/>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spacing w:before="180" w:after="1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FreeSans"/>
    </w:rPr>
  </w:style>
  <w:style w:type="paragraph" w:styleId="Caption1">
    <w:name w:val="caption"/>
    <w:basedOn w:val="Normal"/>
    <w:qFormat/>
    <w:pPr>
      <w:spacing w:before="0" w:after="120"/>
    </w:pPr>
    <w:rPr>
      <w:i/>
    </w:rPr>
  </w:style>
  <w:style w:type="paragraph" w:styleId="FirstParagraph">
    <w:name w:val="First Paragraph"/>
    <w:basedOn w:val="TextBody"/>
    <w:qFormat/>
    <w:pPr/>
    <w:rPr/>
  </w:style>
  <w:style w:type="paragraph" w:styleId="Compact">
    <w:name w:val="Compact"/>
    <w:basedOn w:val="TextBody"/>
    <w:qFormat/>
    <w:pPr>
      <w:spacing w:before="36" w:after="36"/>
    </w:pPr>
    <w:rPr/>
  </w:style>
  <w:style w:type="paragraph" w:styleId="Title">
    <w:name w:val="Title"/>
    <w:basedOn w:val="Normal"/>
    <w:qFormat/>
    <w:pPr>
      <w:keepNext/>
      <w:keepLines/>
      <w:spacing w:before="480" w:after="240"/>
      <w:jc w:val="center"/>
    </w:pPr>
    <w:rPr>
      <w:rFonts w:ascii="Calibri" w:hAnsi="Calibri"/>
      <w:b/>
      <w:bCs/>
      <w:color w:val="345A8A"/>
      <w:sz w:val="36"/>
      <w:szCs w:val="36"/>
    </w:rPr>
  </w:style>
  <w:style w:type="paragraph" w:styleId="Subtitle">
    <w:name w:val="Subtitle"/>
    <w:basedOn w:val="Title"/>
    <w:qFormat/>
    <w:pPr>
      <w:spacing w:before="240" w:after="240"/>
    </w:pPr>
    <w:rPr>
      <w:sz w:val="30"/>
      <w:szCs w:val="30"/>
    </w:rPr>
  </w:style>
  <w:style w:type="paragraph" w:styleId="Author">
    <w:name w:val="Author"/>
    <w:qFormat/>
    <w:pPr>
      <w:keepNext/>
      <w:keepLines/>
      <w:widowControl/>
      <w:kinsoku w:val="true"/>
      <w:overflowPunct w:val="true"/>
      <w:autoSpaceDE w:val="true"/>
      <w:bidi w:val="0"/>
      <w:jc w:val="center"/>
    </w:pPr>
    <w:rPr>
      <w:rFonts w:ascii="Cambria" w:hAnsi="Cambria" w:eastAsia="Cambria" w:cs="DejaVu Sans"/>
      <w:color w:val="00000A"/>
      <w:sz w:val="24"/>
      <w:szCs w:val="24"/>
      <w:lang w:eastAsia="en-US" w:bidi="ar-SA" w:val="en-GB"/>
    </w:rPr>
  </w:style>
  <w:style w:type="paragraph" w:styleId="Date">
    <w:name w:val="Date"/>
    <w:qFormat/>
    <w:pPr>
      <w:keepNext/>
      <w:keepLines/>
      <w:widowControl/>
      <w:kinsoku w:val="true"/>
      <w:overflowPunct w:val="true"/>
      <w:autoSpaceDE w:val="true"/>
      <w:bidi w:val="0"/>
      <w:jc w:val="center"/>
    </w:pPr>
    <w:rPr>
      <w:rFonts w:ascii="Cambria" w:hAnsi="Cambria" w:eastAsia="Cambria" w:cs="DejaVu Sans"/>
      <w:color w:val="00000A"/>
      <w:sz w:val="24"/>
      <w:szCs w:val="24"/>
      <w:lang w:eastAsia="en-US" w:bidi="ar-SA" w:val="en-GB"/>
    </w:rPr>
  </w:style>
  <w:style w:type="paragraph" w:styleId="Abstract">
    <w:name w:val="Abstract"/>
    <w:basedOn w:val="Normal"/>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qFormat/>
    <w:pPr>
      <w:spacing w:before="100" w:after="100"/>
    </w:pPr>
    <w:rPr>
      <w:rFonts w:ascii="Calibri" w:hAnsi="Calibri"/>
      <w:bCs/>
      <w:sz w:val="20"/>
      <w:szCs w:val="20"/>
    </w:rPr>
  </w:style>
  <w:style w:type="paragraph" w:styleId="Footnotetext">
    <w:name w:val="footnote text"/>
    <w:basedOn w:val="Normal"/>
    <w:qFormat/>
    <w:pPr/>
    <w:rPr/>
  </w:style>
  <w:style w:type="paragraph" w:styleId="DefinitionTerm">
    <w:name w:val="Definition Term"/>
    <w:basedOn w:val="Normal"/>
    <w:qFormat/>
    <w:pPr>
      <w:keepNext/>
      <w:keepLines/>
    </w:pPr>
    <w:rPr>
      <w:b/>
    </w:rPr>
  </w:style>
  <w:style w:type="paragraph" w:styleId="Definition">
    <w:name w:val="Definition"/>
    <w:basedOn w:val="Normal"/>
    <w:qFormat/>
    <w:pPr/>
    <w:rPr/>
  </w:style>
  <w:style w:type="paragraph" w:styleId="TableCaption">
    <w:name w:val="Table Caption"/>
    <w:basedOn w:val="Caption1"/>
    <w:qFormat/>
    <w:pPr>
      <w:keepNext/>
    </w:pPr>
    <w:rPr/>
  </w:style>
  <w:style w:type="paragraph" w:styleId="ImageCaption">
    <w:name w:val="Image Caption"/>
    <w:basedOn w:val="Caption1"/>
    <w:qFormat/>
    <w:pPr/>
    <w:rPr/>
  </w:style>
  <w:style w:type="paragraph" w:styleId="Figure">
    <w:name w:val="Figure"/>
    <w:basedOn w:val="Normal"/>
    <w:qFormat/>
    <w:pPr/>
    <w:rPr/>
  </w:style>
  <w:style w:type="paragraph" w:styleId="FigurewithCaption">
    <w:name w:val="Figure with Caption"/>
    <w:basedOn w:val="Figure"/>
    <w:qFormat/>
    <w:pPr>
      <w:keepNext/>
    </w:pPr>
    <w:rPr/>
  </w:style>
  <w:style w:type="paragraph" w:styleId="TOCHeading">
    <w:name w:val="TOC Heading"/>
    <w:basedOn w:val="Heading1"/>
    <w:qFormat/>
    <w:pPr>
      <w:spacing w:lineRule="auto" w:line="259" w:before="240" w:after="0"/>
    </w:pPr>
    <w:rPr>
      <w:b w:val="false"/>
      <w:bCs w:val="false"/>
      <w:color w:val="365F91"/>
    </w:rPr>
  </w:style>
  <w:style w:type="paragraph" w:styleId="SourceCode">
    <w:name w:val="Source Code"/>
    <w:basedOn w:val="Normal"/>
    <w:qFormat/>
    <w:pPr/>
    <w:rPr/>
  </w:style>
  <w:style w:type="paragraph" w:styleId="TableContents">
    <w:name w:val="Table Contents"/>
    <w:basedOn w:val="Normal"/>
    <w:qFormat/>
    <w:pPr>
      <w:suppressLineNumbers/>
      <w:ind w:left="43" w:right="43" w:hanging="0"/>
    </w:pPr>
    <w:rPr/>
  </w:style>
  <w:style w:type="paragraph" w:styleId="TableHeading">
    <w:name w:val="Table Heading"/>
    <w:basedOn w:val="TableContents"/>
    <w:qFormat/>
    <w:pPr/>
    <w:rPr>
      <w:b/>
      <w:bCs/>
    </w:rPr>
  </w:style>
  <w:style w:type="paragraph" w:styleId="Standard">
    <w:name w:val="Standard"/>
    <w:qFormat/>
    <w:pPr>
      <w:widowControl/>
      <w:kinsoku w:val="true"/>
      <w:overflowPunct w:val="true"/>
      <w:autoSpaceDE w:val="true"/>
      <w:bidi w:val="0"/>
      <w:jc w:val="left"/>
    </w:pPr>
    <w:rPr>
      <w:rFonts w:ascii="Times New Roman" w:hAnsi="Times New Roman" w:eastAsia="Lucida Sans Unicode" w:cs="Tahoma"/>
      <w:color w:val="00000A"/>
      <w:sz w:val="24"/>
      <w:szCs w:val="24"/>
      <w:lang w:eastAsia="en-GB" w:bidi="ar-SA" w:val="en-GB"/>
    </w:rPr>
  </w:style>
  <w:style w:type="paragraph" w:styleId="Annotationtext">
    <w:name w:val="annotation text"/>
    <w:basedOn w:val="Normal"/>
    <w:qFormat/>
    <w:pPr/>
    <w:rPr>
      <w:sz w:val="20"/>
      <w:szCs w:val="20"/>
    </w:rPr>
  </w:style>
  <w:style w:type="paragraph" w:styleId="BalloonText">
    <w:name w:val="Balloon Text"/>
    <w:basedOn w:val="Normal"/>
    <w:qFormat/>
    <w:pPr/>
    <w:rPr>
      <w:sz w:val="18"/>
      <w:szCs w:val="18"/>
    </w:rPr>
  </w:style>
  <w:style w:type="paragraph" w:styleId="Annotationsubject">
    <w:name w:val="annotation subject"/>
    <w:basedOn w:val="Annotationtext"/>
    <w:qFormat/>
    <w:pPr/>
    <w:rPr>
      <w:b/>
      <w:bCs/>
    </w:rPr>
  </w:style>
  <w:style w:type="paragraph" w:styleId="Revision">
    <w:name w:val="Revision"/>
    <w:qFormat/>
    <w:pPr>
      <w:widowControl/>
      <w:kinsoku w:val="true"/>
      <w:overflowPunct w:val="true"/>
      <w:autoSpaceDE w:val="true"/>
      <w:bidi w:val="0"/>
      <w:jc w:val="left"/>
    </w:pPr>
    <w:rPr>
      <w:rFonts w:ascii="Cambria" w:hAnsi="Cambria" w:eastAsia="Cambria" w:cs="DejaVu Sans"/>
      <w:color w:val="00000A"/>
      <w:sz w:val="24"/>
      <w:szCs w:val="24"/>
      <w:lang w:eastAsia="en-US" w:bidi="ar-SA" w:val="en-GB"/>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PreformattedText">
    <w:name w:val="Preformatted Text"/>
    <w:basedOn w:val="Normal"/>
    <w:qFormat/>
    <w:pPr/>
    <w:rPr/>
  </w:style>
  <w:style w:type="paragraph" w:styleId="Textbody1">
    <w:name w:val="Text body"/>
    <w:basedOn w:val="Standard"/>
    <w:qFormat/>
    <w:pPr>
      <w:spacing w:before="180" w:after="180"/>
    </w:pPr>
    <w:rPr/>
  </w:style>
  <w:style w:type="paragraph" w:styleId="Fig">
    <w:name w:val="Fig"/>
    <w:basedOn w:val="Caption"/>
    <w:qFormat/>
    <w:pPr/>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oter" Target="footer1.xml"/><Relationship Id="rId7" Type="http://schemas.openxmlformats.org/officeDocument/2006/relationships/comments" Target="comments.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3682</TotalTime>
  <Application>LibreOffice/5.2.7.2$Linux_X86_64 LibreOffice_project/20m0$Build-2</Application>
  <Pages>48</Pages>
  <Words>10604</Words>
  <Characters>58877</Characters>
  <CharactersWithSpaces>69011</CharactersWithSpaces>
  <Paragraphs>243</Paragraphs>
  <Company>Aarhus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2020-03-23T19:03:00Z</dcterms:created>
  <dc:creator>Microsoft Office User</dc:creator>
  <dc:description/>
  <dc:language>en-GB</dc:language>
  <cp:lastModifiedBy>Berti Emilio</cp:lastModifiedBy>
  <dcterms:modified xsi:type="dcterms:W3CDTF">2020-09-21T17:02:09Z</dcterms:modified>
  <cp:revision>359</cp:revision>
  <dc:subject/>
  <dc:title>Rewiring food webs via trophic rewilding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Aarhus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ndeley Citation Style_1">
    <vt:lpwstr>http://www.zotero.org/styles/nature</vt:lpwstr>
  </property>
  <property fmtid="{D5CDD505-2E9C-101B-9397-08002B2CF9AE}" pid="8" name="Mendeley Document_1">
    <vt:lpwstr>True</vt:lpwstr>
  </property>
  <property fmtid="{D5CDD505-2E9C-101B-9397-08002B2CF9AE}" pid="9" name="Mendeley Unique User Id_1">
    <vt:lpwstr>d8966b25-481e-39a9-8be1-eff0241d20c1</vt:lpwstr>
  </property>
  <property fmtid="{D5CDD505-2E9C-101B-9397-08002B2CF9AE}" pid="10" name="ScaleCrop">
    <vt:bool>0</vt:bool>
  </property>
  <property fmtid="{D5CDD505-2E9C-101B-9397-08002B2CF9AE}" pid="11" name="ShareDoc">
    <vt:bool>0</vt:bool>
  </property>
</Properties>
</file>