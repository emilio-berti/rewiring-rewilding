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comments.xml" ContentType="application/vnd.openxmlformats-officedocument.wordprocessingml.comments+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6.png" ContentType="image/png"/>
  <Override PartName="/word/media/image5.png" ContentType="image/png"/>
  <Override PartName="/word/media/image1.png" ContentType="image/png"/>
  <Override PartName="/word/media/image2.png" ContentType="image/png"/>
  <Override PartName="/word/media/image3.png" ContentType="image/png"/>
  <Override PartName="/word/media/image4.png" ContentType="image/png"/>
  <Override PartName="/word/numbering.xml" ContentType="application/vnd.openxmlformats-officedocument.wordprocessingml.numbering+xml"/>
  <Override PartName="/word/document.xml" ContentType="application/vnd.openxmlformats-officedocument.wordprocessingml.document.main+xml"/>
  <Override PartName="/word/footer1.xml" ContentType="application/vnd.openxmlformats-officedocument.wordprocessingml.footer+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bidi w:val="0"/>
        <w:spacing w:lineRule="auto" w:line="360" w:before="480" w:after="240"/>
        <w:rPr>
          <w:rFonts w:ascii="Liberation Serif" w:hAnsi="Liberation Serif"/>
        </w:rPr>
      </w:pPr>
      <w:r>
        <w:rPr>
          <w:rFonts w:ascii="Liberation Serif" w:hAnsi="Liberation Serif"/>
        </w:rPr>
        <w:t xml:space="preserve">Rewiring food webs </w:t>
      </w:r>
      <w:r>
        <w:rPr>
          <w:rFonts w:ascii="Liberation Serif" w:hAnsi="Liberation Serif"/>
        </w:rPr>
        <w:t>through trophic rewilding</w:t>
      </w:r>
    </w:p>
    <w:p>
      <w:pPr>
        <w:pStyle w:val="TextBody"/>
        <w:bidi w:val="0"/>
        <w:spacing w:lineRule="auto" w:line="360"/>
        <w:rPr>
          <w:rFonts w:ascii="Liberation Serif" w:hAnsi="Liberation Serif"/>
        </w:rPr>
      </w:pPr>
      <w:r>
        <w:rPr>
          <w:rFonts w:ascii="Liberation Serif" w:hAnsi="Liberation Serif"/>
        </w:rPr>
      </w:r>
    </w:p>
    <w:p>
      <w:pPr>
        <w:pStyle w:val="FirstParagraph"/>
        <w:bidi w:val="0"/>
        <w:spacing w:lineRule="auto" w:line="360"/>
        <w:rPr>
          <w:rFonts w:ascii="Liberation Serif" w:hAnsi="Liberation Serif"/>
        </w:rPr>
      </w:pPr>
      <w:r>
        <w:rPr>
          <w:rFonts w:ascii="Liberation Serif" w:hAnsi="Liberation Serif"/>
        </w:rPr>
        <w:t>Emilio Berti</w:t>
      </w:r>
      <w:r>
        <w:rPr>
          <w:rFonts w:ascii="Liberation Serif" w:hAnsi="Liberation Serif"/>
          <w:vertAlign w:val="superscript"/>
        </w:rPr>
        <w:t>1, 2, *</w:t>
      </w:r>
      <w:r>
        <w:rPr>
          <w:rFonts w:ascii="Liberation Serif" w:hAnsi="Liberation Serif"/>
        </w:rPr>
        <w:t>, Scott Jarvie</w:t>
      </w:r>
      <w:r>
        <w:rPr>
          <w:rFonts w:ascii="Liberation Serif" w:hAnsi="Liberation Serif"/>
          <w:vertAlign w:val="superscript"/>
        </w:rPr>
        <w:t>1, 2,</w:t>
      </w:r>
      <w:r>
        <w:rPr>
          <w:rFonts w:ascii="Liberation Serif" w:hAnsi="Liberation Serif"/>
        </w:rPr>
        <w:t>, and Jens-Christian Svenning</w:t>
      </w:r>
      <w:r>
        <w:rPr>
          <w:rFonts w:ascii="Liberation Serif" w:hAnsi="Liberation Serif"/>
          <w:vertAlign w:val="superscript"/>
        </w:rPr>
        <w:t>1, 2</w:t>
      </w:r>
    </w:p>
    <w:p>
      <w:pPr>
        <w:pStyle w:val="TextBody"/>
        <w:bidi w:val="0"/>
        <w:spacing w:lineRule="auto" w:line="360"/>
        <w:rPr>
          <w:rFonts w:ascii="Liberation Serif" w:hAnsi="Liberation Serif"/>
          <w:vertAlign w:val="superscript"/>
        </w:rPr>
      </w:pPr>
      <w:r>
        <w:rPr>
          <w:rFonts w:ascii="Liberation Serif" w:hAnsi="Liberation Serif"/>
          <w:vertAlign w:val="superscript"/>
        </w:rPr>
      </w:r>
    </w:p>
    <w:p>
      <w:pPr>
        <w:pStyle w:val="TextBody"/>
        <w:spacing w:lineRule="auto" w:line="360"/>
        <w:rPr>
          <w:rFonts w:ascii="Liberation Serif" w:hAnsi="Liberation Serif"/>
        </w:rPr>
      </w:pPr>
      <w:r>
        <w:rPr>
          <w:rFonts w:ascii="Liberation Serif" w:hAnsi="Liberation Serif"/>
          <w:vertAlign w:val="superscript"/>
        </w:rPr>
        <w:t>1</w:t>
      </w:r>
      <w:r>
        <w:rPr>
          <w:rFonts w:ascii="Liberation Serif" w:hAnsi="Liberation Serif"/>
        </w:rPr>
        <w:t xml:space="preserve"> Section for Ecoinformatics and Biodiversity, Department of </w:t>
      </w:r>
      <w:r>
        <w:rPr>
          <w:rFonts w:ascii="Liberation Serif" w:hAnsi="Liberation Serif"/>
        </w:rPr>
        <w:t>Biology</w:t>
      </w:r>
      <w:r>
        <w:rPr>
          <w:rFonts w:ascii="Liberation Serif" w:hAnsi="Liberation Serif"/>
        </w:rPr>
        <w:t>, Aarhus University, Ny Munkegade 114, DK-8000 Aarhus C, Denmark.</w:t>
      </w:r>
    </w:p>
    <w:p>
      <w:pPr>
        <w:pStyle w:val="TextBody"/>
        <w:spacing w:lineRule="auto" w:line="360"/>
        <w:rPr>
          <w:rFonts w:ascii="Liberation Serif" w:hAnsi="Liberation Serif"/>
        </w:rPr>
      </w:pPr>
      <w:r>
        <w:rPr>
          <w:rFonts w:ascii="Liberation Serif" w:hAnsi="Liberation Serif"/>
        </w:rPr>
      </w:r>
    </w:p>
    <w:p>
      <w:pPr>
        <w:pStyle w:val="TextBody"/>
        <w:spacing w:lineRule="auto" w:line="360"/>
        <w:rPr>
          <w:rFonts w:ascii="Liberation Serif" w:hAnsi="Liberation Serif"/>
        </w:rPr>
      </w:pPr>
      <w:r>
        <w:rPr>
          <w:rFonts w:ascii="Liberation Serif" w:hAnsi="Liberation Serif"/>
          <w:vertAlign w:val="superscript"/>
        </w:rPr>
        <w:t>2</w:t>
      </w:r>
      <w:r>
        <w:rPr>
          <w:rFonts w:ascii="Liberation Serif" w:hAnsi="Liberation Serif"/>
        </w:rPr>
        <w:t xml:space="preserve"> Center for Biodiversity Dynamics in a Changing World (BIOCHANGE), Department of </w:t>
      </w:r>
      <w:r>
        <w:rPr>
          <w:rFonts w:ascii="Liberation Serif" w:hAnsi="Liberation Serif"/>
        </w:rPr>
        <w:t>Biology</w:t>
      </w:r>
      <w:r>
        <w:rPr>
          <w:rFonts w:ascii="Liberation Serif" w:hAnsi="Liberation Serif"/>
        </w:rPr>
        <w:t>, Aarhus University, Ny Munkegade 114, DK-8000 Aarhus C, Denmark.</w:t>
      </w:r>
    </w:p>
    <w:p>
      <w:pPr>
        <w:pStyle w:val="TextBody"/>
        <w:spacing w:lineRule="auto" w:line="360"/>
        <w:rPr>
          <w:rFonts w:ascii="Liberation Serif" w:hAnsi="Liberation Serif"/>
        </w:rPr>
      </w:pPr>
      <w:r>
        <w:rPr>
          <w:rFonts w:ascii="Liberation Serif" w:hAnsi="Liberation Serif"/>
        </w:rPr>
      </w:r>
    </w:p>
    <w:p>
      <w:pPr>
        <w:pStyle w:val="FirstParagraph"/>
        <w:spacing w:lineRule="auto" w:line="360"/>
        <w:rPr>
          <w:rFonts w:ascii="Liberation Serif" w:hAnsi="Liberation Serif"/>
        </w:rPr>
      </w:pPr>
      <w:r>
        <w:rPr>
          <w:rFonts w:ascii="Liberation Serif" w:hAnsi="Liberation Serif"/>
          <w:vertAlign w:val="superscript"/>
        </w:rPr>
        <w:t>*</w:t>
      </w:r>
      <w:r>
        <w:rPr>
          <w:rFonts w:ascii="Liberation Serif" w:hAnsi="Liberation Serif"/>
          <w:position w:val="0"/>
          <w:sz w:val="24"/>
          <w:vertAlign w:val="baseline"/>
        </w:rPr>
        <w:t xml:space="preserve"> Corresponding author:</w:t>
      </w:r>
    </w:p>
    <w:p>
      <w:pPr>
        <w:pStyle w:val="TextBody"/>
        <w:numPr>
          <w:ilvl w:val="0"/>
          <w:numId w:val="1"/>
        </w:numPr>
        <w:spacing w:lineRule="auto" w:line="360"/>
        <w:rPr/>
      </w:pPr>
      <w:r>
        <w:rPr>
          <w:rFonts w:ascii="Liberation Serif" w:hAnsi="Liberation Serif"/>
          <w:position w:val="0"/>
          <w:sz w:val="24"/>
          <w:vertAlign w:val="baseline"/>
        </w:rPr>
        <w:t xml:space="preserve">e-mail: </w:t>
      </w:r>
      <w:hyperlink r:id="rId2">
        <w:r>
          <w:rPr>
            <w:rStyle w:val="InternetLink"/>
            <w:rFonts w:ascii="Liberation Serif" w:hAnsi="Liberation Serif"/>
            <w:position w:val="0"/>
            <w:sz w:val="24"/>
            <w:vertAlign w:val="baseline"/>
          </w:rPr>
          <w:t>emilio.berti@bios.au.dk</w:t>
        </w:r>
      </w:hyperlink>
    </w:p>
    <w:p>
      <w:pPr>
        <w:pStyle w:val="TextBody"/>
        <w:numPr>
          <w:ilvl w:val="0"/>
          <w:numId w:val="1"/>
        </w:numPr>
        <w:spacing w:lineRule="auto" w:line="360"/>
        <w:rPr/>
      </w:pPr>
      <w:r>
        <w:rPr>
          <w:rFonts w:ascii="Liberation Serif" w:hAnsi="Liberation Serif"/>
          <w:position w:val="0"/>
          <w:sz w:val="24"/>
          <w:vertAlign w:val="baseline"/>
        </w:rPr>
        <w:t xml:space="preserve">ORCiD: </w:t>
      </w:r>
      <w:hyperlink r:id="rId3">
        <w:r>
          <w:rPr>
            <w:rStyle w:val="InternetLink"/>
            <w:rFonts w:ascii="Liberation Serif" w:hAnsi="Liberation Serif"/>
            <w:position w:val="0"/>
            <w:sz w:val="24"/>
            <w:vertAlign w:val="baseline"/>
          </w:rPr>
          <w:t>https://orcid.org/0000-0001-9286-011X</w:t>
        </w:r>
      </w:hyperlink>
    </w:p>
    <w:p>
      <w:pPr>
        <w:pStyle w:val="Heading2"/>
        <w:spacing w:lineRule="auto" w:line="360"/>
        <w:rPr>
          <w:rFonts w:ascii="Liberation Serif" w:hAnsi="Liberation Serif"/>
        </w:rPr>
      </w:pPr>
      <w:r>
        <w:rPr>
          <w:rFonts w:ascii="Liberation Serif" w:hAnsi="Liberation Serif"/>
        </w:rPr>
      </w:r>
    </w:p>
    <w:p>
      <w:pPr>
        <w:pStyle w:val="Heading2"/>
        <w:spacing w:lineRule="auto" w:line="360"/>
        <w:rPr>
          <w:rFonts w:ascii="Liberation Serif" w:hAnsi="Liberation Serif"/>
        </w:rPr>
      </w:pPr>
      <w:r>
        <w:rPr>
          <w:rFonts w:ascii="Liberation Serif" w:hAnsi="Liberation Serif"/>
        </w:rPr>
        <w:t>Keywords</w:t>
      </w:r>
    </w:p>
    <w:p>
      <w:pPr>
        <w:pStyle w:val="TextBody"/>
        <w:spacing w:lineRule="auto" w:line="360"/>
        <w:rPr>
          <w:rFonts w:ascii="Liberation Serif" w:hAnsi="Liberation Serif"/>
        </w:rPr>
      </w:pPr>
      <w:r>
        <w:rPr>
          <w:rFonts w:ascii="Liberation Serif" w:hAnsi="Liberation Serif"/>
        </w:rPr>
        <w:t>Food webs; Human-driven extinctions; Mammals; Megafauna; Rewilding; Trophic interactions.</w:t>
      </w:r>
    </w:p>
    <w:p>
      <w:pPr>
        <w:pStyle w:val="TextBody"/>
        <w:spacing w:lineRule="auto" w:line="360"/>
        <w:rPr>
          <w:rFonts w:ascii="Liberation Serif" w:hAnsi="Liberation Serif"/>
        </w:rPr>
      </w:pPr>
      <w:r>
        <w:rPr>
          <w:rFonts w:ascii="Liberation Serif" w:hAnsi="Liberation Serif"/>
        </w:rPr>
      </w:r>
      <w:r>
        <w:br w:type="page"/>
      </w:r>
    </w:p>
    <w:p>
      <w:pPr>
        <w:pStyle w:val="Heading2"/>
        <w:spacing w:lineRule="auto" w:line="360"/>
        <w:rPr>
          <w:rFonts w:ascii="Liberation Serif" w:hAnsi="Liberation Serif"/>
        </w:rPr>
      </w:pPr>
      <w:bookmarkStart w:id="0" w:name="abstract"/>
      <w:bookmarkEnd w:id="0"/>
      <w:r>
        <w:rPr>
          <w:rFonts w:ascii="Liberation Serif" w:hAnsi="Liberation Serif"/>
        </w:rPr>
        <w:t>Abstract</w:t>
      </w:r>
      <w:r>
        <w:rPr>
          <w:rFonts w:ascii="Liberation Serif" w:hAnsi="Liberation Serif"/>
        </w:rPr>
        <w:commentReference w:id="0"/>
      </w:r>
    </w:p>
    <w:p>
      <w:pPr>
        <w:pStyle w:val="FirstParagraph"/>
        <w:bidi w:val="0"/>
        <w:spacing w:lineRule="auto" w:line="360"/>
        <w:rPr>
          <w:rFonts w:ascii="Liberation Serif" w:hAnsi="Liberation Serif"/>
        </w:rPr>
      </w:pPr>
      <w:r>
        <w:rPr>
          <w:rFonts w:ascii="Liberation Serif" w:hAnsi="Liberation Serif"/>
        </w:rPr>
        <w:t>Human pressure caused massive extinctions during the Late Pleistocene</w:t>
      </w:r>
      <w:r>
        <w:rPr>
          <w:rFonts w:ascii="Liberation Serif" w:hAnsi="Liberation Serif"/>
        </w:rPr>
        <w:t xml:space="preserve">, with a selective size-bias towards large mammals, causing the loss of top-down trophic </w:t>
      </w:r>
      <w:r>
        <w:rPr>
          <w:rFonts w:ascii="Liberation Serif" w:hAnsi="Liberation Serif"/>
        </w:rPr>
        <w:t>forces</w:t>
      </w:r>
      <w:r>
        <w:rPr>
          <w:rFonts w:ascii="Liberation Serif" w:hAnsi="Liberation Serif"/>
        </w:rPr>
        <w:t xml:space="preserve"> </w:t>
      </w:r>
      <w:r>
        <w:rPr>
          <w:rFonts w:ascii="Liberation Serif" w:hAnsi="Liberation Serif"/>
        </w:rPr>
        <w:t xml:space="preserve">and degrading trophic complexity of </w:t>
      </w:r>
      <w:r>
        <w:rPr>
          <w:rFonts w:ascii="Liberation Serif" w:hAnsi="Liberation Serif"/>
        </w:rPr>
        <w:t xml:space="preserve">ecosystems </w:t>
      </w:r>
      <w:r>
        <w:rPr>
          <w:rFonts w:ascii="Liberation Serif" w:hAnsi="Liberation Serif"/>
        </w:rPr>
        <w:t>worldwide</w:t>
      </w:r>
      <w:r>
        <w:rPr>
          <w:rFonts w:ascii="Liberation Serif" w:hAnsi="Liberation Serif"/>
        </w:rPr>
        <w:t xml:space="preserve">. Trophic rewilding, the (re)introduction of species to promote self-sustaining biodiverse ecosystems, has been proposed as a strategy to restore </w:t>
      </w:r>
      <w:r>
        <w:rPr>
          <w:rFonts w:ascii="Liberation Serif" w:hAnsi="Liberation Serif"/>
        </w:rPr>
        <w:t>trophic structure in ecosystems</w:t>
      </w:r>
      <w:r>
        <w:rPr>
          <w:rFonts w:ascii="Liberation Serif" w:hAnsi="Liberation Serif"/>
        </w:rPr>
        <w:t xml:space="preserve">. Yet the extent of restoration possible via trophic rewilding is poorly understood. </w:t>
      </w:r>
      <w:ins w:id="0" w:author="Unknown Author" w:date="2020-03-21T10:05:00Z">
        <w:commentRangeStart w:id="1"/>
        <w:r>
          <w:rPr>
            <w:rFonts w:ascii="Liberation Serif" w:hAnsi="Liberation Serif"/>
          </w:rPr>
          <w:t xml:space="preserve">Here, we combined estimates of species geographic ranges without anthropogenic pressure with species distribution models and food web models to quantify past losses and potential recoveries through rewilding. </w:t>
        </w:r>
      </w:ins>
      <w:del w:id="1" w:author="Unknown Author" w:date="2020-03-21T10:07:00Z">
        <w:r>
          <w:rPr>
            <w:rFonts w:ascii="Liberation Serif" w:hAnsi="Liberation Serif"/>
          </w:rPr>
          <w:delText>Using current and estimated ranges of where terrestrial mammals would live today without anthropogenic pressure, we modelled a conservative rewilding scenario using species distribution models. Specifically, extant species were allowed to re-expand to occupy their indigenous ranges, while extinct species were replaced by closely-related, similarly-sized functional analogues. We then inferred food webs in protected and geographically-unbiased random areas and assessed the effects of Late Pleistocene extinctions on trophic complexity of food webs and quantified the potential recoveries through rewilding.</w:delText>
        </w:r>
      </w:del>
      <w:r>
        <w:rPr>
          <w:rFonts w:ascii="Liberation Serif" w:hAnsi="Liberation Serif"/>
        </w:rPr>
        <w:t xml:space="preserve"> </w:t>
      </w:r>
      <w:ins w:id="2" w:author="Unknown Author" w:date="2020-03-21T10:10:00Z">
        <w:r>
          <w:rPr>
            <w:rFonts w:ascii="Liberation Serif" w:hAnsi="Liberation Serif"/>
          </w:rPr>
        </w:r>
      </w:ins>
      <w:commentRangeEnd w:id="1"/>
      <w:r>
        <w:commentReference w:id="1"/>
      </w:r>
      <w:r>
        <w:rPr>
          <w:rFonts w:ascii="Liberation Serif" w:hAnsi="Liberation Serif"/>
        </w:rPr>
        <w:t xml:space="preserve">Our results show that food webs have been degraded by human activities: </w:t>
      </w:r>
      <w:r>
        <w:rPr>
          <w:rFonts w:ascii="Liberation Serif" w:hAnsi="Liberation Serif"/>
        </w:rPr>
        <w:t xml:space="preserve">the number of species in all trophic levels reduced on average by </w:t>
      </w:r>
      <w:commentRangeStart w:id="2"/>
      <w:r>
        <w:rPr>
          <w:rFonts w:ascii="Liberation Serif" w:hAnsi="Liberation Serif"/>
        </w:rPr>
        <w:t>41%</w:t>
      </w:r>
      <w:r>
        <w:rPr>
          <w:rFonts w:ascii="Liberation Serif" w:hAnsi="Liberation Serif"/>
        </w:rPr>
      </w:r>
      <w:commentRangeEnd w:id="2"/>
      <w:r>
        <w:commentReference w:id="2"/>
      </w:r>
      <w:r>
        <w:rPr>
          <w:rFonts w:ascii="Liberation Serif" w:hAnsi="Liberation Serif"/>
        </w:rPr>
        <w:t xml:space="preserve">, with an average decrease of interactions among levels of </w:t>
      </w:r>
      <w:commentRangeStart w:id="3"/>
      <w:r>
        <w:rPr>
          <w:rFonts w:ascii="Liberation Serif" w:hAnsi="Liberation Serif"/>
        </w:rPr>
        <w:t>51%</w:t>
      </w:r>
      <w:r>
        <w:rPr>
          <w:rFonts w:ascii="Liberation Serif" w:hAnsi="Liberation Serif"/>
        </w:rPr>
      </w:r>
      <w:commentRangeEnd w:id="3"/>
      <w:r>
        <w:commentReference w:id="3"/>
      </w:r>
      <w:r>
        <w:rPr>
          <w:rFonts w:ascii="Liberation Serif" w:hAnsi="Liberation Serif"/>
        </w:rPr>
        <w:t xml:space="preserve">. We also found that a </w:t>
      </w:r>
      <w:r>
        <w:rPr>
          <w:rFonts w:ascii="Liberation Serif" w:hAnsi="Liberation Serif"/>
        </w:rPr>
        <w:t xml:space="preserve">conservative rewilding approach can </w:t>
      </w:r>
      <w:r>
        <w:rPr>
          <w:rFonts w:ascii="Liberation Serif" w:hAnsi="Liberation Serif"/>
        </w:rPr>
        <w:t xml:space="preserve">largely rewire food webs and partly restore trophic complexity in ecosystems: the number of species in trohpic levels recovered on average by 11%, while the average number of predator-prey interactions by 18%. </w:t>
      </w:r>
      <w:del w:id="3" w:author="Unknown Author" w:date="2020-03-21T09:25:00Z">
        <w:r>
          <w:rPr>
            <w:rFonts w:ascii="Liberation Serif" w:hAnsi="Liberation Serif"/>
          </w:rPr>
          <w:delText>Rewilding cannot, however, completely restore food webs to pre-extinction scenario, but the average number of species per trophic level was still reduced by 30% the present-natural values and the number of interactions by 33%.</w:delText>
        </w:r>
      </w:del>
      <w:commentRangeStart w:id="4"/>
      <w:r>
        <w:rPr>
          <w:rFonts w:ascii="Liberation Serif" w:hAnsi="Liberation Serif"/>
        </w:rPr>
        <w:t xml:space="preserve"> </w:t>
      </w:r>
      <w:r>
        <w:rPr>
          <w:rFonts w:ascii="Liberation Serif" w:hAnsi="Liberation Serif"/>
        </w:rPr>
      </w:r>
      <w:commentRangeEnd w:id="4"/>
      <w:r>
        <w:commentReference w:id="4"/>
      </w:r>
      <w:r>
        <w:rPr>
          <w:rFonts w:ascii="Liberation Serif" w:hAnsi="Liberation Serif"/>
        </w:rPr>
        <w:t>Overall, our</w:t>
      </w:r>
      <w:r>
        <w:rPr>
          <w:rFonts w:ascii="Liberation Serif" w:hAnsi="Liberation Serif"/>
        </w:rPr>
        <w:t xml:space="preserve"> findings </w:t>
      </w:r>
      <w:r>
        <w:rPr>
          <w:rFonts w:ascii="Liberation Serif" w:hAnsi="Liberation Serif"/>
        </w:rPr>
        <w:t>support rewilding as a novel opportunity to rewire food webs and reinstate lost trophic interactions in degraded ecosystems. Humans have defaunated ecosystems and reduced trophic complexity of food webs worldwide, causing widespread biodiversity crises. Yet, recoveries from such losses are possible through trophic rewilding, which can restore trophic complexity in food webs and promote biodiverse self-sustaining ecosystems.</w:t>
      </w:r>
      <w:r>
        <w:br w:type="page"/>
      </w:r>
    </w:p>
    <w:p>
      <w:pPr>
        <w:pStyle w:val="Heading1"/>
        <w:spacing w:lineRule="auto" w:line="360"/>
        <w:rPr>
          <w:rFonts w:ascii="Liberation Serif" w:hAnsi="Liberation Serif"/>
        </w:rPr>
      </w:pPr>
      <w:r>
        <w:rPr>
          <w:rFonts w:ascii="Liberation Serif" w:hAnsi="Liberation Serif"/>
        </w:rPr>
        <w:t>Introduction</w:t>
      </w:r>
    </w:p>
    <w:p>
      <w:pPr>
        <w:pStyle w:val="FirstParagraph"/>
        <w:bidi w:val="0"/>
        <w:spacing w:lineRule="auto" w:line="360"/>
        <w:rPr>
          <w:rFonts w:ascii="Liberation Serif" w:hAnsi="Liberation Serif"/>
        </w:rPr>
      </w:pPr>
      <w:r>
        <w:rPr>
          <w:rFonts w:ascii="Liberation Serif" w:hAnsi="Liberation Serif"/>
        </w:rPr>
        <w:t xml:space="preserve">Humans have </w:t>
      </w:r>
      <w:r>
        <w:rPr>
          <w:rFonts w:ascii="Liberation Serif" w:hAnsi="Liberation Serif"/>
        </w:rPr>
        <w:t xml:space="preserve">caused extinction of species and their interactions, altering ecological processes that </w:t>
      </w:r>
      <w:r>
        <w:rPr>
          <w:rFonts w:ascii="Liberation Serif" w:hAnsi="Liberation Serif"/>
        </w:rPr>
        <w:t xml:space="preserve">degraded ecosystems worldwide </w:t>
      </w:r>
      <w:r>
        <w:rPr>
          <w:rFonts w:ascii="Liberation Serif" w:hAnsi="Liberation Serif"/>
          <w:position w:val="0"/>
          <w:sz w:val="24"/>
          <w:vertAlign w:val="baseline"/>
        </w:rPr>
        <w:t>(Dirzo et al. 2014, Valiente-Banuet et al. 2015)</w:t>
      </w:r>
      <w:r>
        <w:rPr>
          <w:rFonts w:ascii="Liberation Serif" w:hAnsi="Liberation Serif"/>
        </w:rPr>
        <w:t xml:space="preserve">⁠. Human-driven </w:t>
      </w:r>
      <w:r>
        <w:rPr>
          <w:rFonts w:ascii="Liberation Serif" w:hAnsi="Liberation Serif"/>
        </w:rPr>
        <w:t xml:space="preserve">extinctions and </w:t>
      </w:r>
      <w:r>
        <w:rPr>
          <w:rFonts w:ascii="Liberation Serif" w:hAnsi="Liberation Serif"/>
        </w:rPr>
        <w:t xml:space="preserve">extirpations of mammals date back to the Late Pleistocene </w:t>
      </w:r>
      <w:r>
        <w:rPr>
          <w:rFonts w:ascii="Liberation Serif" w:hAnsi="Liberation Serif"/>
        </w:rPr>
        <w:t>(starting 130,000 years ago)</w:t>
      </w:r>
      <w:r>
        <w:rPr>
          <w:rFonts w:ascii="Liberation Serif" w:hAnsi="Liberation Serif"/>
        </w:rPr>
        <w:t xml:space="preserve">, with a large bodied size-selectivity causing extinctions of </w:t>
      </w:r>
      <w:r>
        <w:rPr>
          <w:rFonts w:ascii="Liberation Serif" w:hAnsi="Liberation Serif"/>
        </w:rPr>
        <w:t>many</w:t>
      </w:r>
      <w:r>
        <w:rPr>
          <w:rFonts w:ascii="Liberation Serif" w:hAnsi="Liberation Serif"/>
        </w:rPr>
        <w:t xml:space="preserve"> megafauna </w:t>
      </w:r>
      <w:r>
        <w:rPr>
          <w:rFonts w:ascii="Liberation Serif" w:hAnsi="Liberation Serif"/>
        </w:rPr>
        <w:t xml:space="preserve">species </w:t>
      </w:r>
      <w:r>
        <w:rPr>
          <w:rFonts w:ascii="Liberation Serif" w:hAnsi="Liberation Serif"/>
        </w:rPr>
        <w:t>(</w:t>
      </w:r>
      <w:commentRangeStart w:id="5"/>
      <w:r>
        <w:rPr>
          <w:rFonts w:ascii="Liberation Serif" w:hAnsi="Liberation Serif"/>
        </w:rPr>
        <w:t>121 out of 196</w:t>
      </w:r>
      <w:r>
        <w:rPr>
          <w:rFonts w:ascii="Liberation Serif" w:hAnsi="Liberation Serif"/>
        </w:rPr>
      </w:r>
      <w:commentRangeEnd w:id="5"/>
      <w:r>
        <w:commentReference w:id="5"/>
      </w:r>
      <w:r>
        <w:rPr>
          <w:rFonts w:ascii="Liberation Serif" w:hAnsi="Liberation Serif"/>
        </w:rPr>
        <w:t xml:space="preserve"> genera ≥ 4</w:t>
      </w:r>
      <w:r>
        <w:rPr>
          <w:rFonts w:ascii="Liberation Serif" w:hAnsi="Liberation Serif"/>
        </w:rPr>
        <w:t>5</w:t>
      </w:r>
      <w:r>
        <w:rPr>
          <w:rFonts w:ascii="Liberation Serif" w:hAnsi="Liberation Serif"/>
        </w:rPr>
        <w:t xml:space="preserve"> kg have gone extinct; </w:t>
      </w:r>
      <w:r>
        <w:rPr>
          <w:rFonts w:ascii="Liberation Serif" w:hAnsi="Liberation Serif"/>
        </w:rPr>
        <w:t>(Barnosky 2008, Smith et al. 2018)</w:t>
      </w:r>
      <w:r>
        <w:rPr>
          <w:rFonts w:ascii="Liberation Serif" w:hAnsi="Liberation Serif"/>
          <w:position w:val="0"/>
          <w:sz w:val="24"/>
          <w:vertAlign w:val="baseline"/>
        </w:rPr>
        <w:t>⁠</w:t>
      </w:r>
      <w:r>
        <w:rPr>
          <w:rFonts w:ascii="Liberation Serif" w:hAnsi="Liberation Serif"/>
        </w:rPr>
        <w:t xml:space="preserve">⁠. </w:t>
      </w:r>
      <w:r>
        <w:rPr>
          <w:rFonts w:ascii="Liberation Serif" w:hAnsi="Liberation Serif"/>
        </w:rPr>
        <w:t>Humans have thus</w:t>
      </w:r>
      <w:r>
        <w:rPr>
          <w:rFonts w:ascii="Liberation Serif" w:hAnsi="Liberation Serif"/>
        </w:rPr>
        <w:t xml:space="preserve"> removed interactions </w:t>
      </w:r>
      <w:r>
        <w:rPr>
          <w:rFonts w:ascii="Liberation Serif" w:hAnsi="Liberation Serif"/>
        </w:rPr>
        <w:t xml:space="preserve">from ecological networks for many millenia, simplifying the </w:t>
      </w:r>
      <w:r>
        <w:rPr>
          <w:rFonts w:ascii="Liberation Serif" w:hAnsi="Liberation Serif"/>
        </w:rPr>
        <w:t xml:space="preserve">trophic complexity </w:t>
      </w:r>
      <w:r>
        <w:rPr>
          <w:rFonts w:ascii="Liberation Serif" w:hAnsi="Liberation Serif"/>
        </w:rPr>
        <w:t xml:space="preserve">of pre-human biodiverse megafauna communities </w:t>
      </w:r>
      <w:r>
        <w:rPr>
          <w:rFonts w:ascii="Liberation Serif" w:hAnsi="Liberation Serif"/>
          <w:position w:val="0"/>
          <w:sz w:val="24"/>
          <w:vertAlign w:val="baseline"/>
        </w:rPr>
        <w:t>(Gill 2014)</w:t>
      </w:r>
      <w:r>
        <w:rPr>
          <w:rFonts w:ascii="Liberation Serif" w:hAnsi="Liberation Serif"/>
        </w:rPr>
        <w:t>⁠</w:t>
      </w:r>
      <w:r>
        <w:rPr>
          <w:rFonts w:ascii="Liberation Serif" w:hAnsi="Liberation Serif"/>
        </w:rPr>
        <w:t xml:space="preserve">. </w:t>
      </w:r>
      <w:r>
        <w:rPr>
          <w:rFonts w:ascii="Liberation Serif" w:hAnsi="Liberation Serif"/>
        </w:rPr>
        <w:t>These losses</w:t>
      </w:r>
      <w:r>
        <w:rPr>
          <w:rFonts w:ascii="Liberation Serif" w:hAnsi="Liberation Serif"/>
        </w:rPr>
        <w:t xml:space="preserve"> </w:t>
      </w:r>
      <w:r>
        <w:rPr>
          <w:rFonts w:ascii="Liberation Serif" w:hAnsi="Liberation Serif"/>
        </w:rPr>
        <w:t>reduced</w:t>
      </w:r>
      <w:r>
        <w:rPr>
          <w:rFonts w:ascii="Liberation Serif" w:hAnsi="Liberation Serif"/>
        </w:rPr>
        <w:t xml:space="preserve"> top-down control, </w:t>
      </w:r>
      <w:r>
        <w:rPr>
          <w:rFonts w:ascii="Liberation Serif" w:hAnsi="Liberation Serif"/>
        </w:rPr>
        <w:t xml:space="preserve">i.e. the regulatory effects of higher trophic levels to lower levels, </w:t>
      </w:r>
      <w:r>
        <w:rPr>
          <w:rFonts w:ascii="Liberation Serif" w:hAnsi="Liberation Serif"/>
        </w:rPr>
        <w:t xml:space="preserve">and </w:t>
      </w:r>
      <w:r>
        <w:rPr>
          <w:rFonts w:ascii="Liberation Serif" w:hAnsi="Liberation Serif"/>
        </w:rPr>
        <w:t>modified</w:t>
      </w:r>
      <w:r>
        <w:rPr>
          <w:rFonts w:ascii="Liberation Serif" w:hAnsi="Liberation Serif"/>
        </w:rPr>
        <w:t xml:space="preserve"> trophic cascades, </w:t>
      </w:r>
      <w:r>
        <w:rPr>
          <w:rFonts w:ascii="Liberation Serif" w:hAnsi="Liberation Serif"/>
        </w:rPr>
        <w:t>affecting the biodiversity and the resilience of ecosystems</w:t>
      </w:r>
      <w:r>
        <w:rPr>
          <w:rFonts w:ascii="Liberation Serif" w:hAnsi="Liberation Serif"/>
        </w:rPr>
        <w:t xml:space="preserve"> </w:t>
      </w:r>
      <w:r>
        <w:rPr>
          <w:rFonts w:ascii="Liberation Serif" w:hAnsi="Liberation Serif"/>
          <w:position w:val="0"/>
          <w:sz w:val="24"/>
          <w:vertAlign w:val="baseline"/>
        </w:rPr>
        <w:t>(Estes et al. 2011, Svenning et al. 2016)</w:t>
      </w:r>
      <w:r>
        <w:rPr>
          <w:rFonts w:ascii="Liberation Serif" w:hAnsi="Liberation Serif"/>
        </w:rPr>
        <w:t>⁠.</w:t>
      </w:r>
    </w:p>
    <w:p>
      <w:pPr>
        <w:pStyle w:val="TextBody"/>
        <w:bidi w:val="0"/>
        <w:spacing w:lineRule="auto" w:line="360"/>
        <w:rPr>
          <w:rFonts w:ascii="Liberation Serif" w:hAnsi="Liberation Serif"/>
        </w:rPr>
      </w:pPr>
      <w:r>
        <w:rPr>
          <w:rFonts w:ascii="Liberation Serif" w:hAnsi="Liberation Serif"/>
        </w:rPr>
        <w:t xml:space="preserve">Trophic rewilding, the (re)introduction of species to promote self-sustaining biodiverse ecosystems </w:t>
      </w:r>
      <w:r>
        <w:rPr>
          <w:rFonts w:ascii="Liberation Serif" w:hAnsi="Liberation Serif"/>
          <w:position w:val="0"/>
          <w:sz w:val="24"/>
          <w:vertAlign w:val="baseline"/>
        </w:rPr>
        <w:t>(Svenning et al. 2016)</w:t>
      </w:r>
      <w:r>
        <w:rPr>
          <w:rFonts w:ascii="Liberation Serif" w:hAnsi="Liberation Serif"/>
        </w:rPr>
        <w:t xml:space="preserve">⁠, has been proposed to re-establish lost ecological interactions </w:t>
      </w:r>
      <w:r>
        <w:rPr>
          <w:rFonts w:ascii="Liberation Serif" w:hAnsi="Liberation Serif"/>
          <w:position w:val="0"/>
          <w:sz w:val="24"/>
          <w:vertAlign w:val="baseline"/>
        </w:rPr>
        <w:t>(Perino et al. 2019)</w:t>
      </w:r>
      <w:r>
        <w:rPr>
          <w:rFonts w:ascii="Liberation Serif" w:hAnsi="Liberation Serif"/>
        </w:rPr>
        <w:t xml:space="preserve">⁠. </w:t>
      </w:r>
      <w:r>
        <w:rPr>
          <w:rFonts w:ascii="Liberation Serif" w:hAnsi="Liberation Serif"/>
        </w:rPr>
        <w:t xml:space="preserve">After </w:t>
      </w:r>
      <w:r>
        <w:rPr>
          <w:rFonts w:ascii="Liberation Serif" w:hAnsi="Liberation Serif"/>
        </w:rPr>
        <w:t xml:space="preserve">wolves </w:t>
      </w:r>
      <w:r>
        <w:rPr>
          <w:rFonts w:ascii="Liberation Serif" w:hAnsi="Liberation Serif"/>
        </w:rPr>
        <w:t>were reintroduced in the</w:t>
      </w:r>
      <w:r>
        <w:rPr>
          <w:rFonts w:ascii="Liberation Serif" w:hAnsi="Liberation Serif"/>
        </w:rPr>
        <w:t xml:space="preserve"> Yellowstone National Park, </w:t>
      </w:r>
      <w:r>
        <w:rPr>
          <w:rFonts w:ascii="Liberation Serif" w:hAnsi="Liberation Serif"/>
        </w:rPr>
        <w:t>for example, top-down effects on herbivores density and behavior partly re-established trophic cascades that promoted forest regeneration</w:t>
      </w:r>
      <w:r>
        <w:rPr>
          <w:rFonts w:ascii="Liberation Serif" w:hAnsi="Liberation Serif"/>
        </w:rPr>
        <w:t xml:space="preserve"> </w:t>
      </w:r>
      <w:r>
        <w:rPr>
          <w:rFonts w:ascii="Liberation Serif" w:hAnsi="Liberation Serif"/>
          <w:position w:val="0"/>
          <w:sz w:val="24"/>
          <w:vertAlign w:val="baseline"/>
        </w:rPr>
        <w:t>(Beschta and Ripple 2016)</w:t>
      </w:r>
      <w:r>
        <w:rPr>
          <w:rFonts w:ascii="Liberation Serif" w:hAnsi="Liberation Serif"/>
        </w:rPr>
        <w:t xml:space="preserve">⁠. </w:t>
      </w:r>
      <w:r>
        <w:rPr>
          <w:rFonts w:ascii="Liberation Serif" w:hAnsi="Liberation Serif"/>
        </w:rPr>
        <w:t>Yet, e</w:t>
      </w:r>
      <w:r>
        <w:rPr>
          <w:rFonts w:ascii="Liberation Serif" w:hAnsi="Liberation Serif"/>
        </w:rPr>
        <w:t xml:space="preserve">mpirical data from rewilding projects are scarce and geographically biased </w:t>
      </w:r>
      <w:r>
        <w:rPr>
          <w:rFonts w:ascii="Liberation Serif" w:hAnsi="Liberation Serif"/>
          <w:position w:val="0"/>
          <w:sz w:val="24"/>
          <w:vertAlign w:val="baseline"/>
        </w:rPr>
        <w:t>(Tanentzap and Smith 2018)</w:t>
      </w:r>
      <w:r>
        <w:rPr>
          <w:rFonts w:ascii="Liberation Serif" w:hAnsi="Liberation Serif"/>
        </w:rPr>
        <w:t xml:space="preserve">⁠, with the scientific literature dominated by essays, perspectives and opinion papers </w:t>
      </w:r>
      <w:r>
        <w:rPr>
          <w:rFonts w:ascii="Liberation Serif" w:hAnsi="Liberation Serif"/>
          <w:position w:val="0"/>
          <w:sz w:val="24"/>
          <w:vertAlign w:val="baseline"/>
        </w:rPr>
        <w:t>(Bakker and Svenning 2018)</w:t>
      </w:r>
      <w:r>
        <w:rPr>
          <w:rFonts w:ascii="Liberation Serif" w:hAnsi="Liberation Serif"/>
        </w:rPr>
        <w:t xml:space="preserve">⁠. </w:t>
      </w:r>
      <w:r>
        <w:rPr>
          <w:rFonts w:ascii="Liberation Serif" w:hAnsi="Liberation Serif"/>
        </w:rPr>
        <w:t>Thus, d</w:t>
      </w:r>
      <w:r>
        <w:rPr>
          <w:rFonts w:ascii="Liberation Serif" w:hAnsi="Liberation Serif"/>
        </w:rPr>
        <w:t xml:space="preserve">espite </w:t>
      </w:r>
      <w:r>
        <w:rPr>
          <w:rFonts w:ascii="Liberation Serif" w:hAnsi="Liberation Serif"/>
        </w:rPr>
        <w:t xml:space="preserve">the </w:t>
      </w:r>
      <w:r>
        <w:rPr>
          <w:rFonts w:ascii="Liberation Serif" w:hAnsi="Liberation Serif"/>
        </w:rPr>
        <w:t xml:space="preserve">restoration potential of rewilding </w:t>
      </w:r>
      <w:r>
        <w:rPr>
          <w:rFonts w:ascii="Liberation Serif" w:hAnsi="Liberation Serif"/>
        </w:rPr>
        <w:t xml:space="preserve">is supported by </w:t>
      </w:r>
      <w:r>
        <w:rPr>
          <w:rFonts w:ascii="Liberation Serif" w:hAnsi="Liberation Serif"/>
        </w:rPr>
        <w:t xml:space="preserve">local studies </w:t>
      </w:r>
      <w:r>
        <w:rPr>
          <w:rFonts w:ascii="Liberation Serif" w:hAnsi="Liberation Serif"/>
          <w:position w:val="0"/>
          <w:sz w:val="24"/>
          <w:vertAlign w:val="baseline"/>
        </w:rPr>
        <w:t>(Perino et al. 2019)</w:t>
      </w:r>
      <w:r>
        <w:rPr>
          <w:rFonts w:ascii="Liberation Serif" w:hAnsi="Liberation Serif"/>
        </w:rPr>
        <w:t>⁠, there is still limited knowledge of the potential of rewilding to rewire ecological networks at a global scale.</w:t>
      </w:r>
    </w:p>
    <w:p>
      <w:pPr>
        <w:pStyle w:val="TextBody"/>
        <w:bidi w:val="0"/>
        <w:spacing w:lineRule="auto" w:line="360"/>
        <w:rPr>
          <w:rFonts w:ascii="Liberation Serif" w:hAnsi="Liberation Serif"/>
        </w:rPr>
      </w:pPr>
      <w:commentRangeStart w:id="6"/>
      <w:r>
        <w:rPr>
          <w:rFonts w:ascii="Liberation Serif" w:hAnsi="Liberation Serif"/>
        </w:rPr>
        <w:t>Alternative to local experiments</w:t>
      </w:r>
      <w:r>
        <w:rPr>
          <w:rFonts w:ascii="Liberation Serif" w:hAnsi="Liberation Serif"/>
        </w:rPr>
      </w:r>
      <w:commentRangeEnd w:id="6"/>
      <w:r>
        <w:commentReference w:id="6"/>
      </w:r>
      <w:r>
        <w:rPr>
          <w:rFonts w:ascii="Liberation Serif" w:hAnsi="Liberation Serif"/>
        </w:rPr>
        <w:t xml:space="preserve">, a theoretical approach can provide insights on </w:t>
      </w:r>
      <w:r>
        <w:rPr>
          <w:rFonts w:ascii="Liberation Serif" w:hAnsi="Liberation Serif"/>
        </w:rPr>
        <w:t xml:space="preserve">the potential of trophic rewilding to rewire ecological networks at large scales with deep-time perspectives. </w:t>
      </w:r>
      <w:r>
        <w:rPr>
          <w:rFonts w:ascii="Liberation Serif" w:hAnsi="Liberation Serif"/>
        </w:rPr>
        <w:t xml:space="preserve">For instance, functional similarities between species can be highlighted by comparing their traits, suggesting </w:t>
      </w:r>
      <w:r>
        <w:rPr>
          <w:rFonts w:ascii="Liberation Serif" w:hAnsi="Liberation Serif"/>
        </w:rPr>
        <w:t xml:space="preserve">functional analogues to replace globally extinct species </w:t>
      </w:r>
      <w:r>
        <w:rPr>
          <w:rFonts w:ascii="Liberation Serif" w:hAnsi="Liberation Serif"/>
        </w:rPr>
        <w:t xml:space="preserve">and rewild ecosystems </w:t>
      </w:r>
      <w:r>
        <w:rPr>
          <w:rFonts w:ascii="Liberation Serif" w:hAnsi="Liberation Serif"/>
          <w:position w:val="0"/>
          <w:sz w:val="24"/>
          <w:vertAlign w:val="baseline"/>
        </w:rPr>
        <w:t>(Pires 2017)</w:t>
      </w:r>
      <w:r>
        <w:rPr>
          <w:rFonts w:ascii="Liberation Serif" w:hAnsi="Liberation Serif"/>
        </w:rPr>
        <w:t>⁠</w:t>
      </w:r>
      <w:r>
        <w:rPr>
          <w:rFonts w:ascii="Liberation Serif" w:hAnsi="Liberation Serif"/>
        </w:rPr>
        <w:t xml:space="preserve">. </w:t>
      </w:r>
      <w:r>
        <w:rPr>
          <w:rFonts w:ascii="Liberation Serif" w:hAnsi="Liberation Serif"/>
        </w:rPr>
        <w:t xml:space="preserve">Moreover, species distribution and their biotic interactions can be reconstructed through theoretical models </w:t>
      </w:r>
      <w:r>
        <w:rPr>
          <w:rFonts w:ascii="Liberation Serif" w:hAnsi="Liberation Serif"/>
          <w:position w:val="0"/>
          <w:sz w:val="24"/>
          <w:vertAlign w:val="baseline"/>
        </w:rPr>
        <w:t>(Yeakel et al. 2014, Pires et al. 2015)</w:t>
      </w:r>
      <w:r>
        <w:rPr>
          <w:rFonts w:ascii="Liberation Serif" w:hAnsi="Liberation Serif"/>
        </w:rPr>
        <w:t>⁠, which can be used to assess</w:t>
      </w:r>
      <w:r>
        <w:rPr>
          <w:rFonts w:ascii="Liberation Serif" w:hAnsi="Liberation Serif"/>
        </w:rPr>
        <w:t xml:space="preserve"> the effects of human-driven extinctions </w:t>
      </w:r>
      <w:r>
        <w:rPr>
          <w:rFonts w:ascii="Liberation Serif" w:hAnsi="Liberation Serif"/>
        </w:rPr>
        <w:t>and of possible rewilding scenarios on ecological networks</w:t>
      </w:r>
      <w:r>
        <w:rPr>
          <w:rFonts w:ascii="Liberation Serif" w:hAnsi="Liberation Serif"/>
        </w:rPr>
        <w:t xml:space="preserve"> </w:t>
      </w:r>
      <w:r>
        <w:rPr>
          <w:rFonts w:ascii="Liberation Serif" w:hAnsi="Liberation Serif"/>
          <w:position w:val="0"/>
          <w:sz w:val="24"/>
          <w:vertAlign w:val="baseline"/>
        </w:rPr>
        <w:t>(Marjakangas et al. 2018, Emer et al. 2019)</w:t>
      </w:r>
      <w:r>
        <w:rPr>
          <w:rFonts w:ascii="Liberation Serif" w:hAnsi="Liberation Serif"/>
        </w:rPr>
        <w:t>⁠.</w:t>
      </w:r>
    </w:p>
    <w:p>
      <w:pPr>
        <w:pStyle w:val="TextBody"/>
        <w:bidi w:val="0"/>
        <w:spacing w:lineRule="auto" w:line="360"/>
        <w:rPr>
          <w:rFonts w:ascii="Liberation Serif" w:hAnsi="Liberation Serif"/>
        </w:rPr>
      </w:pPr>
      <w:r>
        <w:rPr>
          <w:rFonts w:ascii="Liberation Serif" w:hAnsi="Liberation Serif"/>
        </w:rPr>
        <w:t>In this study, we investigate the potential of rewilding to rewire terrestrial mammal food webs in large (≥ 5,000 km</w:t>
      </w:r>
      <w:r>
        <w:rPr>
          <w:rFonts w:ascii="Liberation Serif" w:hAnsi="Liberation Serif"/>
          <w:vertAlign w:val="superscript"/>
        </w:rPr>
        <w:t>2</w:t>
      </w:r>
      <w:r>
        <w:rPr>
          <w:rFonts w:ascii="Liberation Serif" w:hAnsi="Liberation Serif"/>
        </w:rPr>
        <w:t>) protected areas at a global scale (</w:t>
      </w:r>
      <w:r>
        <w:rPr>
          <w:rFonts w:ascii="Liberation Serif" w:hAnsi="Liberation Serif"/>
        </w:rPr>
        <w:t>Fig.</w:t>
      </w:r>
      <w:r>
        <w:rPr>
          <w:rFonts w:ascii="Liberation Serif" w:hAnsi="Liberation Serif"/>
        </w:rPr>
        <w:t xml:space="preserve"> 1). </w:t>
      </w:r>
      <w:r>
        <w:rPr>
          <w:rFonts w:ascii="Liberation Serif" w:hAnsi="Liberation Serif"/>
        </w:rPr>
        <w:t xml:space="preserve">Moreover, because protected areas are localized in regions that poorly cover current mammal biodiversity hotspots </w:t>
      </w:r>
      <w:r>
        <w:rPr>
          <w:rFonts w:ascii="Liberation Serif" w:hAnsi="Liberation Serif"/>
          <w:position w:val="0"/>
          <w:sz w:val="24"/>
          <w:vertAlign w:val="baseline"/>
        </w:rPr>
        <w:t>(Joppa and Pfaff 2009)</w:t>
      </w:r>
      <w:r>
        <w:rPr>
          <w:rFonts w:ascii="Liberation Serif" w:hAnsi="Liberation Serif"/>
        </w:rPr>
        <w:t>⁠, we assessed if results from protected areas were affected by geographic biases by analysing also random areas evenly distributed on the continents (Fig. 1).</w:t>
      </w:r>
      <w:r>
        <w:rPr>
          <w:rFonts w:ascii="Liberation Serif" w:hAnsi="Liberation Serif"/>
        </w:rPr>
        <w:t xml:space="preserve"> </w:t>
      </w:r>
      <w:r>
        <w:rPr>
          <w:rFonts w:ascii="Liberation Serif" w:hAnsi="Liberation Serif"/>
        </w:rPr>
        <w:t>For each area, w</w:t>
      </w:r>
      <w:r>
        <w:rPr>
          <w:rFonts w:ascii="Liberation Serif" w:hAnsi="Liberation Serif"/>
        </w:rPr>
        <w:t>e infer food webs</w:t>
      </w:r>
      <w:commentRangeStart w:id="7"/>
      <w:r>
        <w:rPr>
          <w:rFonts w:ascii="Liberation Serif" w:hAnsi="Liberation Serif"/>
        </w:rPr>
        <w:t xml:space="preserve">, </w:t>
      </w:r>
      <w:r>
        <w:rPr>
          <w:rFonts w:ascii="Liberation Serif" w:hAnsi="Liberation Serif"/>
        </w:rPr>
        <w:t>ecological networks describing direct predator-prey interactions,</w:t>
      </w:r>
      <w:r>
        <w:rPr>
          <w:rFonts w:ascii="Liberation Serif" w:hAnsi="Liberation Serif"/>
        </w:rPr>
        <w:t xml:space="preserve"> </w:t>
      </w:r>
      <w:r>
        <w:rPr>
          <w:rFonts w:ascii="Liberation Serif" w:hAnsi="Liberation Serif"/>
        </w:rPr>
      </w:r>
      <w:commentRangeEnd w:id="7"/>
      <w:r>
        <w:commentReference w:id="7"/>
      </w:r>
      <w:r>
        <w:rPr>
          <w:rFonts w:ascii="Liberation Serif" w:hAnsi="Liberation Serif"/>
        </w:rPr>
        <w:t>under</w:t>
      </w:r>
      <w:r>
        <w:rPr>
          <w:rFonts w:ascii="Liberation Serif" w:hAnsi="Liberation Serif"/>
        </w:rPr>
        <w:t xml:space="preserve"> three scenarios: 1) present-natural, a counter-factual scenario where mammals have not been influenced by human activities through time </w:t>
      </w:r>
      <w:r>
        <w:rPr>
          <w:rFonts w:ascii="Liberation Serif" w:hAnsi="Liberation Serif"/>
          <w:position w:val="0"/>
          <w:sz w:val="24"/>
          <w:vertAlign w:val="baseline"/>
        </w:rPr>
        <w:t>(Faurby and Svenning 2015, Faurby et al. 2018)</w:t>
      </w:r>
      <w:r>
        <w:rPr>
          <w:rFonts w:ascii="Liberation Serif" w:hAnsi="Liberation Serif"/>
        </w:rPr>
        <w:t xml:space="preserve">⁠; 2) current; and 3) rewilding, where extant species can be reintroduced to present-natural ranges and extinct species can be replaced by closely-related, similarly-sized functional analogues that have similar climatic niches. We then compare the food webs for the three scenarios </w:t>
      </w:r>
      <w:r>
        <w:rPr>
          <w:rFonts w:ascii="Liberation Serif" w:hAnsi="Liberation Serif"/>
        </w:rPr>
        <w:t>and</w:t>
      </w:r>
      <w:r>
        <w:rPr>
          <w:rFonts w:ascii="Liberation Serif" w:hAnsi="Liberation Serif"/>
        </w:rPr>
        <w:t xml:space="preserve"> investigate </w:t>
      </w:r>
      <w:r>
        <w:rPr>
          <w:rFonts w:ascii="Liberation Serif" w:hAnsi="Liberation Serif"/>
        </w:rPr>
        <w:t>the effects of human pressure</w:t>
      </w:r>
      <w:r>
        <w:rPr>
          <w:rFonts w:ascii="Liberation Serif" w:hAnsi="Liberation Serif"/>
        </w:rPr>
        <w:t xml:space="preserve"> </w:t>
      </w:r>
      <w:r>
        <w:rPr>
          <w:rFonts w:ascii="Liberation Serif" w:hAnsi="Liberation Serif"/>
        </w:rPr>
        <w:t xml:space="preserve">on the number of species and predator-prey interactions in </w:t>
      </w:r>
      <w:r>
        <w:rPr>
          <w:rFonts w:ascii="Liberation Serif" w:hAnsi="Liberation Serif"/>
        </w:rPr>
        <w:t xml:space="preserve">current food webs </w:t>
      </w:r>
      <w:r>
        <w:rPr>
          <w:rFonts w:ascii="Liberation Serif" w:hAnsi="Liberation Serif"/>
        </w:rPr>
        <w:t xml:space="preserve">and </w:t>
      </w:r>
      <w:r>
        <w:rPr>
          <w:rFonts w:ascii="Liberation Serif" w:hAnsi="Liberation Serif"/>
        </w:rPr>
        <w:t xml:space="preserve">whether rewilding can rewire food webs to present-natural </w:t>
      </w:r>
      <w:r>
        <w:rPr>
          <w:rFonts w:ascii="Liberation Serif" w:hAnsi="Liberation Serif"/>
        </w:rPr>
        <w:t>conditions</w:t>
      </w:r>
      <w:r>
        <w:rPr>
          <w:rFonts w:ascii="Liberation Serif" w:hAnsi="Liberation Serif"/>
        </w:rPr>
        <w:t>.</w:t>
      </w:r>
    </w:p>
    <w:p>
      <w:pPr>
        <w:pStyle w:val="FigurewithCaption"/>
        <w:pageBreakBefore w:val="false"/>
        <w:spacing w:lineRule="auto" w:line="360"/>
        <w:rPr>
          <w:rFonts w:ascii="Liberation Serif" w:hAnsi="Liberation Serif"/>
        </w:rPr>
      </w:pPr>
      <w:r>
        <w:rPr>
          <w:rFonts w:ascii="Liberation Serif" w:hAnsi="Liberation Serif"/>
        </w:rPr>
      </w:r>
    </w:p>
    <w:p>
      <w:pPr>
        <w:pStyle w:val="ImageCaption"/>
        <w:spacing w:lineRule="auto" w:line="360"/>
        <w:rPr>
          <w:rFonts w:ascii="Liberation Serif" w:hAnsi="Liberation Serif"/>
        </w:rPr>
      </w:pPr>
      <w:r>
        <w:rPr>
          <w:rFonts w:ascii="Liberation Serif" w:hAnsi="Liberation Serif"/>
        </w:rPr>
      </w:r>
    </w:p>
    <w:p>
      <w:pPr>
        <w:pStyle w:val="ImageCaption"/>
        <w:spacing w:lineRule="auto" w:line="360"/>
        <w:rPr>
          <w:rFonts w:ascii="Liberation Serif" w:hAnsi="Liberation Serif"/>
        </w:rPr>
      </w:pPr>
      <w:r>
        <w:rPr>
          <w:rFonts w:ascii="Liberation Serif" w:hAnsi="Liberation Serif"/>
        </w:rPr>
      </w:r>
    </w:p>
    <w:p>
      <w:pPr>
        <w:pStyle w:val="ImageCaption"/>
        <w:spacing w:lineRule="auto" w:line="360"/>
        <w:rPr>
          <w:rFonts w:ascii="Liberation Serif" w:hAnsi="Liberation Serif"/>
        </w:rPr>
      </w:pPr>
      <w:r>
        <w:rPr>
          <w:rFonts w:ascii="Liberation Serif" w:hAnsi="Liberation Serif"/>
        </w:rPr>
      </w:r>
    </w:p>
    <w:p>
      <w:pPr>
        <w:pStyle w:val="ImageCaption"/>
        <w:spacing w:lineRule="auto" w:line="360"/>
        <w:rPr>
          <w:rFonts w:ascii="Liberation Serif" w:hAnsi="Liberation Serif"/>
        </w:rPr>
      </w:pPr>
      <w:r>
        <w:rPr>
          <w:rFonts w:ascii="Liberation Serif" w:hAnsi="Liberation Serif"/>
        </w:rPr>
      </w:r>
    </w:p>
    <w:p>
      <w:pPr>
        <w:pStyle w:val="ImageCaption"/>
        <w:spacing w:lineRule="auto" w:line="360"/>
        <w:rPr>
          <w:rFonts w:ascii="Liberation Serif" w:hAnsi="Liberation Serif"/>
        </w:rPr>
      </w:pPr>
      <w:r>
        <w:rPr>
          <w:rFonts w:ascii="Liberation Serif" w:hAnsi="Liberation Serif"/>
        </w:rPr>
      </w:r>
    </w:p>
    <w:p>
      <w:pPr>
        <w:pStyle w:val="ImageCaption"/>
        <w:spacing w:lineRule="auto" w:line="360"/>
        <w:rPr>
          <w:rFonts w:ascii="Liberation Serif" w:hAnsi="Liberation Serif"/>
        </w:rPr>
      </w:pPr>
      <w:r>
        <w:rPr>
          <w:rFonts w:ascii="Liberation Serif" w:hAnsi="Liberation Serif"/>
        </w:rPr>
      </w:r>
    </w:p>
    <w:p>
      <w:pPr>
        <w:pStyle w:val="Heading1"/>
        <w:bidi w:val="0"/>
        <w:rPr>
          <w:rFonts w:ascii="Liberation Serif" w:hAnsi="Liberation Serif"/>
        </w:rPr>
      </w:pPr>
      <w:r>
        <w:rPr>
          <w:rFonts w:ascii="Liberation Serif" w:hAnsi="Liberation Serif"/>
        </w:rPr>
        <w:t>Methods</w:t>
      </w:r>
    </w:p>
    <w:p>
      <w:pPr>
        <w:pStyle w:val="Heading2"/>
        <w:bidi w:val="0"/>
        <w:rPr>
          <w:rFonts w:ascii="Liberation Serif" w:hAnsi="Liberation Serif"/>
        </w:rPr>
      </w:pPr>
      <w:r>
        <w:rPr>
          <w:rFonts w:ascii="Liberation Serif" w:hAnsi="Liberation Serif"/>
        </w:rPr>
        <w:t>Overview</w:t>
      </w:r>
    </w:p>
    <w:p>
      <w:pPr>
        <w:pStyle w:val="FirstParagraph"/>
        <w:bidi w:val="0"/>
        <w:spacing w:lineRule="auto" w:line="360"/>
        <w:rPr>
          <w:rFonts w:ascii="Liberation Serif" w:hAnsi="Liberation Serif"/>
        </w:rPr>
      </w:pPr>
      <w:r>
        <w:rPr>
          <w:rFonts w:ascii="Liberation Serif" w:hAnsi="Liberation Serif"/>
        </w:rPr>
        <w:t xml:space="preserve">Expanding upon the terminology of </w:t>
      </w:r>
      <w:r>
        <w:rPr>
          <w:rFonts w:ascii="Liberation Serif" w:hAnsi="Liberation Serif"/>
          <w:position w:val="0"/>
          <w:sz w:val="24"/>
          <w:vertAlign w:val="baseline"/>
        </w:rPr>
        <w:t>(Genes et al. 2017)</w:t>
      </w:r>
      <w:r>
        <w:rPr>
          <w:rFonts w:ascii="Liberation Serif" w:hAnsi="Liberation Serif"/>
        </w:rPr>
        <w:t xml:space="preserve">⁠, we quantified: a) current debt, the number of species and interactions lost </w:t>
      </w:r>
      <w:r>
        <w:rPr>
          <w:rFonts w:ascii="Liberation Serif" w:hAnsi="Liberation Serif"/>
        </w:rPr>
        <w:t xml:space="preserve">due to </w:t>
      </w:r>
      <w:r>
        <w:rPr>
          <w:rFonts w:ascii="Liberation Serif" w:hAnsi="Liberation Serif"/>
        </w:rPr>
        <w:t xml:space="preserve">Late Pleistocene extinctions </w:t>
      </w:r>
      <w:r>
        <w:rPr>
          <w:rFonts w:ascii="Liberation Serif" w:hAnsi="Liberation Serif"/>
        </w:rPr>
        <w:t>and extirpations of mammals</w:t>
      </w:r>
      <w:r>
        <w:rPr>
          <w:rFonts w:ascii="Liberation Serif" w:hAnsi="Liberation Serif"/>
        </w:rPr>
        <w:t xml:space="preserve">; b) rewilding credit, the number of species and interactions restored under the rewilding scenario; and c) rewilding deficit, the losses </w:t>
      </w:r>
      <w:r>
        <w:rPr>
          <w:rFonts w:ascii="Liberation Serif" w:hAnsi="Liberation Serif"/>
        </w:rPr>
        <w:t>that can</w:t>
      </w:r>
      <w:r>
        <w:rPr>
          <w:rFonts w:ascii="Liberation Serif" w:hAnsi="Liberation Serif"/>
        </w:rPr>
        <w:t xml:space="preserve">not </w:t>
      </w:r>
      <w:r>
        <w:rPr>
          <w:rFonts w:ascii="Liberation Serif" w:hAnsi="Liberation Serif"/>
        </w:rPr>
        <w:t xml:space="preserve">be </w:t>
      </w:r>
      <w:r>
        <w:rPr>
          <w:rFonts w:ascii="Liberation Serif" w:hAnsi="Liberation Serif"/>
        </w:rPr>
        <w:t xml:space="preserve">restored by rewilding. </w:t>
      </w:r>
      <w:r>
        <w:rPr>
          <w:rFonts w:ascii="Liberation Serif" w:hAnsi="Liberation Serif"/>
        </w:rPr>
        <w:t>After</w:t>
      </w:r>
      <w:r>
        <w:rPr>
          <w:rFonts w:ascii="Liberation Serif" w:hAnsi="Liberation Serif"/>
        </w:rPr>
        <w:t xml:space="preserve"> quantifying current debt, rewilding credit, and rewilding deficit, we assess</w:t>
      </w:r>
      <w:r>
        <w:rPr>
          <w:rFonts w:ascii="Liberation Serif" w:hAnsi="Liberation Serif"/>
        </w:rPr>
        <w:t>ed</w:t>
      </w:r>
      <w:r>
        <w:rPr>
          <w:rFonts w:ascii="Liberation Serif" w:hAnsi="Liberation Serif"/>
        </w:rPr>
        <w:t xml:space="preserve"> whether rewilding credit can balance current debt </w:t>
      </w:r>
      <w:r>
        <w:rPr>
          <w:rFonts w:ascii="Liberation Serif" w:hAnsi="Liberation Serif"/>
        </w:rPr>
        <w:t xml:space="preserve">or </w:t>
      </w:r>
      <w:r>
        <w:rPr>
          <w:rFonts w:ascii="Liberation Serif" w:hAnsi="Liberation Serif"/>
        </w:rPr>
        <w:t xml:space="preserve">rewilding deficit </w:t>
      </w:r>
      <w:r>
        <w:rPr>
          <w:rFonts w:ascii="Liberation Serif" w:hAnsi="Liberation Serif"/>
        </w:rPr>
        <w:t>remained significant and food webs</w:t>
      </w:r>
      <w:r>
        <w:rPr>
          <w:rFonts w:ascii="Liberation Serif" w:hAnsi="Liberation Serif"/>
        </w:rPr>
        <w:t xml:space="preserve"> </w:t>
      </w:r>
      <w:r>
        <w:rPr>
          <w:rFonts w:ascii="Liberation Serif" w:hAnsi="Liberation Serif"/>
        </w:rPr>
        <w:t>were not completely restored to present-natural conditions</w:t>
      </w:r>
      <w:r>
        <w:rPr>
          <w:rFonts w:ascii="Liberation Serif" w:hAnsi="Liberation Serif"/>
        </w:rPr>
        <w:t xml:space="preserve">. </w:t>
      </w:r>
    </w:p>
    <w:p>
      <w:pPr>
        <w:pStyle w:val="TextBody"/>
        <w:bidi w:val="0"/>
        <w:spacing w:lineRule="auto" w:line="360"/>
        <w:rPr>
          <w:rFonts w:ascii="Liberation Serif" w:hAnsi="Liberation Serif"/>
        </w:rPr>
      </w:pPr>
      <w:r>
        <w:rPr>
          <w:rFonts w:ascii="Liberation Serif" w:hAnsi="Liberation Serif"/>
        </w:rPr>
        <w:t>We assessed the potential of rewilding to restore food webs to present-natural levels</w:t>
      </w:r>
      <w:r>
        <w:rPr>
          <w:rFonts w:ascii="Liberation Serif" w:hAnsi="Liberation Serif"/>
        </w:rPr>
        <w:t xml:space="preserve"> in </w:t>
      </w:r>
      <w:r>
        <w:rPr>
          <w:rFonts w:ascii="Liberation Serif" w:hAnsi="Liberation Serif"/>
        </w:rPr>
        <w:t>large</w:t>
      </w:r>
      <w:r>
        <w:rPr>
          <w:rFonts w:ascii="Liberation Serif" w:hAnsi="Liberation Serif"/>
        </w:rPr>
        <w:t xml:space="preserve"> protected areas </w:t>
      </w:r>
      <w:commentRangeStart w:id="8"/>
      <w:r>
        <w:rPr>
          <w:rFonts w:ascii="Liberation Serif" w:hAnsi="Liberation Serif"/>
        </w:rPr>
        <w:t>with</w:t>
      </w:r>
      <w:r>
        <w:rPr>
          <w:rFonts w:ascii="Liberation Serif" w:hAnsi="Liberation Serif"/>
        </w:rPr>
      </w:r>
      <w:commentRangeEnd w:id="8"/>
      <w:r>
        <w:commentReference w:id="8"/>
      </w:r>
      <w:r>
        <w:rPr>
          <w:rFonts w:ascii="Liberation Serif" w:hAnsi="Liberation Serif"/>
        </w:rPr>
        <w:commentReference w:id="9"/>
      </w:r>
      <w:r>
        <w:rPr>
          <w:rFonts w:ascii="Liberation Serif" w:hAnsi="Liberation Serif"/>
        </w:rPr>
        <w:t xml:space="preserve"> strict International Union for Conservation of Nature (IUCN) management categories (Ia: </w:t>
      </w:r>
      <w:r>
        <w:rPr>
          <w:rFonts w:ascii="Liberation Serif" w:hAnsi="Liberation Serif"/>
        </w:rPr>
        <w:t>strict nature reserves;</w:t>
      </w:r>
      <w:r>
        <w:rPr>
          <w:rFonts w:ascii="Liberation Serif" w:hAnsi="Liberation Serif"/>
        </w:rPr>
        <w:t xml:space="preserve"> Ib: </w:t>
      </w:r>
      <w:r>
        <w:rPr>
          <w:rFonts w:ascii="Liberation Serif" w:hAnsi="Liberation Serif"/>
        </w:rPr>
        <w:t>wilderness areas;</w:t>
      </w:r>
      <w:r>
        <w:rPr>
          <w:rFonts w:ascii="Liberation Serif" w:hAnsi="Liberation Serif"/>
        </w:rPr>
        <w:t xml:space="preserve"> and II: </w:t>
      </w:r>
      <w:r>
        <w:rPr>
          <w:rFonts w:ascii="Liberation Serif" w:hAnsi="Liberation Serif"/>
        </w:rPr>
        <w:t xml:space="preserve">national parks). </w:t>
      </w:r>
      <w:commentRangeStart w:id="10"/>
      <w:r>
        <w:rPr>
          <w:rFonts w:ascii="Liberation Serif" w:hAnsi="Liberation Serif"/>
        </w:rPr>
        <w:t>We pragmatically defined, for the purposes of the analyses, large protected areas as areas ≥ 5,000 km</w:t>
      </w:r>
      <w:r>
        <w:rPr>
          <w:rFonts w:ascii="Liberation Serif" w:hAnsi="Liberation Serif"/>
          <w:vertAlign w:val="superscript"/>
        </w:rPr>
        <w:t>2</w:t>
      </w:r>
      <w:r>
        <w:rPr>
          <w:rFonts w:ascii="Liberation Serif" w:hAnsi="Liberation Serif"/>
          <w:position w:val="0"/>
          <w:sz w:val="24"/>
          <w:vertAlign w:val="baseline"/>
        </w:rPr>
        <w:t xml:space="preserve">, </w:t>
      </w:r>
      <w:r>
        <w:rPr>
          <w:rFonts w:ascii="Liberation Serif" w:hAnsi="Liberation Serif"/>
          <w:position w:val="0"/>
          <w:sz w:val="24"/>
          <w:vertAlign w:val="baseline"/>
        </w:rPr>
        <w:t xml:space="preserve">a </w:t>
      </w:r>
      <w:r>
        <w:rPr>
          <w:rFonts w:ascii="Liberation Serif" w:hAnsi="Liberation Serif"/>
          <w:position w:val="0"/>
          <w:sz w:val="24"/>
          <w:vertAlign w:val="baseline"/>
        </w:rPr>
        <w:t xml:space="preserve">realistic trade-off between </w:t>
      </w:r>
      <w:r>
        <w:rPr>
          <w:rFonts w:ascii="Liberation Serif" w:hAnsi="Liberation Serif"/>
          <w:position w:val="0"/>
          <w:sz w:val="24"/>
          <w:vertAlign w:val="baseline"/>
        </w:rPr>
        <w:t>possibly over-conservative cut-offs (e.g. 25,000 km</w:t>
      </w:r>
      <w:r>
        <w:rPr>
          <w:rFonts w:ascii="Liberation Serif" w:hAnsi="Liberation Serif"/>
          <w:vertAlign w:val="superscript"/>
        </w:rPr>
        <w:t>2</w:t>
      </w:r>
      <w:r>
        <w:rPr>
          <w:rFonts w:ascii="Liberation Serif" w:hAnsi="Liberation Serif"/>
          <w:position w:val="0"/>
          <w:sz w:val="24"/>
          <w:vertAlign w:val="baseline"/>
        </w:rPr>
        <w:t xml:space="preserve"> </w:t>
      </w:r>
      <w:r>
        <w:rPr>
          <w:rFonts w:ascii="Liberation Serif" w:hAnsi="Liberation Serif"/>
          <w:position w:val="0"/>
          <w:sz w:val="24"/>
          <w:vertAlign w:val="baseline"/>
        </w:rPr>
        <w:t xml:space="preserve">for very large protected areas; </w:t>
      </w:r>
      <w:r>
        <w:rPr>
          <w:rFonts w:ascii="Liberation Serif" w:hAnsi="Liberation Serif"/>
          <w:position w:val="0"/>
          <w:sz w:val="24"/>
          <w:vertAlign w:val="baseline"/>
        </w:rPr>
        <w:t>Cantú-Salazar and Gaston 2010)</w:t>
      </w:r>
      <w:r>
        <w:rPr>
          <w:rFonts w:ascii="Liberation Serif" w:hAnsi="Liberation Serif"/>
          <w:position w:val="0"/>
          <w:sz w:val="24"/>
          <w:vertAlign w:val="baseline"/>
        </w:rPr>
        <w:t xml:space="preserve">⁠ and </w:t>
      </w:r>
      <w:r>
        <w:rPr>
          <w:rFonts w:ascii="Liberation Serif" w:hAnsi="Liberation Serif"/>
          <w:position w:val="0"/>
          <w:sz w:val="24"/>
          <w:vertAlign w:val="baseline"/>
        </w:rPr>
        <w:t>too</w:t>
      </w:r>
      <w:r>
        <w:rPr>
          <w:rFonts w:ascii="Liberation Serif" w:hAnsi="Liberation Serif"/>
          <w:position w:val="0"/>
          <w:sz w:val="24"/>
          <w:vertAlign w:val="baseline"/>
        </w:rPr>
        <w:t xml:space="preserve"> optimistic thresholds (e.g. 100 km</w:t>
      </w:r>
      <w:r>
        <w:rPr>
          <w:rFonts w:ascii="Liberation Serif" w:hAnsi="Liberation Serif"/>
          <w:vertAlign w:val="superscript"/>
        </w:rPr>
        <w:t>2</w:t>
      </w:r>
      <w:r>
        <w:rPr>
          <w:rFonts w:ascii="Liberation Serif" w:hAnsi="Liberation Serif"/>
          <w:position w:val="0"/>
          <w:sz w:val="24"/>
          <w:vertAlign w:val="baseline"/>
        </w:rPr>
        <w:t xml:space="preserve"> </w:t>
      </w:r>
      <w:r>
        <w:rPr>
          <w:rFonts w:ascii="Liberation Serif" w:hAnsi="Liberation Serif"/>
          <w:position w:val="0"/>
          <w:sz w:val="24"/>
          <w:vertAlign w:val="baseline"/>
        </w:rPr>
        <w:t xml:space="preserve">for small protected areas; </w:t>
      </w:r>
      <w:r>
        <w:rPr>
          <w:rFonts w:ascii="Liberation Serif" w:hAnsi="Liberation Serif"/>
          <w:position w:val="0"/>
          <w:sz w:val="24"/>
          <w:vertAlign w:val="baseline"/>
        </w:rPr>
        <w:t>Ripple et al. 2015</w:t>
      </w:r>
      <w:r>
        <w:rPr>
          <w:rFonts w:ascii="Liberation Serif" w:hAnsi="Liberation Serif"/>
          <w:position w:val="0"/>
          <w:sz w:val="24"/>
          <w:vertAlign w:val="baseline"/>
        </w:rPr>
        <w:t>⁠</w:t>
      </w:r>
      <w:r>
        <w:rPr>
          <w:rFonts w:ascii="Liberation Serif" w:hAnsi="Liberation Serif"/>
          <w:position w:val="0"/>
          <w:sz w:val="24"/>
          <w:vertAlign w:val="baseline"/>
        </w:rPr>
        <w:t>)</w:t>
      </w:r>
      <w:r>
        <w:rPr>
          <w:rFonts w:ascii="Liberation Serif" w:hAnsi="Liberation Serif"/>
        </w:rPr>
        <w:t>.</w:t>
      </w:r>
      <w:r>
        <w:rPr>
          <w:rFonts w:ascii="Liberation Serif" w:hAnsi="Liberation Serif"/>
        </w:rPr>
      </w:r>
      <w:commentRangeEnd w:id="10"/>
      <w:r>
        <w:commentReference w:id="10"/>
      </w:r>
      <w:r>
        <w:rPr>
          <w:rFonts w:ascii="Liberation Serif" w:hAnsi="Liberation Serif"/>
        </w:rPr>
        <w:t xml:space="preserve"> </w:t>
      </w:r>
      <w:r>
        <w:rPr>
          <w:rFonts w:ascii="Liberation Serif" w:hAnsi="Liberation Serif"/>
        </w:rPr>
        <w:t>We selected protected areas ≥ 5,000 km</w:t>
      </w:r>
      <w:r>
        <w:rPr>
          <w:rFonts w:ascii="Liberation Serif" w:hAnsi="Liberation Serif"/>
          <w:vertAlign w:val="superscript"/>
        </w:rPr>
        <w:t>2</w:t>
      </w:r>
      <w:r>
        <w:rPr>
          <w:rFonts w:ascii="Liberation Serif" w:hAnsi="Liberation Serif"/>
        </w:rPr>
        <w:t xml:space="preserve"> with IUCN management I-II as they represent the sites were trophic rewilding is likely more feasible today, being them geographically isolated and with strictly-controlled human access (Dudley et al. 2013) and large enough to sustain viable megafauna populations </w:t>
      </w:r>
      <w:r>
        <w:rPr>
          <w:rFonts w:ascii="Liberation Serif" w:hAnsi="Liberation Serif"/>
          <w:position w:val="0"/>
          <w:sz w:val="24"/>
          <w:vertAlign w:val="baseline"/>
        </w:rPr>
        <w:t>(Woodroffe and Ginsberg 1998, Cantú-Salazar and Gaston 2010, Ripple et al. 2015)</w:t>
      </w:r>
      <w:r>
        <w:rPr>
          <w:rFonts w:ascii="Liberation Serif" w:hAnsi="Liberation Serif"/>
        </w:rPr>
        <w:t xml:space="preserve">⁠. </w:t>
      </w:r>
      <w:commentRangeStart w:id="11"/>
      <w:r>
        <w:rPr>
          <w:rFonts w:ascii="Liberation Serif" w:hAnsi="Liberation Serif"/>
        </w:rPr>
        <w:t xml:space="preserve">Spatial geometries of protected areas were downloaded from the </w:t>
      </w:r>
      <w:r>
        <w:rPr>
          <w:rFonts w:ascii="Liberation Serif" w:hAnsi="Liberation Serif"/>
        </w:rPr>
        <w:t xml:space="preserve">World Database of Protected Area (UNEP-WCMC &amp; IUCN 2019, downloaded June 2019). Following previous global studies </w:t>
      </w:r>
      <w:r>
        <w:rPr>
          <w:rFonts w:ascii="Liberation Serif" w:hAnsi="Liberation Serif"/>
          <w:position w:val="0"/>
          <w:sz w:val="24"/>
          <w:vertAlign w:val="baseline"/>
        </w:rPr>
        <w:t>(Runge et al. 2015)</w:t>
      </w:r>
      <w:r>
        <w:rPr>
          <w:rFonts w:ascii="Liberation Serif" w:hAnsi="Liberation Serif"/>
        </w:rPr>
        <w:t xml:space="preserve">⁠, we excluded protected areas without detailed geographic information, </w:t>
      </w:r>
      <w:r>
        <w:rPr>
          <w:rFonts w:ascii="Liberation Serif" w:hAnsi="Liberation Serif"/>
        </w:rPr>
        <w:t xml:space="preserve">with unknown management status, </w:t>
      </w:r>
      <w:r>
        <w:rPr>
          <w:rFonts w:ascii="Liberation Serif" w:hAnsi="Liberation Serif"/>
        </w:rPr>
        <w:t xml:space="preserve">not considered protected areas internationally, UNESCO Biosphere Reserves, and marine-only sites as well as the marine portion of coastal sites. </w:t>
      </w:r>
      <w:r>
        <w:rPr>
          <w:rFonts w:ascii="Liberation Serif" w:hAnsi="Liberation Serif"/>
        </w:rPr>
        <w:t>We then dissolved adjacent geometries and excluded areas with extent &lt; 5,000 km</w:t>
      </w:r>
      <w:r>
        <w:rPr>
          <w:rFonts w:ascii="Liberation Serif" w:hAnsi="Liberation Serif"/>
          <w:vertAlign w:val="superscript"/>
        </w:rPr>
        <w:t>2</w:t>
      </w:r>
      <w:r>
        <w:rPr>
          <w:rFonts w:ascii="Liberation Serif" w:hAnsi="Liberation Serif"/>
          <w:color w:val="000000"/>
          <w:position w:val="0"/>
          <w:sz w:val="24"/>
          <w:vertAlign w:val="baseline"/>
        </w:rPr>
        <w:t xml:space="preserve">. </w:t>
      </w:r>
      <w:r>
        <w:rPr>
          <w:rFonts w:ascii="Liberation Serif" w:hAnsi="Liberation Serif"/>
        </w:rPr>
        <w:t>We found 209 protected areas that met our requirements (Fig. 1).</w:t>
      </w:r>
      <w:commentRangeEnd w:id="11"/>
      <w:r>
        <w:commentReference w:id="11"/>
      </w:r>
      <w:r>
        <w:rPr>
          <w:rFonts w:ascii="Liberation Serif" w:hAnsi="Liberation Serif"/>
        </w:rPr>
      </w:r>
    </w:p>
    <w:p>
      <w:pPr>
        <w:pStyle w:val="TextBody"/>
        <w:bidi w:val="0"/>
        <w:spacing w:lineRule="auto" w:line="360"/>
        <w:rPr>
          <w:rFonts w:ascii="Liberation Serif" w:hAnsi="Liberation Serif"/>
        </w:rPr>
      </w:pPr>
      <w:commentRangeStart w:id="12"/>
      <w:r>
        <w:rPr>
          <w:rFonts w:ascii="Liberation Serif" w:hAnsi="Liberation Serif"/>
        </w:rPr>
        <w:t>Because protected areas ≥ 5,000 with IUCN management categories</w:t>
      </w:r>
      <w:r>
        <w:rPr>
          <w:rFonts w:ascii="Liberation Serif" w:hAnsi="Liberation Serif"/>
        </w:rPr>
        <w:t xml:space="preserve"> </w:t>
      </w:r>
      <w:r>
        <w:rPr>
          <w:rFonts w:ascii="Liberation Serif" w:hAnsi="Liberation Serif"/>
        </w:rPr>
        <w:t xml:space="preserve">I-II are unevenly distributed on the continents (Fig. 5) and poorly overlap with current mammal biodiversity hotspots </w:t>
      </w:r>
      <w:r>
        <w:rPr>
          <w:rFonts w:ascii="Liberation Serif" w:hAnsi="Liberation Serif"/>
          <w:position w:val="0"/>
          <w:sz w:val="24"/>
          <w:vertAlign w:val="baseline"/>
        </w:rPr>
        <w:t>(Joppa and Pfaff 2009, Daru et al. 2019)</w:t>
      </w:r>
      <w:r>
        <w:rPr>
          <w:rFonts w:ascii="Liberation Serif" w:hAnsi="Liberation Serif"/>
        </w:rPr>
        <w:t>, we also assessed the potential of rewilding to restore food webs in random areas that did not have the geographic biases of protected areas (Fig. 1). We thus quantified current debts, rewilding credit and deficit in areas randomly scattered across Earth’s terrestrial surface to investigate if results from protected areas were affected by their geographic biases.</w:t>
      </w:r>
      <w:r>
        <w:rPr>
          <w:rFonts w:ascii="Liberation Serif" w:hAnsi="Liberation Serif"/>
        </w:rPr>
      </w:r>
      <w:commentRangeEnd w:id="12"/>
      <w:r>
        <w:commentReference w:id="12"/>
      </w:r>
      <w:r>
        <w:rPr>
          <w:rFonts w:ascii="Liberation Serif" w:hAnsi="Liberation Serif"/>
        </w:rPr>
        <w:t xml:space="preserve"> In particular, we randomly generated 37 areas of 40 km radius (area ≃ 5,026 km</w:t>
      </w:r>
      <w:r>
        <w:rPr>
          <w:rFonts w:ascii="Liberation Serif" w:hAnsi="Liberation Serif"/>
          <w:vertAlign w:val="superscript"/>
        </w:rPr>
        <w:t>2</w:t>
      </w:r>
      <w:r>
        <w:rPr>
          <w:rFonts w:ascii="Liberation Serif" w:hAnsi="Liberation Serif"/>
        </w:rPr>
        <w:t xml:space="preserve">) for each biogeographic realms, large terrestrial land masses that delineate areas where ecological and evolutionary processes operate most strongly </w:t>
      </w:r>
      <w:r>
        <w:rPr>
          <w:rFonts w:ascii="Liberation Serif" w:hAnsi="Liberation Serif"/>
          <w:position w:val="0"/>
          <w:sz w:val="24"/>
          <w:vertAlign w:val="baseline"/>
        </w:rPr>
        <w:t>(Olson et al. 2001, Olson and Dinerstein 2002)</w:t>
      </w:r>
      <w:r>
        <w:rPr>
          <w:rFonts w:ascii="Liberation Serif" w:hAnsi="Liberation Serif"/>
        </w:rPr>
        <w:t xml:space="preserve">⁠. We excluded from analyses the Antarctic realm, as no terrestrial mammal have ever lived there, and the Oceania realm, which did not have any large protected areas that met our requirements. </w:t>
      </w:r>
      <w:commentRangeStart w:id="13"/>
      <w:r>
        <w:rPr>
          <w:rFonts w:ascii="Liberation Serif" w:hAnsi="Liberation Serif"/>
        </w:rPr>
        <w:t xml:space="preserve">Moreover, we generated 15 of the 37 random areas for the Palearctic realm within Europe (excluding Russia), to make sure to have an appropriate sample representing this . . . </w:t>
      </w:r>
      <w:r>
        <w:rPr>
          <w:rFonts w:ascii="Liberation Serif" w:hAnsi="Liberation Serif"/>
        </w:rPr>
      </w:r>
      <w:commentRangeEnd w:id="13"/>
      <w:r>
        <w:commentReference w:id="13"/>
      </w:r>
      <w:r>
        <w:rPr>
          <w:rFonts w:ascii="Liberation Serif" w:hAnsi="Liberation Serif"/>
        </w:rPr>
        <w:t xml:space="preserve">. As random areas were used to assess the effects of past losses and the restoration potential of rewilding without geographic biases, we did not impose further restrictions to their location. Random areas could thus be located in places where rewilding might be unlikely, e.g. area with high human densities. Results from random areas are thus useful for highlighting possible biases in the analysis of protected areas, but they do not reflect real-world applications of rewilding when considered alone. In total, we found 206 random areas for which we could reconstruct food webs, excluding thus 16 areas that did not have terrestrial mammals or for which predator-prey interactions were not recorded and could not be inferred by our model. </w:t>
      </w:r>
    </w:p>
    <w:p>
      <w:pPr>
        <w:pStyle w:val="TextBody"/>
        <w:spacing w:lineRule="auto" w:line="360"/>
        <w:rPr>
          <w:rFonts w:ascii="Liberation Serif" w:hAnsi="Liberation Serif"/>
        </w:rPr>
      </w:pPr>
      <w:r>
        <w:rPr>
          <w:rFonts w:ascii="Liberation Serif" w:hAnsi="Liberation Serif"/>
        </w:rPr>
        <w:t xml:space="preserve">Our </w:t>
      </w:r>
      <w:r>
        <w:rPr>
          <w:rFonts w:ascii="Liberation Serif" w:hAnsi="Liberation Serif"/>
        </w:rPr>
        <w:t>modelling methodology</w:t>
      </w:r>
      <w:r>
        <w:rPr>
          <w:rFonts w:ascii="Liberation Serif" w:hAnsi="Liberation Serif"/>
        </w:rPr>
        <w:t xml:space="preserve"> includes four distinct steps: 1) we ran correlative species distribution models (SDMs) for extant terrestrial mammals to </w:t>
      </w:r>
      <w:r>
        <w:rPr>
          <w:rFonts w:ascii="Liberation Serif" w:hAnsi="Liberation Serif"/>
        </w:rPr>
        <w:t>estimate</w:t>
      </w:r>
      <w:r>
        <w:rPr>
          <w:rFonts w:ascii="Liberation Serif" w:hAnsi="Liberation Serif"/>
        </w:rPr>
        <w:t xml:space="preserve"> </w:t>
      </w:r>
      <w:r>
        <w:rPr>
          <w:rFonts w:ascii="Liberation Serif" w:hAnsi="Liberation Serif"/>
        </w:rPr>
        <w:t xml:space="preserve">their </w:t>
      </w:r>
      <w:r>
        <w:rPr>
          <w:rFonts w:ascii="Liberation Serif" w:hAnsi="Liberation Serif"/>
        </w:rPr>
        <w:t>climatically suitable habitat</w:t>
      </w:r>
      <w:r>
        <w:rPr>
          <w:rFonts w:ascii="Liberation Serif" w:hAnsi="Liberation Serif"/>
        </w:rPr>
        <w:t>s</w:t>
      </w:r>
      <w:r>
        <w:rPr>
          <w:rFonts w:ascii="Liberation Serif" w:hAnsi="Liberation Serif"/>
        </w:rPr>
        <w:t xml:space="preserve">; 2) we modelled reintroductions of extant terrestrial mammals and identified extant mammals that </w:t>
      </w:r>
      <w:r>
        <w:rPr>
          <w:rFonts w:ascii="Liberation Serif" w:hAnsi="Liberation Serif"/>
        </w:rPr>
        <w:t>can</w:t>
      </w:r>
      <w:r>
        <w:rPr>
          <w:rFonts w:ascii="Liberation Serif" w:hAnsi="Liberation Serif"/>
        </w:rPr>
        <w:t xml:space="preserve"> be used to replace closely-related, similarly-sized extinct species </w:t>
      </w:r>
      <w:r>
        <w:rPr>
          <w:rFonts w:ascii="Liberation Serif" w:hAnsi="Liberation Serif"/>
        </w:rPr>
        <w:t xml:space="preserve">in </w:t>
      </w:r>
      <w:r>
        <w:rPr>
          <w:rFonts w:ascii="Liberation Serif" w:hAnsi="Liberation Serif"/>
        </w:rPr>
        <w:t>climatically suitable habitat</w:t>
      </w:r>
      <w:r>
        <w:rPr>
          <w:rFonts w:ascii="Liberation Serif" w:hAnsi="Liberation Serif"/>
        </w:rPr>
        <w:t>s</w:t>
      </w:r>
      <w:r>
        <w:rPr>
          <w:rFonts w:ascii="Liberation Serif" w:hAnsi="Liberation Serif"/>
        </w:rPr>
        <w:t xml:space="preserve">; 3) we reconstructed food webs </w:t>
      </w:r>
      <w:r>
        <w:rPr>
          <w:rFonts w:ascii="Liberation Serif" w:hAnsi="Liberation Serif"/>
        </w:rPr>
        <w:t xml:space="preserve">within the </w:t>
      </w:r>
      <w:r>
        <w:rPr>
          <w:rFonts w:ascii="Liberation Serif" w:hAnsi="Liberation Serif"/>
        </w:rPr>
        <w:t xml:space="preserve">protected and </w:t>
      </w:r>
      <w:r>
        <w:rPr>
          <w:rFonts w:ascii="Liberation Serif" w:hAnsi="Liberation Serif"/>
        </w:rPr>
        <w:t xml:space="preserve">the </w:t>
      </w:r>
      <w:r>
        <w:rPr>
          <w:rFonts w:ascii="Liberation Serif" w:hAnsi="Liberation Serif"/>
        </w:rPr>
        <w:t xml:space="preserve">random areas for </w:t>
      </w:r>
      <w:r>
        <w:rPr>
          <w:rFonts w:ascii="Liberation Serif" w:hAnsi="Liberation Serif"/>
        </w:rPr>
        <w:t xml:space="preserve">the </w:t>
      </w:r>
      <w:r>
        <w:rPr>
          <w:rFonts w:ascii="Liberation Serif" w:hAnsi="Liberation Serif"/>
        </w:rPr>
        <w:t xml:space="preserve">present-natural, current, and rewilding scenarios; and 4) we contrasted </w:t>
      </w:r>
      <w:r>
        <w:rPr>
          <w:rFonts w:ascii="Liberation Serif" w:hAnsi="Liberation Serif"/>
        </w:rPr>
        <w:t xml:space="preserve">the </w:t>
      </w:r>
      <w:r>
        <w:rPr>
          <w:rFonts w:ascii="Liberation Serif" w:hAnsi="Liberation Serif"/>
        </w:rPr>
        <w:t xml:space="preserve">food webs </w:t>
      </w:r>
      <w:r>
        <w:rPr>
          <w:rFonts w:ascii="Liberation Serif" w:hAnsi="Liberation Serif"/>
        </w:rPr>
        <w:t xml:space="preserve">of </w:t>
      </w:r>
      <w:r>
        <w:rPr>
          <w:rFonts w:ascii="Liberation Serif" w:hAnsi="Liberation Serif"/>
        </w:rPr>
        <w:t xml:space="preserve">the three scenarios </w:t>
      </w:r>
      <w:r>
        <w:rPr>
          <w:rFonts w:ascii="Liberation Serif" w:hAnsi="Liberation Serif"/>
        </w:rPr>
        <w:t xml:space="preserve">and </w:t>
      </w:r>
      <w:r>
        <w:rPr>
          <w:rFonts w:ascii="Liberation Serif" w:hAnsi="Liberation Serif"/>
        </w:rPr>
        <w:t>investigate</w:t>
      </w:r>
      <w:r>
        <w:rPr>
          <w:rFonts w:ascii="Liberation Serif" w:hAnsi="Liberation Serif"/>
        </w:rPr>
        <w:t>d</w:t>
      </w:r>
      <w:r>
        <w:rPr>
          <w:rFonts w:ascii="Liberation Serif" w:hAnsi="Liberation Serif"/>
        </w:rPr>
        <w:t xml:space="preserve"> whether rewilding can rewire current food webs to present-natural conditions. </w:t>
      </w:r>
      <w:commentRangeStart w:id="14"/>
      <w:r>
        <w:rPr>
          <w:rFonts w:ascii="Liberation Serif" w:hAnsi="Liberation Serif"/>
        </w:rPr>
        <w:t>These four steps are summarised below; more details are provided in the supplementary material.</w:t>
      </w:r>
      <w:r>
        <w:rPr>
          <w:rFonts w:ascii="Liberation Serif" w:hAnsi="Liberation Serif"/>
        </w:rPr>
      </w:r>
      <w:commentRangeEnd w:id="14"/>
      <w:r>
        <w:commentReference w:id="14"/>
      </w:r>
      <w:r>
        <w:rPr>
          <w:rFonts w:ascii="Liberation Serif" w:hAnsi="Liberation Serif"/>
        </w:rPr>
        <w:t xml:space="preserve"> </w:t>
      </w:r>
    </w:p>
    <w:p>
      <w:pPr>
        <w:pStyle w:val="Heading3"/>
        <w:spacing w:lineRule="auto" w:line="360"/>
        <w:rPr>
          <w:rFonts w:ascii="Liberation Serif" w:hAnsi="Liberation Serif"/>
        </w:rPr>
      </w:pPr>
      <w:r>
        <w:rPr>
          <w:rFonts w:ascii="Liberation Serif" w:hAnsi="Liberation Serif"/>
        </w:rPr>
        <w:t>Species distribution models</w:t>
      </w:r>
    </w:p>
    <w:p>
      <w:pPr>
        <w:pStyle w:val="FirstParagraph"/>
        <w:spacing w:lineRule="auto" w:line="360"/>
        <w:rPr>
          <w:rFonts w:ascii="Liberation Serif" w:hAnsi="Liberation Serif"/>
        </w:rPr>
      </w:pPr>
      <w:r>
        <w:rPr>
          <w:rFonts w:ascii="Liberation Serif" w:hAnsi="Liberation Serif"/>
        </w:rPr>
        <w:t xml:space="preserve">Correlative SDMs are currently the main tools used to derive spatially explicit predictions of environmental suitability for species </w:t>
      </w:r>
      <w:r>
        <w:rPr>
          <w:rFonts w:ascii="Liberation Serif" w:hAnsi="Liberation Serif"/>
          <w:position w:val="0"/>
          <w:sz w:val="24"/>
          <w:vertAlign w:val="baseline"/>
        </w:rPr>
        <w:t>(Elith and Leathwick 2009)</w:t>
      </w:r>
      <w:r>
        <w:rPr>
          <w:rFonts w:ascii="Liberation Serif" w:hAnsi="Liberation Serif"/>
        </w:rPr>
        <w:t xml:space="preserve">⁠. </w:t>
      </w:r>
      <w:r>
        <w:rPr>
          <w:rFonts w:ascii="Liberation Serif" w:hAnsi="Liberation Serif"/>
        </w:rPr>
        <w:t xml:space="preserve">In general, </w:t>
      </w:r>
      <w:r>
        <w:rPr>
          <w:rFonts w:ascii="Liberation Serif" w:hAnsi="Liberation Serif"/>
        </w:rPr>
        <w:t xml:space="preserve">statistical relationships between species observations and environmental descriptors </w:t>
      </w:r>
      <w:r>
        <w:rPr>
          <w:rFonts w:ascii="Liberation Serif" w:hAnsi="Liberation Serif"/>
        </w:rPr>
        <w:t xml:space="preserve">are identified and used to predict the climatic suitability of species in geographic space </w:t>
      </w:r>
      <w:r>
        <w:rPr>
          <w:rFonts w:ascii="Liberation Serif" w:hAnsi="Liberation Serif"/>
          <w:position w:val="0"/>
          <w:sz w:val="24"/>
          <w:vertAlign w:val="baseline"/>
        </w:rPr>
        <w:t>(Guisan and Thuiller 2005)</w:t>
      </w:r>
      <w:r>
        <w:rPr>
          <w:rFonts w:ascii="Liberation Serif" w:hAnsi="Liberation Serif"/>
        </w:rPr>
        <w:t>⁠.</w:t>
      </w:r>
      <w:r>
        <w:rPr>
          <w:rFonts w:ascii="Liberation Serif" w:hAnsi="Liberation Serif"/>
        </w:rPr>
        <w:t xml:space="preserve"> Following previous studies </w:t>
      </w:r>
      <w:r>
        <w:rPr>
          <w:rFonts w:ascii="Liberation Serif" w:hAnsi="Liberation Serif"/>
          <w:position w:val="0"/>
          <w:sz w:val="24"/>
          <w:vertAlign w:val="baseline"/>
        </w:rPr>
        <w:t>(Jarvie and Svenning 2018)</w:t>
      </w:r>
      <w:r>
        <w:rPr>
          <w:rFonts w:ascii="Liberation Serif" w:hAnsi="Liberation Serif"/>
        </w:rPr>
        <w:t xml:space="preserve">⁠, we used current and present-natural range maps from the PHYLACINE database </w:t>
      </w:r>
      <w:r>
        <w:rPr>
          <w:rFonts w:ascii="Liberation Serif" w:hAnsi="Liberation Serif"/>
          <w:position w:val="0"/>
          <w:sz w:val="24"/>
          <w:vertAlign w:val="baseline"/>
        </w:rPr>
        <w:t>(Faurby et al. 2018)</w:t>
      </w:r>
      <w:r>
        <w:rPr>
          <w:rFonts w:ascii="Liberation Serif" w:hAnsi="Liberation Serif"/>
        </w:rPr>
        <w:t xml:space="preserve">⁠ to overcome biases in the SDMs due to anthropogenic range contraction of species </w:t>
      </w:r>
      <w:r>
        <w:rPr>
          <w:rFonts w:ascii="Liberation Serif" w:hAnsi="Liberation Serif"/>
          <w:position w:val="0"/>
          <w:sz w:val="24"/>
          <w:vertAlign w:val="baseline"/>
        </w:rPr>
        <w:t>(Faurby and Araújo 2018)</w:t>
      </w:r>
      <w:r>
        <w:rPr>
          <w:rFonts w:ascii="Liberation Serif" w:hAnsi="Liberation Serif"/>
        </w:rPr>
        <w:t xml:space="preserve">⁠. </w:t>
      </w:r>
      <w:r>
        <w:rPr>
          <w:rFonts w:ascii="Liberation Serif" w:hAnsi="Liberation Serif"/>
        </w:rPr>
        <w:t>PHYLACINE c</w:t>
      </w:r>
      <w:r>
        <w:rPr>
          <w:rFonts w:ascii="Liberation Serif" w:hAnsi="Liberation Serif"/>
        </w:rPr>
        <w:t>urrent ranges were generated from the IUCN range maps for current, natural, and reintroduced ranges only (IUCN 201</w:t>
      </w:r>
      <w:r>
        <w:rPr>
          <w:rFonts w:ascii="Liberation Serif" w:hAnsi="Liberation Serif"/>
        </w:rPr>
        <w:t>9</w:t>
      </w:r>
      <w:r>
        <w:rPr>
          <w:rFonts w:ascii="Liberation Serif" w:hAnsi="Liberation Serif"/>
        </w:rPr>
        <w:t>). Present-natural ranges are estimates of where species could be today in the complete absence of influence of modern humans (</w:t>
      </w:r>
      <w:r>
        <w:rPr>
          <w:rFonts w:ascii="Liberation Serif" w:hAnsi="Liberation Serif"/>
          <w:i/>
        </w:rPr>
        <w:t>Homo sapiens</w:t>
      </w:r>
      <w:r>
        <w:rPr>
          <w:rFonts w:ascii="Liberation Serif" w:hAnsi="Liberation Serif"/>
        </w:rPr>
        <w:t xml:space="preserve">) through time </w:t>
      </w:r>
      <w:r>
        <w:rPr>
          <w:rFonts w:ascii="Liberation Serif" w:hAnsi="Liberation Serif"/>
        </w:rPr>
        <w:t xml:space="preserve">and were derived using known historic distributions of species, fossil co-occurrence data, and known range modifications caused by humans </w:t>
      </w:r>
      <w:r>
        <w:rPr>
          <w:rFonts w:ascii="Liberation Serif" w:hAnsi="Liberation Serif"/>
          <w:position w:val="0"/>
          <w:sz w:val="24"/>
          <w:vertAlign w:val="baseline"/>
        </w:rPr>
        <w:t>(Faurby and Svenning 2015)</w:t>
      </w:r>
      <w:r>
        <w:rPr>
          <w:rFonts w:ascii="Liberation Serif" w:hAnsi="Liberation Serif"/>
        </w:rPr>
        <w:t>⁠</w:t>
      </w:r>
      <w:r>
        <w:rPr>
          <w:rFonts w:ascii="Liberation Serif" w:hAnsi="Liberation Serif"/>
        </w:rPr>
        <w:t xml:space="preserve">. </w:t>
      </w:r>
      <w:r>
        <w:rPr>
          <w:rFonts w:ascii="Liberation Serif" w:hAnsi="Liberation Serif"/>
        </w:rPr>
        <w:t xml:space="preserve">By using both current and present-natural ranges we thus limited biases in species occurrence records due to anthropogenic modification of species distribution ranges </w:t>
      </w:r>
      <w:r>
        <w:rPr>
          <w:rFonts w:ascii="Liberation Serif" w:hAnsi="Liberation Serif"/>
          <w:position w:val="0"/>
          <w:sz w:val="24"/>
          <w:vertAlign w:val="baseline"/>
        </w:rPr>
        <w:t>(Faurby and Araújo 2018)</w:t>
      </w:r>
      <w:r>
        <w:rPr>
          <w:rFonts w:ascii="Liberation Serif" w:hAnsi="Liberation Serif"/>
        </w:rPr>
        <w:t xml:space="preserve">⁠. </w:t>
      </w:r>
      <w:r>
        <w:rPr>
          <w:rFonts w:ascii="Liberation Serif" w:hAnsi="Liberation Serif"/>
        </w:rPr>
        <w:t>We generated presence locations within combined current and present-natural range maps with a 20 km separation distance, excluding locations reported above the highest elevation for each species in the IUCN or, if not stated, 4,000 meters, which is roughly the 95 percentile for upper elevations of mammals (IUCN 201</w:t>
      </w:r>
      <w:r>
        <w:rPr>
          <w:rFonts w:ascii="Liberation Serif" w:hAnsi="Liberation Serif"/>
        </w:rPr>
        <w:t>9</w:t>
      </w:r>
      <w:r>
        <w:rPr>
          <w:rFonts w:ascii="Liberation Serif" w:hAnsi="Liberation Serif"/>
        </w:rPr>
        <w:t xml:space="preserve">). Elevation was determined for presence locations using the EarthEnv-DEM90 digital elevation model </w:t>
      </w:r>
      <w:r>
        <w:rPr>
          <w:rFonts w:ascii="Liberation Serif" w:hAnsi="Liberation Serif"/>
          <w:position w:val="0"/>
          <w:sz w:val="24"/>
          <w:vertAlign w:val="baseline"/>
        </w:rPr>
        <w:t>(Robinson et al. 2014)</w:t>
      </w:r>
      <w:r>
        <w:rPr>
          <w:rFonts w:ascii="Liberation Serif" w:hAnsi="Liberation Serif"/>
        </w:rPr>
        <w:t xml:space="preserve">⁠. </w:t>
      </w:r>
      <w:r>
        <w:rPr>
          <w:rFonts w:ascii="Liberation Serif" w:hAnsi="Liberation Serif"/>
        </w:rPr>
        <w:t>W</w:t>
      </w:r>
      <w:r>
        <w:rPr>
          <w:rFonts w:ascii="Liberation Serif" w:hAnsi="Liberation Serif"/>
        </w:rPr>
        <w:t xml:space="preserve">e </w:t>
      </w:r>
      <w:r>
        <w:rPr>
          <w:rFonts w:ascii="Liberation Serif" w:hAnsi="Liberation Serif"/>
        </w:rPr>
        <w:t xml:space="preserve">only modelled species with at least 10 presence locations, thus excluding 76 rare endemic species. In total, we modelled 4,130 of the </w:t>
      </w:r>
      <w:r>
        <w:rPr>
          <w:rFonts w:ascii="Liberation Serif" w:hAnsi="Liberation Serif"/>
        </w:rPr>
        <w:t xml:space="preserve">4,206 </w:t>
      </w:r>
      <w:r>
        <w:rPr>
          <w:rFonts w:ascii="Liberation Serif" w:hAnsi="Liberation Serif"/>
        </w:rPr>
        <w:t xml:space="preserve">living </w:t>
      </w:r>
      <w:r>
        <w:rPr>
          <w:rFonts w:ascii="Liberation Serif" w:hAnsi="Liberation Serif"/>
        </w:rPr>
        <w:t>terrestrial mammal</w:t>
      </w:r>
      <w:r>
        <w:rPr>
          <w:rFonts w:ascii="Liberation Serif" w:hAnsi="Liberation Serif"/>
        </w:rPr>
        <w:t>s.</w:t>
      </w:r>
    </w:p>
    <w:p>
      <w:pPr>
        <w:pStyle w:val="TextBody"/>
        <w:spacing w:lineRule="auto" w:line="360"/>
        <w:rPr>
          <w:rFonts w:ascii="Liberation Serif" w:hAnsi="Liberation Serif"/>
        </w:rPr>
      </w:pPr>
      <w:r>
        <w:rPr>
          <w:rFonts w:ascii="Liberation Serif" w:hAnsi="Liberation Serif"/>
        </w:rPr>
        <w:t xml:space="preserve">As environmental predictors for the SDMs, we used four </w:t>
      </w:r>
      <w:r>
        <w:rPr>
          <w:rFonts w:ascii="Liberation Serif" w:hAnsi="Liberation Serif"/>
        </w:rPr>
        <w:t>bio</w:t>
      </w:r>
      <w:r>
        <w:rPr>
          <w:rFonts w:ascii="Liberation Serif" w:hAnsi="Liberation Serif"/>
        </w:rPr>
        <w:t xml:space="preserve">climatic variables from the WorldClim database at 2.5 arc-minute resolution </w:t>
      </w:r>
      <w:r>
        <w:rPr>
          <w:rFonts w:ascii="Liberation Serif" w:hAnsi="Liberation Serif"/>
          <w:position w:val="0"/>
          <w:sz w:val="24"/>
          <w:vertAlign w:val="baseline"/>
        </w:rPr>
        <w:t>(Fick and Hijmans 2017)</w:t>
      </w:r>
      <w:r>
        <w:rPr>
          <w:rFonts w:ascii="Liberation Serif" w:hAnsi="Liberation Serif"/>
        </w:rPr>
        <w:t xml:space="preserve">⁠ reprojected </w:t>
      </w:r>
      <w:r>
        <w:rPr>
          <w:rFonts w:ascii="Liberation Serif" w:hAnsi="Liberation Serif"/>
        </w:rPr>
        <w:t xml:space="preserve">to </w:t>
      </w:r>
      <w:r>
        <w:rPr>
          <w:rFonts w:ascii="Liberation Serif" w:hAnsi="Liberation Serif"/>
        </w:rPr>
        <w:t xml:space="preserve">Behrmann equal-area projection </w:t>
      </w:r>
      <w:r>
        <w:rPr>
          <w:rFonts w:ascii="Liberation Serif" w:hAnsi="Liberation Serif"/>
        </w:rPr>
        <w:t>at 25 km</w:t>
      </w:r>
      <w:r>
        <w:rPr>
          <w:rFonts w:ascii="Liberation Serif" w:hAnsi="Liberation Serif"/>
          <w:vertAlign w:val="superscript"/>
        </w:rPr>
        <w:t>2</w:t>
      </w:r>
      <w:r>
        <w:rPr>
          <w:rFonts w:ascii="Liberation Serif" w:hAnsi="Liberation Serif"/>
        </w:rPr>
        <w:t xml:space="preserve"> </w:t>
      </w:r>
      <w:r>
        <w:rPr>
          <w:rFonts w:ascii="Liberation Serif" w:hAnsi="Liberation Serif"/>
        </w:rPr>
        <w:t xml:space="preserve">resolution using bilinear interpolation. Because temperature and precipitation extremes are the main factors limiting the distribution of terrestrial mammals </w:t>
      </w:r>
      <w:r>
        <w:rPr>
          <w:rFonts w:ascii="Liberation Serif" w:hAnsi="Liberation Serif"/>
          <w:position w:val="0"/>
          <w:sz w:val="24"/>
          <w:vertAlign w:val="baseline"/>
        </w:rPr>
        <w:t>(Guisan et al. 2017)</w:t>
      </w:r>
      <w:r>
        <w:rPr>
          <w:rFonts w:ascii="Liberation Serif" w:hAnsi="Liberation Serif"/>
        </w:rPr>
        <w:t xml:space="preserve">⁠, we chose as predictors for the SDMs the four bioclimatic variables: </w:t>
      </w:r>
      <w:r>
        <w:rPr>
          <w:rFonts w:ascii="Liberation Serif" w:hAnsi="Liberation Serif"/>
        </w:rPr>
        <w:t xml:space="preserve">maximum temperature of the warmest month, minimum temperature of the coldest month, precipitation of wettest quarter, and precipitation of driest quarter. To minimize potential issues with multi-collinearity, we ensured that the variance inflation factor among the climatic variables was below 4 </w:t>
      </w:r>
      <w:r>
        <w:rPr>
          <w:rFonts w:ascii="Liberation Serif" w:hAnsi="Liberation Serif"/>
          <w:position w:val="0"/>
          <w:sz w:val="24"/>
          <w:vertAlign w:val="baseline"/>
        </w:rPr>
        <w:t>(O’Brien 2007)</w:t>
      </w:r>
      <w:r>
        <w:rPr>
          <w:rFonts w:ascii="Liberation Serif" w:hAnsi="Liberation Serif"/>
        </w:rPr>
        <w:t xml:space="preserve">⁠. </w:t>
      </w:r>
    </w:p>
    <w:p>
      <w:pPr>
        <w:pStyle w:val="TextBody"/>
        <w:spacing w:lineRule="auto" w:line="360"/>
        <w:rPr>
          <w:rFonts w:ascii="Liberation Serif" w:hAnsi="Liberation Serif"/>
        </w:rPr>
      </w:pPr>
      <w:r>
        <w:rPr>
          <w:rFonts w:ascii="Liberation Serif" w:hAnsi="Liberation Serif"/>
        </w:rPr>
        <w:t xml:space="preserve">To model the climatic suitability of terrestrial mammals, we fitted maximum entropy (Maxent) models as implemented in the R package </w:t>
      </w:r>
      <w:r>
        <w:rPr>
          <w:rFonts w:ascii="Liberation Serif" w:hAnsi="Liberation Serif"/>
        </w:rPr>
        <w:t xml:space="preserve">maxnet </w:t>
      </w:r>
      <w:r>
        <w:rPr>
          <w:rFonts w:ascii="Liberation Serif" w:hAnsi="Liberation Serif"/>
          <w:position w:val="0"/>
          <w:sz w:val="24"/>
          <w:vertAlign w:val="baseline"/>
        </w:rPr>
        <w:t>(Phillips et al. 2017)</w:t>
      </w:r>
      <w:r>
        <w:rPr>
          <w:rFonts w:ascii="Liberation Serif" w:hAnsi="Liberation Serif"/>
        </w:rPr>
        <w:t>⁠</w:t>
      </w:r>
      <w:r>
        <w:rPr>
          <w:rFonts w:ascii="Liberation Serif" w:hAnsi="Liberation Serif"/>
        </w:rPr>
        <w:t xml:space="preserve">. Maxent is a presence-background approach, in which environments occupied by a species are contrasted with the available environmental space </w:t>
      </w:r>
      <w:r>
        <w:rPr>
          <w:rFonts w:ascii="Liberation Serif" w:hAnsi="Liberation Serif"/>
          <w:position w:val="0"/>
          <w:sz w:val="24"/>
          <w:vertAlign w:val="baseline"/>
        </w:rPr>
        <w:t>(Elith et al. 2011, Merow et al. 2013)</w:t>
      </w:r>
      <w:r>
        <w:rPr>
          <w:rFonts w:ascii="Liberation Serif" w:hAnsi="Liberation Serif"/>
        </w:rPr>
        <w:t xml:space="preserve">⁠. </w:t>
      </w:r>
      <w:r>
        <w:rPr>
          <w:rFonts w:ascii="Liberation Serif" w:hAnsi="Liberation Serif"/>
        </w:rPr>
        <w:t xml:space="preserve">We ran Maxent SDMs with the default settings, besides disabling threshold features to avoid locally overfitted response curves </w:t>
      </w:r>
      <w:r>
        <w:rPr>
          <w:rFonts w:ascii="Liberation Serif" w:hAnsi="Liberation Serif"/>
          <w:position w:val="0"/>
          <w:sz w:val="24"/>
          <w:vertAlign w:val="baseline"/>
        </w:rPr>
        <w:t>(Merow et al. 2013, 2014)</w:t>
      </w:r>
      <w:r>
        <w:rPr>
          <w:rFonts w:ascii="Liberation Serif" w:hAnsi="Liberation Serif"/>
        </w:rPr>
        <w:t xml:space="preserve">⁠. We also increased the number of randomly sampled background records from the default setting of 10,000 to 100,000 to ensure greater representation of environmental variables available within background areas </w:t>
      </w:r>
      <w:r>
        <w:rPr>
          <w:rFonts w:ascii="Liberation Serif" w:hAnsi="Liberation Serif"/>
          <w:position w:val="0"/>
          <w:sz w:val="24"/>
          <w:vertAlign w:val="baseline"/>
        </w:rPr>
        <w:t>(Guevara et al. 2018)</w:t>
      </w:r>
      <w:r>
        <w:rPr>
          <w:rFonts w:ascii="Liberation Serif" w:hAnsi="Liberation Serif"/>
        </w:rPr>
        <w:t xml:space="preserve">⁠. For the background area, we calculated species-specific buffers from combined current and present natural ranges to reflect the dispersal abilities of each species </w:t>
      </w:r>
      <w:r>
        <w:rPr>
          <w:rFonts w:ascii="Liberation Serif" w:hAnsi="Liberation Serif"/>
          <w:position w:val="0"/>
          <w:sz w:val="24"/>
          <w:vertAlign w:val="baseline"/>
        </w:rPr>
        <w:t>(Barve et al. 2011)</w:t>
      </w:r>
      <w:r>
        <w:rPr>
          <w:rFonts w:ascii="Liberation Serif" w:hAnsi="Liberation Serif"/>
        </w:rPr>
        <w:t xml:space="preserve">⁠. Following previous studies </w:t>
      </w:r>
      <w:r>
        <w:rPr>
          <w:rFonts w:ascii="Liberation Serif" w:hAnsi="Liberation Serif"/>
          <w:position w:val="0"/>
          <w:sz w:val="24"/>
          <w:vertAlign w:val="baseline"/>
        </w:rPr>
        <w:t>(Poo-Muñoz et al. 2014, Hof et al. 2018)</w:t>
      </w:r>
      <w:r>
        <w:rPr>
          <w:rFonts w:ascii="Liberation Serif" w:hAnsi="Liberation Serif"/>
        </w:rPr>
        <w:t xml:space="preserve">⁠, we calculated the buffer size as the maximum distance from the centroid to the edge of the largest continuous range (see </w:t>
      </w:r>
      <w:commentRangeStart w:id="15"/>
      <w:r>
        <w:rPr>
          <w:rFonts w:ascii="Liberation Serif" w:hAnsi="Liberation Serif"/>
        </w:rPr>
        <w:t>Supplementary Fig. 1</w:t>
      </w:r>
      <w:r>
        <w:rPr>
          <w:rFonts w:ascii="Liberation Serif" w:hAnsi="Liberation Serif"/>
        </w:rPr>
      </w:r>
      <w:commentRangeEnd w:id="15"/>
      <w:r>
        <w:commentReference w:id="15"/>
      </w:r>
      <w:r>
        <w:rPr>
          <w:rFonts w:ascii="Liberation Serif" w:hAnsi="Liberation Serif"/>
        </w:rPr>
        <w:t xml:space="preserve"> for an example).</w:t>
      </w:r>
    </w:p>
    <w:p>
      <w:pPr>
        <w:pStyle w:val="TextBody"/>
        <w:bidi w:val="0"/>
        <w:spacing w:lineRule="auto" w:line="360"/>
        <w:rPr>
          <w:rFonts w:ascii="Liberation Serif" w:hAnsi="Liberation Serif"/>
        </w:rPr>
      </w:pPr>
      <w:r>
        <w:rPr>
          <w:rFonts w:ascii="Liberation Serif" w:hAnsi="Liberation Serif"/>
        </w:rPr>
        <w:t xml:space="preserve">We assessed the predictive performance of Maxent </w:t>
      </w:r>
      <w:r>
        <w:rPr>
          <w:rFonts w:ascii="Liberation Serif" w:hAnsi="Liberation Serif"/>
        </w:rPr>
        <w:t>SDMs</w:t>
      </w:r>
      <w:r>
        <w:rPr>
          <w:rFonts w:ascii="Liberation Serif" w:hAnsi="Liberation Serif"/>
        </w:rPr>
        <w:t xml:space="preserve"> through five-fold cross validation using the average </w:t>
      </w:r>
      <w:r>
        <w:rPr>
          <w:rFonts w:ascii="Liberation Serif" w:hAnsi="Liberation Serif"/>
        </w:rPr>
        <w:t>C</w:t>
      </w:r>
      <w:r>
        <w:rPr>
          <w:rFonts w:ascii="Liberation Serif" w:hAnsi="Liberation Serif"/>
        </w:rPr>
        <w:t xml:space="preserve">ontinuous Boyce </w:t>
      </w:r>
      <w:r>
        <w:rPr>
          <w:rFonts w:ascii="Liberation Serif" w:hAnsi="Liberation Serif"/>
        </w:rPr>
        <w:t>I</w:t>
      </w:r>
      <w:r>
        <w:rPr>
          <w:rFonts w:ascii="Liberation Serif" w:hAnsi="Liberation Serif"/>
        </w:rPr>
        <w:t xml:space="preserve">ndex (CBI; </w:t>
      </w:r>
      <w:r>
        <w:rPr>
          <w:rFonts w:ascii="Liberation Serif" w:hAnsi="Liberation Serif"/>
          <w:position w:val="0"/>
          <w:sz w:val="24"/>
          <w:vertAlign w:val="baseline"/>
        </w:rPr>
        <w:t>Hirzel et al. 2006</w:t>
      </w:r>
      <w:r>
        <w:rPr>
          <w:rFonts w:ascii="Liberation Serif" w:hAnsi="Liberation Serif"/>
        </w:rPr>
        <w:t xml:space="preserve">), which indicates how much models discriminate against random expectation, and the </w:t>
      </w:r>
      <w:r>
        <w:rPr>
          <w:rFonts w:ascii="Liberation Serif" w:hAnsi="Liberation Serif"/>
        </w:rPr>
        <w:t>a</w:t>
      </w:r>
      <w:r>
        <w:rPr>
          <w:rFonts w:ascii="Liberation Serif" w:hAnsi="Liberation Serif"/>
        </w:rPr>
        <w:t xml:space="preserve">verage </w:t>
      </w:r>
      <w:r>
        <w:rPr>
          <w:rFonts w:ascii="Liberation Serif" w:hAnsi="Liberation Serif"/>
        </w:rPr>
        <w:t>A</w:t>
      </w:r>
      <w:r>
        <w:rPr>
          <w:rFonts w:ascii="Liberation Serif" w:hAnsi="Liberation Serif"/>
        </w:rPr>
        <w:t xml:space="preserve">rea </w:t>
      </w:r>
      <w:r>
        <w:rPr>
          <w:rFonts w:ascii="Liberation Serif" w:hAnsi="Liberation Serif"/>
        </w:rPr>
        <w:t>U</w:t>
      </w:r>
      <w:r>
        <w:rPr>
          <w:rFonts w:ascii="Liberation Serif" w:hAnsi="Liberation Serif"/>
        </w:rPr>
        <w:t xml:space="preserve">nder the </w:t>
      </w:r>
      <w:r>
        <w:rPr>
          <w:rFonts w:ascii="Liberation Serif" w:hAnsi="Liberation Serif"/>
        </w:rPr>
        <w:t>C</w:t>
      </w:r>
      <w:r>
        <w:rPr>
          <w:rFonts w:ascii="Liberation Serif" w:hAnsi="Liberation Serif"/>
        </w:rPr>
        <w:t xml:space="preserve">urve (AUC) of the receiver operating plot (AUC; </w:t>
      </w:r>
      <w:r>
        <w:rPr>
          <w:rFonts w:ascii="Liberation Serif" w:hAnsi="Liberation Serif"/>
          <w:position w:val="0"/>
          <w:sz w:val="24"/>
          <w:vertAlign w:val="baseline"/>
        </w:rPr>
        <w:t>Swets 1988</w:t>
      </w:r>
      <w:r>
        <w:rPr>
          <w:rFonts w:ascii="Liberation Serif" w:hAnsi="Liberation Serif"/>
        </w:rPr>
        <w:t xml:space="preserve">⁠⁠), which indicates how well models differentiate between presences and pseudo-absences regardless of the degree of difference between them. Values of CBI range between -1 and 1, where values &gt; 0 indicate the model's output is positively correlated with the true probability of presence and values &lt; 0 indicate it is negatively correlated with the true probability of presence. AUC values range from &lt;= 0.5 for models with discrimination no better than random to 1 for models with perfect discrimination between occupied and unoccupied places </w:t>
      </w:r>
      <w:r>
        <w:rPr>
          <w:rFonts w:ascii="Liberation Serif" w:hAnsi="Liberation Serif"/>
          <w:position w:val="0"/>
          <w:sz w:val="24"/>
          <w:vertAlign w:val="baseline"/>
        </w:rPr>
        <w:t>(Fielding and Bell 1997)</w:t>
      </w:r>
      <w:r>
        <w:rPr>
          <w:rFonts w:ascii="Liberation Serif" w:hAnsi="Liberation Serif"/>
        </w:rPr>
        <w:t>⁠. Model fit was inspected by five-fold cross validation of the average omission rate based on the minimum training presence value (OR</w:t>
      </w:r>
      <w:r>
        <w:rPr>
          <w:rFonts w:ascii="Liberation Serif" w:hAnsi="Liberation Serif"/>
          <w:vertAlign w:val="subscript"/>
        </w:rPr>
        <w:t>MTP</w:t>
      </w:r>
      <w:r>
        <w:rPr>
          <w:rFonts w:ascii="Liberation Serif" w:hAnsi="Liberation Serif"/>
        </w:rPr>
        <w:t xml:space="preserve">; </w:t>
      </w:r>
      <w:r>
        <w:rPr>
          <w:rFonts w:ascii="Liberation Serif" w:hAnsi="Liberation Serif"/>
        </w:rPr>
        <w:t>Radosavljevic and Anderson 201)</w:t>
      </w:r>
      <w:r>
        <w:rPr>
          <w:rFonts w:ascii="Liberation Serif" w:hAnsi="Liberation Serif"/>
          <w:position w:val="0"/>
          <w:sz w:val="24"/>
          <w:vertAlign w:val="baseline"/>
        </w:rPr>
        <w:t>⁠</w:t>
      </w:r>
      <w:r>
        <w:rPr>
          <w:rFonts w:ascii="Liberation Serif" w:hAnsi="Liberation Serif"/>
        </w:rPr>
        <w:t>). The values of OR</w:t>
      </w:r>
      <w:r>
        <w:rPr>
          <w:rFonts w:ascii="Liberation Serif" w:hAnsi="Liberation Serif"/>
          <w:vertAlign w:val="subscript"/>
        </w:rPr>
        <w:t>MTP</w:t>
      </w:r>
      <w:r>
        <w:rPr>
          <w:rFonts w:ascii="Liberation Serif" w:hAnsi="Liberation Serif"/>
        </w:rPr>
        <w:t xml:space="preserve"> range from 0 for models that are not overfit to 1 for models that are overfit. To convert continuous suitability predictions to binary layers indicating suitable/unsuitable habitat, we used as threshold the suitability value that maximised sensitivity and specificity (</w:t>
      </w:r>
      <w:r>
        <w:rPr>
          <w:rFonts w:ascii="Liberation Serif" w:hAnsi="Liberation Serif"/>
        </w:rPr>
        <w:t xml:space="preserve">Maximum Sensitivity and Specificity; </w:t>
      </w:r>
      <w:r>
        <w:rPr>
          <w:rFonts w:ascii="Liberation Serif" w:hAnsi="Liberation Serif"/>
        </w:rPr>
        <w:t xml:space="preserve">MSS), </w:t>
      </w:r>
      <w:r>
        <w:rPr>
          <w:rFonts w:ascii="Liberation Serif" w:hAnsi="Liberation Serif"/>
        </w:rPr>
        <w:t xml:space="preserve">which is more reliable than other threshold metrics when only presence data are available </w:t>
      </w:r>
      <w:r>
        <w:rPr>
          <w:rFonts w:ascii="Liberation Serif" w:hAnsi="Liberation Serif"/>
          <w:position w:val="0"/>
          <w:sz w:val="24"/>
          <w:vertAlign w:val="baseline"/>
        </w:rPr>
        <w:t>(Liu et al. 2016)</w:t>
      </w:r>
      <w:r>
        <w:rPr>
          <w:rFonts w:ascii="Liberation Serif" w:hAnsi="Liberation Serif"/>
        </w:rPr>
        <w:t>⁠</w:t>
      </w:r>
      <w:r>
        <w:rPr>
          <w:rFonts w:ascii="Liberation Serif" w:hAnsi="Liberation Serif"/>
        </w:rPr>
        <w:t xml:space="preserve">. We </w:t>
      </w:r>
      <w:r>
        <w:rPr>
          <w:rFonts w:ascii="Liberation Serif" w:hAnsi="Liberation Serif"/>
        </w:rPr>
        <w:t>also</w:t>
      </w:r>
      <w:r>
        <w:rPr>
          <w:rFonts w:ascii="Liberation Serif" w:hAnsi="Liberation Serif"/>
        </w:rPr>
        <w:t xml:space="preserve"> assessed the performance of Maxent </w:t>
      </w:r>
      <w:r>
        <w:rPr>
          <w:rFonts w:ascii="Liberation Serif" w:hAnsi="Liberation Serif"/>
        </w:rPr>
        <w:t>SDMs</w:t>
      </w:r>
      <w:r>
        <w:rPr>
          <w:rFonts w:ascii="Liberation Serif" w:hAnsi="Liberation Serif"/>
        </w:rPr>
        <w:t xml:space="preserve"> by comparing project</w:t>
      </w:r>
      <w:r>
        <w:rPr>
          <w:rFonts w:ascii="Liberation Serif" w:hAnsi="Liberation Serif"/>
        </w:rPr>
        <w:t xml:space="preserve">ed </w:t>
      </w:r>
      <w:r>
        <w:rPr>
          <w:rFonts w:ascii="Liberation Serif" w:hAnsi="Liberation Serif"/>
        </w:rPr>
        <w:t>climatic suitabilit</w:t>
      </w:r>
      <w:r>
        <w:rPr>
          <w:rFonts w:ascii="Liberation Serif" w:hAnsi="Liberation Serif"/>
        </w:rPr>
        <w:t>ies</w:t>
      </w:r>
      <w:r>
        <w:rPr>
          <w:rFonts w:ascii="Liberation Serif" w:hAnsi="Liberation Serif"/>
        </w:rPr>
        <w:t xml:space="preserve"> with 136 </w:t>
      </w:r>
      <w:r>
        <w:rPr>
          <w:rFonts w:ascii="Liberation Serif" w:hAnsi="Liberation Serif"/>
        </w:rPr>
        <w:t xml:space="preserve">known </w:t>
      </w:r>
      <w:r>
        <w:rPr>
          <w:rFonts w:ascii="Liberation Serif" w:hAnsi="Liberation Serif"/>
        </w:rPr>
        <w:t>introduction range</w:t>
      </w:r>
      <w:r>
        <w:rPr>
          <w:rFonts w:ascii="Liberation Serif" w:hAnsi="Liberation Serif"/>
        </w:rPr>
        <w:t>s of species</w:t>
      </w:r>
      <w:r>
        <w:rPr>
          <w:rFonts w:ascii="Liberation Serif" w:hAnsi="Liberation Serif"/>
        </w:rPr>
        <w:t xml:space="preserve"> </w:t>
      </w:r>
      <w:r>
        <w:rPr>
          <w:rFonts w:ascii="Liberation Serif" w:hAnsi="Liberation Serif"/>
        </w:rPr>
        <w:t xml:space="preserve">obtained from </w:t>
      </w:r>
      <w:r>
        <w:rPr>
          <w:rFonts w:ascii="Liberation Serif" w:hAnsi="Liberation Serif"/>
        </w:rPr>
        <w:t xml:space="preserve">Lundgren </w:t>
      </w:r>
      <w:r>
        <w:rPr>
          <w:rFonts w:ascii="Liberation Serif" w:hAnsi="Liberation Serif"/>
        </w:rPr>
        <w:t xml:space="preserve">et al. </w:t>
      </w:r>
      <w:r>
        <w:rPr>
          <w:rFonts w:ascii="Liberation Serif" w:hAnsi="Liberation Serif"/>
          <w:position w:val="0"/>
          <w:sz w:val="24"/>
          <w:vertAlign w:val="baseline"/>
        </w:rPr>
        <w:t>(2018</w:t>
      </w:r>
      <w:r>
        <w:rPr>
          <w:rFonts w:ascii="Liberation Serif" w:hAnsi="Liberation Serif"/>
        </w:rPr>
        <w:t xml:space="preserve">; n = 22 species) and </w:t>
      </w:r>
      <w:r>
        <w:rPr>
          <w:rFonts w:ascii="Liberation Serif" w:hAnsi="Liberation Serif"/>
        </w:rPr>
        <w:t xml:space="preserve">the </w:t>
      </w:r>
      <w:r>
        <w:rPr>
          <w:rFonts w:ascii="Liberation Serif" w:hAnsi="Liberation Serif"/>
        </w:rPr>
        <w:t>IUCN (IUCN 201</w:t>
      </w:r>
      <w:r>
        <w:rPr>
          <w:rFonts w:ascii="Liberation Serif" w:hAnsi="Liberation Serif"/>
        </w:rPr>
        <w:t>9</w:t>
      </w:r>
      <w:r>
        <w:rPr>
          <w:rFonts w:ascii="Liberation Serif" w:hAnsi="Liberation Serif"/>
        </w:rPr>
        <w:t xml:space="preserve">; n = 114 species). </w:t>
      </w:r>
      <w:r>
        <w:rPr>
          <w:rFonts w:ascii="Liberation Serif" w:hAnsi="Liberation Serif"/>
        </w:rPr>
        <w:t>For three species found in both datasets (</w:t>
      </w:r>
      <w:r>
        <w:rPr>
          <w:rFonts w:ascii="Liberation Serif" w:hAnsi="Liberation Serif"/>
          <w:i/>
        </w:rPr>
        <w:t>Cervus elaphus</w:t>
      </w:r>
      <w:r>
        <w:rPr>
          <w:rFonts w:ascii="Liberation Serif" w:hAnsi="Liberation Serif"/>
        </w:rPr>
        <w:t xml:space="preserve">, </w:t>
      </w:r>
      <w:r>
        <w:rPr>
          <w:rFonts w:ascii="Liberation Serif" w:hAnsi="Liberation Serif"/>
          <w:i/>
        </w:rPr>
        <w:t>Ovibos moschatus</w:t>
      </w:r>
      <w:r>
        <w:rPr>
          <w:rFonts w:ascii="Liberation Serif" w:hAnsi="Liberation Serif"/>
        </w:rPr>
        <w:t xml:space="preserve">, and </w:t>
      </w:r>
      <w:r>
        <w:rPr>
          <w:rFonts w:ascii="Liberation Serif" w:hAnsi="Liberation Serif"/>
          <w:i/>
        </w:rPr>
        <w:t>Rangifer tarandus</w:t>
      </w:r>
      <w:r>
        <w:rPr>
          <w:rFonts w:ascii="Liberation Serif" w:hAnsi="Liberation Serif"/>
        </w:rPr>
        <w:t>), we assessed performance of Maxent SDMs</w:t>
      </w:r>
      <w:r>
        <w:rPr>
          <w:rFonts w:ascii="Liberation Serif" w:hAnsi="Liberation Serif"/>
        </w:rPr>
        <w:t xml:space="preserve"> </w:t>
      </w:r>
      <w:r>
        <w:rPr>
          <w:rFonts w:ascii="Liberation Serif" w:hAnsi="Liberation Serif"/>
        </w:rPr>
        <w:t xml:space="preserve">using only the ranges from </w:t>
      </w:r>
      <w:r>
        <w:rPr>
          <w:rFonts w:ascii="Liberation Serif" w:hAnsi="Liberation Serif"/>
          <w:position w:val="0"/>
          <w:sz w:val="24"/>
          <w:vertAlign w:val="baseline"/>
        </w:rPr>
        <w:t>Lundgren et al. (2018)</w:t>
      </w:r>
      <w:r>
        <w:rPr>
          <w:rFonts w:ascii="Liberation Serif" w:hAnsi="Liberation Serif"/>
        </w:rPr>
        <w:t>⁠</w:t>
      </w:r>
      <w:r>
        <w:rPr>
          <w:rFonts w:ascii="Liberation Serif" w:hAnsi="Liberation Serif"/>
        </w:rPr>
        <w:t xml:space="preserve">. </w:t>
      </w:r>
    </w:p>
    <w:p>
      <w:pPr>
        <w:pStyle w:val="TextBody"/>
        <w:bidi w:val="0"/>
        <w:spacing w:lineRule="auto" w:line="360"/>
        <w:rPr>
          <w:rFonts w:ascii="Liberation Serif" w:hAnsi="Liberation Serif"/>
        </w:rPr>
      </w:pPr>
      <w:commentRangeStart w:id="16"/>
      <w:r>
        <w:rPr>
          <w:rFonts w:ascii="Liberation Serif" w:hAnsi="Liberation Serif"/>
        </w:rPr>
        <w:t xml:space="preserve">Predictive performance of </w:t>
      </w:r>
      <w:r>
        <w:rPr>
          <w:rFonts w:ascii="Liberation Serif" w:hAnsi="Liberation Serif"/>
        </w:rPr>
        <w:t xml:space="preserve">Maxent </w:t>
      </w:r>
      <w:r>
        <w:rPr>
          <w:rFonts w:ascii="Liberation Serif" w:hAnsi="Liberation Serif"/>
        </w:rPr>
        <w:t xml:space="preserve">SDMs was on average very high to excellent </w:t>
      </w:r>
      <w:r>
        <w:rPr>
          <w:rFonts w:ascii="Liberation Serif" w:hAnsi="Liberation Serif"/>
        </w:rPr>
        <w:t>(mean</w:t>
      </w:r>
      <w:r>
        <w:rPr>
          <w:rFonts w:ascii="Liberation Serif" w:hAnsi="Liberation Serif"/>
          <w:position w:val="0"/>
          <w:sz w:val="24"/>
          <w:vertAlign w:val="baseline"/>
        </w:rPr>
        <w:t xml:space="preserve"> AUC = 0.85; mean CBI = 0.87)</w:t>
      </w:r>
      <w:r>
        <w:rPr>
          <w:rFonts w:ascii="Liberation Serif" w:hAnsi="Liberation Serif"/>
        </w:rPr>
        <w:t xml:space="preserve">, while model overfitting was generally low </w:t>
      </w:r>
      <w:r>
        <w:rPr>
          <w:rFonts w:ascii="Liberation Serif" w:hAnsi="Liberation Serif"/>
          <w:position w:val="0"/>
          <w:sz w:val="24"/>
          <w:vertAlign w:val="baseline"/>
        </w:rPr>
        <w:t>(mean OR</w:t>
      </w:r>
      <w:r>
        <w:rPr>
          <w:rFonts w:ascii="Liberation Serif" w:hAnsi="Liberation Serif"/>
          <w:vertAlign w:val="subscript"/>
        </w:rPr>
        <w:t>MTP</w:t>
      </w:r>
      <w:r>
        <w:rPr>
          <w:rFonts w:ascii="Liberation Serif" w:hAnsi="Liberation Serif"/>
          <w:position w:val="0"/>
          <w:sz w:val="24"/>
          <w:vertAlign w:val="baseline"/>
        </w:rPr>
        <w:t xml:space="preserve"> = 0.07; </w:t>
      </w:r>
      <w:r>
        <w:rPr>
          <w:rFonts w:ascii="Liberation Serif" w:hAnsi="Liberation Serif"/>
          <w:position w:val="0"/>
          <w:sz w:val="24"/>
          <w:vertAlign w:val="baseline"/>
        </w:rPr>
        <w:t xml:space="preserve">see </w:t>
      </w:r>
      <w:r>
        <w:rPr>
          <w:rFonts w:ascii="Liberation Serif" w:hAnsi="Liberation Serif"/>
        </w:rPr>
        <w:t xml:space="preserve">Supplementary </w:t>
      </w:r>
      <w:r>
        <w:rPr>
          <w:rFonts w:ascii="Liberation Serif" w:hAnsi="Liberation Serif"/>
        </w:rPr>
        <w:t xml:space="preserve">Table 1 </w:t>
      </w:r>
      <w:r>
        <w:rPr>
          <w:rFonts w:ascii="Liberation Serif" w:hAnsi="Liberation Serif"/>
        </w:rPr>
        <w:t>for further details</w:t>
      </w:r>
      <w:r>
        <w:rPr>
          <w:rFonts w:ascii="Liberation Serif" w:hAnsi="Liberation Serif"/>
        </w:rPr>
        <w:t xml:space="preserve">). </w:t>
      </w:r>
      <w:r>
        <w:rPr>
          <w:rFonts w:ascii="Liberation Serif" w:hAnsi="Liberation Serif"/>
        </w:rPr>
        <w:t xml:space="preserve">On average, 62% of the introduction ranges from </w:t>
      </w:r>
      <w:r>
        <w:rPr>
          <w:rFonts w:ascii="Liberation Serif" w:hAnsi="Liberation Serif"/>
          <w:position w:val="0"/>
          <w:sz w:val="24"/>
          <w:vertAlign w:val="baseline"/>
        </w:rPr>
        <w:t>Lundgren et al. (2018)</w:t>
      </w:r>
      <w:r>
        <w:rPr>
          <w:rFonts w:ascii="Liberation Serif" w:hAnsi="Liberation Serif"/>
        </w:rPr>
        <w:t>⁠</w:t>
      </w:r>
      <w:r>
        <w:rPr>
          <w:rFonts w:ascii="Liberation Serif" w:hAnsi="Liberation Serif"/>
        </w:rPr>
        <w:t xml:space="preserve"> and IUCN (201</w:t>
      </w:r>
      <w:r>
        <w:rPr>
          <w:rFonts w:ascii="Liberation Serif" w:hAnsi="Liberation Serif"/>
        </w:rPr>
        <w:t>9</w:t>
      </w:r>
      <w:r>
        <w:rPr>
          <w:rFonts w:ascii="Liberation Serif" w:hAnsi="Liberation Serif"/>
        </w:rPr>
        <w:t xml:space="preserve">) </w:t>
      </w:r>
      <w:r>
        <w:rPr>
          <w:rFonts w:ascii="Liberation Serif" w:hAnsi="Liberation Serif"/>
        </w:rPr>
        <w:t xml:space="preserve">was </w:t>
      </w:r>
      <w:r>
        <w:rPr>
          <w:rFonts w:ascii="Liberation Serif" w:hAnsi="Liberation Serif"/>
          <w:position w:val="0"/>
          <w:sz w:val="24"/>
          <w:vertAlign w:val="baseline"/>
        </w:rPr>
        <w:t xml:space="preserve">predicted by Maxent SDMs </w:t>
      </w:r>
      <w:r>
        <w:rPr>
          <w:rFonts w:ascii="Liberation Serif" w:hAnsi="Liberation Serif"/>
          <w:position w:val="0"/>
          <w:sz w:val="24"/>
          <w:vertAlign w:val="baseline"/>
        </w:rPr>
        <w:t>(</w:t>
      </w:r>
      <w:r>
        <w:rPr>
          <w:rFonts w:ascii="Liberation Serif" w:hAnsi="Liberation Serif"/>
          <w:position w:val="0"/>
          <w:sz w:val="24"/>
          <w:vertAlign w:val="baseline"/>
        </w:rPr>
        <w:t>Supplementary Fig. 2</w:t>
      </w:r>
      <w:r>
        <w:rPr>
          <w:rFonts w:ascii="Liberation Serif" w:hAnsi="Liberation Serif"/>
          <w:position w:val="0"/>
          <w:sz w:val="24"/>
          <w:vertAlign w:val="baseline"/>
        </w:rPr>
        <w:t>). Overall, Maxent SDMs showed good predictive performance and low overfit and gave thus reliable projections of climatic suitability of terrestrial mammals.</w:t>
      </w:r>
      <w:commentRangeEnd w:id="16"/>
      <w:r>
        <w:commentReference w:id="16"/>
      </w:r>
      <w:r>
        <w:rPr>
          <w:rFonts w:ascii="Liberation Serif" w:hAnsi="Liberation Serif"/>
          <w:position w:val="0"/>
          <w:sz w:val="24"/>
          <w:vertAlign w:val="baseline"/>
        </w:rPr>
      </w:r>
    </w:p>
    <w:p>
      <w:pPr>
        <w:pStyle w:val="Heading2"/>
        <w:spacing w:lineRule="auto" w:line="360"/>
        <w:rPr>
          <w:rFonts w:ascii="Liberation Serif" w:hAnsi="Liberation Serif"/>
        </w:rPr>
      </w:pPr>
      <w:commentRangeStart w:id="17"/>
      <w:r>
        <w:rPr>
          <w:rFonts w:ascii="Liberation Serif" w:hAnsi="Liberation Serif"/>
        </w:rPr>
        <w:t xml:space="preserve">Scenarios (Selection of rewilding </w:t>
      </w:r>
      <w:r>
        <w:rPr>
          <w:rFonts w:ascii="Liberation Serif" w:hAnsi="Liberation Serif"/>
        </w:rPr>
        <w:t>functional analogues</w:t>
      </w:r>
      <w:r>
        <w:rPr>
          <w:rFonts w:ascii="Liberation Serif" w:hAnsi="Liberation Serif"/>
        </w:rPr>
        <w:t>)</w:t>
      </w:r>
      <w:commentRangeEnd w:id="17"/>
      <w:r>
        <w:commentReference w:id="17"/>
      </w:r>
      <w:r>
        <w:rPr>
          <w:rFonts w:ascii="Liberation Serif" w:hAnsi="Liberation Serif"/>
        </w:rPr>
      </w:r>
    </w:p>
    <w:p>
      <w:pPr>
        <w:pStyle w:val="FirstParagraph"/>
        <w:spacing w:lineRule="auto" w:line="360"/>
        <w:rPr>
          <w:rFonts w:ascii="Liberation Serif" w:hAnsi="Liberation Serif"/>
        </w:rPr>
      </w:pPr>
      <w:commentRangeStart w:id="18"/>
      <w:r>
        <w:rPr>
          <w:rFonts w:ascii="Liberation Serif" w:hAnsi="Liberation Serif"/>
        </w:rPr>
        <w:t xml:space="preserve">To investigate the potential of rewilding to restore food webs, we studied three scenario: </w:t>
      </w:r>
      <w:r>
        <w:rPr>
          <w:rFonts w:ascii="Liberation Serif" w:hAnsi="Liberation Serif"/>
        </w:rPr>
        <w:t xml:space="preserve">the </w:t>
      </w:r>
      <w:r>
        <w:rPr>
          <w:rFonts w:ascii="Liberation Serif" w:hAnsi="Liberation Serif"/>
        </w:rPr>
        <w:t xml:space="preserve">present-natural, a counter-factual scenario for present time where mammals have not been influenced by human activities through time </w:t>
      </w:r>
      <w:r>
        <w:rPr>
          <w:rFonts w:ascii="Liberation Serif" w:hAnsi="Liberation Serif"/>
          <w:position w:val="0"/>
          <w:sz w:val="24"/>
          <w:vertAlign w:val="baseline"/>
        </w:rPr>
        <w:t>(Faurby and Svenning 2015)</w:t>
      </w:r>
      <w:r>
        <w:rPr>
          <w:rFonts w:ascii="Liberation Serif" w:hAnsi="Liberation Serif"/>
        </w:rPr>
        <w:t xml:space="preserve">⁠, i.e. without species extinctions and range modification due to humans; current </w:t>
      </w:r>
      <w:r>
        <w:rPr>
          <w:rFonts w:ascii="Liberation Serif" w:hAnsi="Liberation Serif"/>
        </w:rPr>
        <w:t xml:space="preserve">conditions; </w:t>
      </w:r>
      <w:r>
        <w:rPr>
          <w:rFonts w:ascii="Liberation Serif" w:hAnsi="Liberation Serif"/>
        </w:rPr>
        <w:t xml:space="preserve">and rewilding, </w:t>
      </w:r>
      <w:r>
        <w:rPr>
          <w:rFonts w:ascii="Liberation Serif" w:hAnsi="Liberation Serif"/>
        </w:rPr>
        <w:t>a</w:t>
      </w:r>
      <w:r>
        <w:rPr>
          <w:rFonts w:ascii="Liberation Serif" w:hAnsi="Liberation Serif"/>
        </w:rPr>
        <w:t xml:space="preserve"> </w:t>
      </w:r>
      <w:r>
        <w:rPr>
          <w:rFonts w:ascii="Liberation Serif" w:hAnsi="Liberation Serif"/>
        </w:rPr>
        <w:t xml:space="preserve">counter-factual </w:t>
      </w:r>
      <w:r>
        <w:rPr>
          <w:rFonts w:ascii="Liberation Serif" w:hAnsi="Liberation Serif"/>
        </w:rPr>
        <w:t xml:space="preserve">scenario where extant mammals </w:t>
      </w:r>
      <w:r>
        <w:rPr>
          <w:rFonts w:ascii="Liberation Serif" w:hAnsi="Liberation Serif"/>
        </w:rPr>
        <w:t>can be</w:t>
      </w:r>
      <w:r>
        <w:rPr>
          <w:rFonts w:ascii="Liberation Serif" w:hAnsi="Liberation Serif"/>
        </w:rPr>
        <w:t xml:space="preserve"> reintroduced into their present-natural ranges and extinct species can be replaced by closely-related, similarly-sized functional analogues.</w:t>
      </w:r>
      <w:commentRangeEnd w:id="18"/>
      <w:r>
        <w:commentReference w:id="18"/>
      </w:r>
      <w:r>
        <w:rPr>
          <w:rFonts w:ascii="Liberation Serif" w:hAnsi="Liberation Serif"/>
        </w:rPr>
      </w:r>
    </w:p>
    <w:p>
      <w:pPr>
        <w:pStyle w:val="FirstParagraph"/>
        <w:bidi w:val="0"/>
        <w:spacing w:lineRule="auto" w:line="360"/>
        <w:rPr>
          <w:rFonts w:ascii="Liberation Serif" w:hAnsi="Liberation Serif"/>
        </w:rPr>
      </w:pPr>
      <w:r>
        <w:rPr>
          <w:rFonts w:ascii="Liberation Serif" w:hAnsi="Liberation Serif"/>
        </w:rPr>
        <w:t xml:space="preserve">For the rewilding scenario, we selected </w:t>
      </w:r>
      <w:r>
        <w:rPr>
          <w:rFonts w:ascii="Liberation Serif" w:hAnsi="Liberation Serif"/>
        </w:rPr>
        <w:t xml:space="preserve">rewilding candidates </w:t>
      </w:r>
      <w:r>
        <w:rPr>
          <w:rFonts w:ascii="Liberation Serif" w:hAnsi="Liberation Serif"/>
        </w:rPr>
        <w:t>and functional analogues following two steps</w:t>
      </w:r>
      <w:r>
        <w:rPr>
          <w:rFonts w:ascii="Liberation Serif" w:hAnsi="Liberation Serif"/>
        </w:rPr>
        <w:t xml:space="preserve">: 1) we modelled where extant terrestrial mammals can be reintroduced </w:t>
      </w:r>
      <w:r>
        <w:rPr>
          <w:rFonts w:ascii="Liberation Serif" w:hAnsi="Liberation Serif"/>
        </w:rPr>
        <w:t>in</w:t>
      </w:r>
      <w:r>
        <w:rPr>
          <w:rFonts w:ascii="Liberation Serif" w:hAnsi="Liberation Serif"/>
        </w:rPr>
        <w:t xml:space="preserve">to </w:t>
      </w:r>
      <w:r>
        <w:rPr>
          <w:rFonts w:ascii="Liberation Serif" w:hAnsi="Liberation Serif"/>
        </w:rPr>
        <w:t xml:space="preserve">their </w:t>
      </w:r>
      <w:r>
        <w:rPr>
          <w:rFonts w:ascii="Liberation Serif" w:hAnsi="Liberation Serif"/>
        </w:rPr>
        <w:t xml:space="preserve">present-natural ranges; 2) we identified extant mammals that </w:t>
      </w:r>
      <w:r>
        <w:rPr>
          <w:rFonts w:ascii="Liberation Serif" w:hAnsi="Liberation Serif"/>
        </w:rPr>
        <w:t>can</w:t>
      </w:r>
      <w:r>
        <w:rPr>
          <w:rFonts w:ascii="Liberation Serif" w:hAnsi="Liberation Serif"/>
        </w:rPr>
        <w:t xml:space="preserve"> be used as functional analogues to replace closely-related, similarly-sized extinct species </w:t>
      </w:r>
      <w:r>
        <w:rPr>
          <w:rFonts w:ascii="Liberation Serif" w:hAnsi="Liberation Serif"/>
        </w:rPr>
        <w:t>in</w:t>
      </w:r>
      <w:r>
        <w:rPr>
          <w:rFonts w:ascii="Liberation Serif" w:hAnsi="Liberation Serif"/>
        </w:rPr>
        <w:t xml:space="preserve"> </w:t>
      </w:r>
      <w:r>
        <w:rPr>
          <w:rFonts w:ascii="Liberation Serif" w:hAnsi="Liberation Serif"/>
        </w:rPr>
        <w:t xml:space="preserve">climatically </w:t>
      </w:r>
      <w:r>
        <w:rPr>
          <w:rFonts w:ascii="Liberation Serif" w:hAnsi="Liberation Serif"/>
        </w:rPr>
        <w:t>suitable habitat</w:t>
      </w:r>
      <w:r>
        <w:rPr>
          <w:rFonts w:ascii="Liberation Serif" w:hAnsi="Liberation Serif"/>
        </w:rPr>
        <w:t>s</w:t>
      </w:r>
      <w:r>
        <w:rPr>
          <w:rFonts w:ascii="Liberation Serif" w:hAnsi="Liberation Serif"/>
        </w:rPr>
        <w:t xml:space="preserve">. Reintroductions of extant mammals were always prioritised over introductions of functional analogues. </w:t>
      </w:r>
      <w:r>
        <w:rPr>
          <w:rFonts w:ascii="Liberation Serif" w:hAnsi="Liberation Serif"/>
        </w:rPr>
        <w:t xml:space="preserve">This was done to minimize the ecological risk in the introduction of species outside their indigenous ranges, inherently riskier than species reintroduction due to unforeseeable uncertainties </w:t>
      </w:r>
      <w:r>
        <w:rPr>
          <w:rFonts w:ascii="Liberation Serif" w:hAnsi="Liberation Serif"/>
        </w:rPr>
        <w:t>(</w:t>
      </w:r>
      <w:r>
        <w:rPr>
          <w:rFonts w:ascii="Liberation Serif" w:hAnsi="Liberation Serif"/>
          <w:bCs/>
        </w:rPr>
        <w:t>Fernández et al. 2017</w:t>
      </w:r>
      <w:r>
        <w:rPr>
          <w:rFonts w:ascii="Liberation Serif" w:hAnsi="Liberation Serif"/>
          <w:bCs/>
        </w:rPr>
        <w:commentReference w:id="19"/>
      </w:r>
      <w:r>
        <w:rPr>
          <w:rFonts w:ascii="Liberation Serif" w:hAnsi="Liberation Serif"/>
        </w:rPr>
        <w:t xml:space="preserve">). </w:t>
      </w:r>
      <w:r>
        <w:rPr>
          <w:rFonts w:ascii="Liberation Serif" w:hAnsi="Liberation Serif"/>
        </w:rPr>
        <w:t>To</w:t>
      </w:r>
      <w:r>
        <w:rPr>
          <w:rFonts w:ascii="Liberation Serif" w:hAnsi="Liberation Serif"/>
        </w:rPr>
        <w:t xml:space="preserve"> further </w:t>
      </w:r>
      <w:r>
        <w:rPr>
          <w:rFonts w:ascii="Liberation Serif" w:hAnsi="Liberation Serif"/>
        </w:rPr>
        <w:t xml:space="preserve">minimize ecological risk and make sure the ecological role of extinct species and </w:t>
      </w:r>
      <w:r>
        <w:rPr>
          <w:rFonts w:ascii="Liberation Serif" w:hAnsi="Liberation Serif"/>
        </w:rPr>
        <w:t xml:space="preserve">functional analogues </w:t>
      </w:r>
      <w:r>
        <w:rPr>
          <w:rFonts w:ascii="Liberation Serif" w:hAnsi="Liberation Serif"/>
        </w:rPr>
        <w:t xml:space="preserve">were similar, we constrained potential replacements to be from the </w:t>
      </w:r>
      <w:r>
        <w:rPr>
          <w:rFonts w:ascii="Liberation Serif" w:hAnsi="Liberation Serif"/>
        </w:rPr>
        <w:t xml:space="preserve">same family </w:t>
      </w:r>
      <w:r>
        <w:rPr>
          <w:rFonts w:ascii="Liberation Serif" w:hAnsi="Liberation Serif"/>
        </w:rPr>
        <w:t xml:space="preserve">of the extinct species </w:t>
      </w:r>
      <w:r>
        <w:rPr>
          <w:rFonts w:ascii="Liberation Serif" w:hAnsi="Liberation Serif"/>
        </w:rPr>
        <w:t xml:space="preserve">and </w:t>
      </w:r>
      <w:r>
        <w:rPr>
          <w:rFonts w:ascii="Liberation Serif" w:hAnsi="Liberation Serif"/>
        </w:rPr>
        <w:t>within the 50% body mass range</w:t>
      </w:r>
      <w:r>
        <w:rPr>
          <w:rFonts w:ascii="Liberation Serif" w:hAnsi="Liberation Serif"/>
        </w:rPr>
        <w:t xml:space="preserve"> of the extinct species. </w:t>
      </w:r>
      <w:commentRangeStart w:id="20"/>
      <w:r>
        <w:rPr>
          <w:rFonts w:ascii="Liberation Serif" w:hAnsi="Liberation Serif"/>
        </w:rPr>
        <w:t>…</w:t>
      </w:r>
      <w:r>
        <w:rPr>
          <w:rFonts w:ascii="Liberation Serif" w:hAnsi="Liberation Serif"/>
        </w:rPr>
      </w:r>
      <w:commentRangeEnd w:id="20"/>
      <w:r>
        <w:commentReference w:id="20"/>
      </w:r>
      <w:r>
        <w:rPr>
          <w:rFonts w:ascii="Liberation Serif" w:hAnsi="Liberation Serif"/>
        </w:rPr>
        <w:t xml:space="preserve"> </w:t>
      </w:r>
      <w:r>
        <w:rPr>
          <w:rFonts w:ascii="Liberation Serif" w:hAnsi="Liberation Serif"/>
        </w:rPr>
        <w:t xml:space="preserve">we made </w:t>
      </w:r>
      <w:r>
        <w:rPr>
          <w:rFonts w:ascii="Liberation Serif" w:hAnsi="Liberation Serif"/>
        </w:rPr>
        <w:t>two exceptions: 1) extinct megaherbivore (</w:t>
      </w:r>
      <w:r>
        <w:rPr>
          <w:rFonts w:ascii="Liberation Serif" w:hAnsi="Liberation Serif"/>
        </w:rPr>
        <w:t xml:space="preserve">𢁥≥ </w:t>
      </w:r>
      <w:r>
        <w:rPr>
          <w:rFonts w:ascii="Liberation Serif" w:hAnsi="Liberation Serif"/>
        </w:rPr>
        <w:t xml:space="preserve">1,000 kg; Malhi et al., 2016) from the Proboscidea </w:t>
      </w:r>
      <w:r>
        <w:rPr>
          <w:rFonts w:ascii="Liberation Serif" w:hAnsi="Liberation Serif"/>
        </w:rPr>
        <w:t xml:space="preserve">order </w:t>
      </w:r>
      <w:r>
        <w:rPr>
          <w:rFonts w:ascii="Liberation Serif" w:hAnsi="Liberation Serif"/>
        </w:rPr>
        <w:t>we</w:t>
      </w:r>
      <w:r>
        <w:rPr>
          <w:rFonts w:ascii="Liberation Serif" w:hAnsi="Liberation Serif"/>
        </w:rPr>
        <w:t>re</w:t>
      </w:r>
      <w:r>
        <w:rPr>
          <w:rFonts w:ascii="Liberation Serif" w:hAnsi="Liberation Serif"/>
        </w:rPr>
        <w:t xml:space="preserve"> allowed </w:t>
      </w:r>
      <w:r>
        <w:rPr>
          <w:rFonts w:ascii="Liberation Serif" w:hAnsi="Liberation Serif"/>
        </w:rPr>
        <w:t xml:space="preserve">to be replaced </w:t>
      </w:r>
      <w:r>
        <w:rPr>
          <w:rFonts w:ascii="Liberation Serif" w:hAnsi="Liberation Serif"/>
        </w:rPr>
        <w:t>by the two extant elephants (</w:t>
      </w:r>
      <w:r>
        <w:rPr>
          <w:rFonts w:ascii="Liberation Serif" w:hAnsi="Liberation Serif"/>
          <w:i/>
        </w:rPr>
        <w:t>Elephas maximus</w:t>
      </w:r>
      <w:r>
        <w:rPr>
          <w:rFonts w:ascii="Liberation Serif" w:hAnsi="Liberation Serif"/>
        </w:rPr>
        <w:t xml:space="preserve"> and </w:t>
      </w:r>
      <w:r>
        <w:rPr>
          <w:rFonts w:ascii="Liberation Serif" w:hAnsi="Liberation Serif"/>
          <w:i/>
        </w:rPr>
        <w:t>Loxodonta africana</w:t>
      </w:r>
      <w:r>
        <w:rPr>
          <w:rFonts w:ascii="Liberation Serif" w:hAnsi="Liberation Serif"/>
          <w:iCs/>
        </w:rPr>
        <w:t>). The rational</w:t>
      </w:r>
      <w:r>
        <w:rPr>
          <w:rFonts w:ascii="Liberation Serif" w:hAnsi="Liberation Serif"/>
          <w:iCs/>
        </w:rPr>
        <w:t>e</w:t>
      </w:r>
      <w:r>
        <w:rPr>
          <w:rFonts w:ascii="Liberation Serif" w:hAnsi="Liberation Serif"/>
          <w:iCs/>
        </w:rPr>
        <w:t xml:space="preserve"> of this being that extant elephants are often considered as functional analogues of extinct megaherbivore proboscidean in many areas of the globe </w:t>
      </w:r>
      <w:r>
        <w:rPr>
          <w:rFonts w:ascii="Liberation Serif" w:hAnsi="Liberation Serif"/>
          <w:iCs/>
          <w:position w:val="0"/>
          <w:sz w:val="24"/>
          <w:vertAlign w:val="baseline"/>
        </w:rPr>
        <w:t>(Donlan 2005, Donlan et al. 2006, Svenning 2007)</w:t>
      </w:r>
      <w:r>
        <w:rPr>
          <w:rFonts w:ascii="Liberation Serif" w:hAnsi="Liberation Serif"/>
          <w:iCs/>
        </w:rPr>
        <w:t xml:space="preserve">⁠, due to their general phenotypic similarity (large body size, tusks, trunk) and because they </w:t>
      </w:r>
      <w:r>
        <w:rPr>
          <w:rFonts w:ascii="Liberation Serif" w:hAnsi="Liberation Serif"/>
        </w:rPr>
        <w:t xml:space="preserve">promote similar </w:t>
      </w:r>
      <w:r>
        <w:rPr>
          <w:rFonts w:ascii="Liberation Serif" w:hAnsi="Liberation Serif"/>
          <w:iCs/>
        </w:rPr>
        <w:t>key</w:t>
      </w:r>
      <w:r>
        <w:rPr>
          <w:rFonts w:ascii="Liberation Serif" w:hAnsi="Liberation Serif"/>
        </w:rPr>
        <w:t xml:space="preserve"> ecosystem processes, e.g., nutrient cycles and vegetation clearing</w:t>
      </w:r>
      <w:r>
        <w:rPr>
          <w:rFonts w:ascii="Liberation Serif" w:hAnsi="Liberation Serif"/>
          <w:i/>
        </w:rPr>
        <w:t xml:space="preserve"> </w:t>
      </w:r>
      <w:r>
        <w:rPr>
          <w:rFonts w:ascii="Liberation Serif" w:hAnsi="Liberation Serif"/>
        </w:rPr>
        <w:t>(Janzen and Martin 1982, Donlan et al. 2006)</w:t>
      </w:r>
      <w:r>
        <w:rPr>
          <w:rFonts w:ascii="Liberation Serif" w:hAnsi="Liberation Serif"/>
          <w:position w:val="0"/>
          <w:sz w:val="24"/>
          <w:vertAlign w:val="baseline"/>
        </w:rPr>
        <w:t>⁠</w:t>
      </w:r>
      <w:r>
        <w:rPr>
          <w:rFonts w:ascii="Liberation Serif" w:hAnsi="Liberation Serif"/>
        </w:rPr>
        <w:t xml:space="preserve">; 2) extinct Felidae and Ursidae megacarnivores (≥ 100 kg; </w:t>
      </w:r>
      <w:r>
        <w:rPr>
          <w:rFonts w:ascii="Liberation Serif" w:hAnsi="Liberation Serif"/>
          <w:position w:val="0"/>
          <w:sz w:val="24"/>
          <w:vertAlign w:val="baseline"/>
        </w:rPr>
        <w:t>Malhi et al. 2016</w:t>
      </w:r>
      <w:r>
        <w:rPr>
          <w:rFonts w:ascii="Liberation Serif" w:hAnsi="Liberation Serif"/>
        </w:rPr>
        <w:t xml:space="preserve">) </w:t>
      </w:r>
      <w:commentRangeStart w:id="21"/>
      <w:r>
        <w:rPr>
          <w:rFonts w:ascii="Liberation Serif" w:hAnsi="Liberation Serif"/>
        </w:rPr>
        <w:t>we</w:t>
      </w:r>
      <w:r>
        <w:rPr>
          <w:rFonts w:ascii="Liberation Serif" w:hAnsi="Liberation Serif"/>
        </w:rPr>
        <w:t>re</w:t>
      </w:r>
      <w:r>
        <w:rPr>
          <w:rFonts w:ascii="Liberation Serif" w:hAnsi="Liberation Serif"/>
        </w:rPr>
        <w:t xml:space="preserve"> allowed </w:t>
      </w:r>
      <w:r>
        <w:rPr>
          <w:rFonts w:ascii="Liberation Serif" w:hAnsi="Liberation Serif"/>
        </w:rPr>
        <w:t xml:space="preserve">to be replaced </w:t>
      </w:r>
      <w:r>
        <w:rPr>
          <w:rFonts w:ascii="Liberation Serif" w:hAnsi="Liberation Serif"/>
        </w:rPr>
        <w:t xml:space="preserve">by extant megacarnivores of the same family, as megacarnivores regulate abundance and activity of large herbivores </w:t>
      </w:r>
      <w:r>
        <w:rPr>
          <w:rFonts w:ascii="Liberation Serif" w:hAnsi="Liberation Serif"/>
          <w:position w:val="0"/>
          <w:sz w:val="24"/>
          <w:vertAlign w:val="baseline"/>
        </w:rPr>
        <w:t>(Laundre et al. 2010, Ripple et al. 2014)</w:t>
      </w:r>
      <w:r>
        <w:rPr>
          <w:rFonts w:ascii="Liberation Serif" w:hAnsi="Liberation Serif"/>
        </w:rPr>
        <w:t xml:space="preserve">⁠, necessary to restore trophic complexity in self-sustaining ecosystems </w:t>
      </w:r>
      <w:r>
        <w:rPr>
          <w:rFonts w:ascii="Liberation Serif" w:hAnsi="Liberation Serif"/>
        </w:rPr>
      </w:r>
      <w:commentRangeEnd w:id="21"/>
      <w:r>
        <w:commentReference w:id="21"/>
      </w:r>
      <w:r>
        <w:rPr>
          <w:rFonts w:ascii="Liberation Serif" w:hAnsi="Liberation Serif"/>
        </w:rPr>
        <w:commentReference w:id="22"/>
      </w:r>
      <w:r>
        <w:rPr>
          <w:rFonts w:ascii="Liberation Serif" w:hAnsi="Liberation Serif"/>
          <w:position w:val="0"/>
          <w:sz w:val="24"/>
          <w:vertAlign w:val="baseline"/>
        </w:rPr>
        <w:t>(Perino et al. 2019)</w:t>
      </w:r>
      <w:r>
        <w:rPr>
          <w:rFonts w:ascii="Liberation Serif" w:hAnsi="Liberation Serif"/>
        </w:rPr>
        <w:t>⁠.</w:t>
      </w:r>
      <w:r>
        <w:rPr>
          <w:rFonts w:ascii="Liberation Serif" w:hAnsi="Liberation Serif"/>
          <w:iCs/>
        </w:rPr>
        <w:t xml:space="preserve"> </w:t>
      </w:r>
      <w:r>
        <w:rPr>
          <w:rFonts w:ascii="Liberation Serif" w:hAnsi="Liberation Serif"/>
        </w:rPr>
        <w:t xml:space="preserve">For functional analogues, we examined each biogeographic realm separately due to these being areas where ecological and evolutionary processes operate strongly </w:t>
      </w:r>
      <w:r>
        <w:rPr>
          <w:rFonts w:ascii="Liberation Serif" w:hAnsi="Liberation Serif"/>
          <w:position w:val="0"/>
          <w:sz w:val="24"/>
          <w:vertAlign w:val="baseline"/>
        </w:rPr>
        <w:t>(Olson et al. 2001, Olson and Dinerstein 2002)</w:t>
      </w:r>
      <w:r>
        <w:rPr>
          <w:rFonts w:ascii="Liberation Serif" w:hAnsi="Liberation Serif"/>
        </w:rPr>
        <w:t>⁠. We excluded Antarctica because no terrestrial mammal lives there and Oceania because no strictly managed IUCN protected areas ≥ 5,000 km</w:t>
      </w:r>
      <w:r>
        <w:rPr>
          <w:rFonts w:ascii="Liberation Serif" w:hAnsi="Liberation Serif"/>
          <w:vertAlign w:val="superscript"/>
        </w:rPr>
        <w:t xml:space="preserve">2 </w:t>
      </w:r>
      <w:r>
        <w:rPr>
          <w:rFonts w:ascii="Liberation Serif" w:hAnsi="Liberation Serif"/>
        </w:rPr>
        <w:t>are found there (Figure 1).</w:t>
      </w:r>
    </w:p>
    <w:p>
      <w:pPr>
        <w:pStyle w:val="TextBody"/>
        <w:spacing w:lineRule="auto" w:line="360"/>
        <w:rPr>
          <w:rFonts w:ascii="Liberation Serif" w:hAnsi="Liberation Serif"/>
        </w:rPr>
      </w:pPr>
      <w:r>
        <w:rPr>
          <w:rFonts w:ascii="Liberation Serif" w:hAnsi="Liberation Serif"/>
        </w:rPr>
        <w:t xml:space="preserve">To avoid negative impacts from introductions of functional analogues into present-natural ranges of similarly-sized – i.e., within 50% of the body mass – extant species of the same taxonomic group, we excluded the functional analogue to prevent potential </w:t>
      </w:r>
      <w:r>
        <w:rPr>
          <w:rFonts w:ascii="Liberation Serif" w:hAnsi="Liberation Serif"/>
        </w:rPr>
        <w:t xml:space="preserve">issue due to </w:t>
      </w:r>
      <w:r>
        <w:rPr>
          <w:rFonts w:ascii="Liberation Serif" w:hAnsi="Liberation Serif"/>
        </w:rPr>
        <w:t xml:space="preserve">competition between two species </w:t>
      </w:r>
      <w:r>
        <w:rPr>
          <w:rFonts w:ascii="Liberation Serif" w:hAnsi="Liberation Serif"/>
          <w:position w:val="0"/>
          <w:sz w:val="24"/>
          <w:vertAlign w:val="baseline"/>
        </w:rPr>
        <w:t>(Linnell and Strand 2000)</w:t>
      </w:r>
      <w:r>
        <w:rPr>
          <w:rFonts w:ascii="Liberation Serif" w:hAnsi="Liberation Serif"/>
        </w:rPr>
        <w:t xml:space="preserve">⁠. For the remaining functional analogues, we selected the species that had the largest climatically suitable range overlapping within the present-natural range of the extinct species in each biogeographic realm. We did not select species for rewilding that violated any of the above </w:t>
      </w:r>
      <w:r>
        <w:rPr>
          <w:rFonts w:ascii="Liberation Serif" w:hAnsi="Liberation Serif"/>
        </w:rPr>
        <w:t>conditions</w:t>
      </w:r>
      <w:r>
        <w:rPr>
          <w:rFonts w:ascii="Liberation Serif" w:hAnsi="Liberation Serif"/>
        </w:rPr>
        <w:t xml:space="preserve">. See </w:t>
      </w:r>
      <w:r>
        <w:rPr>
          <w:rFonts w:ascii="Liberation Serif" w:hAnsi="Liberation Serif"/>
          <w:position w:val="0"/>
          <w:sz w:val="24"/>
          <w:vertAlign w:val="baseline"/>
        </w:rPr>
        <w:t xml:space="preserve">Supplementary Fig. </w:t>
      </w:r>
      <w:r>
        <w:rPr>
          <w:rFonts w:ascii="Liberation Serif" w:hAnsi="Liberation Serif"/>
          <w:position w:val="0"/>
          <w:sz w:val="24"/>
          <w:vertAlign w:val="baseline"/>
        </w:rPr>
        <w:t>3</w:t>
      </w:r>
      <w:r>
        <w:rPr>
          <w:rFonts w:ascii="Liberation Serif" w:hAnsi="Liberation Serif"/>
        </w:rPr>
        <w:t xml:space="preserve"> for a schematic representation </w:t>
      </w:r>
      <w:r>
        <w:rPr>
          <w:rFonts w:ascii="Liberation Serif" w:hAnsi="Liberation Serif"/>
        </w:rPr>
        <w:t>for</w:t>
      </w:r>
      <w:r>
        <w:rPr>
          <w:rFonts w:ascii="Liberation Serif" w:hAnsi="Liberation Serif"/>
        </w:rPr>
        <w:t xml:space="preserve"> the selection </w:t>
      </w:r>
      <w:r>
        <w:rPr>
          <w:rFonts w:ascii="Liberation Serif" w:hAnsi="Liberation Serif"/>
        </w:rPr>
        <w:t>of functional analogue</w:t>
      </w:r>
      <w:r>
        <w:rPr>
          <w:rFonts w:ascii="Liberation Serif" w:hAnsi="Liberation Serif"/>
        </w:rPr>
        <w:t xml:space="preserve">. </w:t>
      </w:r>
      <w:commentRangeStart w:id="23"/>
      <w:r>
        <w:rPr>
          <w:rFonts w:ascii="Liberation Serif" w:hAnsi="Liberation Serif"/>
        </w:rPr>
        <w:t>In total, we found 94 living species that can act as functional analogues to replace 127 of the 334 terrestrial mammals extinct during the Late Pleistocene (Supplementary Table #).</w:t>
      </w:r>
      <w:commentRangeEnd w:id="23"/>
      <w:r>
        <w:commentReference w:id="23"/>
      </w:r>
      <w:r>
        <w:rPr>
          <w:rFonts w:ascii="Liberation Serif" w:hAnsi="Liberation Serif"/>
        </w:rPr>
      </w:r>
    </w:p>
    <w:p>
      <w:pPr>
        <w:pStyle w:val="Heading2"/>
        <w:spacing w:lineRule="auto" w:line="360"/>
        <w:rPr>
          <w:rFonts w:ascii="Liberation Serif" w:hAnsi="Liberation Serif"/>
        </w:rPr>
      </w:pPr>
      <w:bookmarkStart w:id="1" w:name="reconstructing-food-webs"/>
      <w:bookmarkEnd w:id="1"/>
      <w:r>
        <w:rPr>
          <w:rFonts w:ascii="Liberation Serif" w:hAnsi="Liberation Serif"/>
        </w:rPr>
        <w:t>Reconstructed food webs</w:t>
      </w:r>
    </w:p>
    <w:p>
      <w:pPr>
        <w:pStyle w:val="FirstParagraph"/>
        <w:bidi w:val="0"/>
        <w:spacing w:lineRule="auto" w:line="360"/>
        <w:rPr>
          <w:rFonts w:ascii="Liberation Serif" w:hAnsi="Liberation Serif"/>
        </w:rPr>
      </w:pPr>
      <w:r>
        <w:rPr>
          <w:rFonts w:ascii="Liberation Serif" w:hAnsi="Liberation Serif"/>
        </w:rPr>
        <w:t xml:space="preserve">We estimated present-natural and current predator-prey communities using </w:t>
      </w:r>
      <w:r>
        <w:rPr>
          <w:rFonts w:ascii="Liberation Serif" w:hAnsi="Liberation Serif"/>
        </w:rPr>
        <w:t xml:space="preserve">present-natural </w:t>
      </w:r>
      <w:r>
        <w:rPr>
          <w:rFonts w:ascii="Liberation Serif" w:hAnsi="Liberation Serif"/>
        </w:rPr>
        <w:t>and current ranges</w:t>
      </w:r>
      <w:r>
        <w:rPr>
          <w:rFonts w:ascii="Liberation Serif" w:hAnsi="Liberation Serif"/>
        </w:rPr>
        <w:t xml:space="preserve"> from the PHYLACINE database, </w:t>
      </w:r>
      <w:commentRangeStart w:id="24"/>
      <w:r>
        <w:rPr>
          <w:rFonts w:ascii="Liberation Serif" w:hAnsi="Liberation Serif"/>
        </w:rPr>
        <w:t>respectively</w:t>
      </w:r>
      <w:r>
        <w:rPr>
          <w:rFonts w:ascii="Liberation Serif" w:hAnsi="Liberation Serif"/>
        </w:rPr>
      </w:r>
      <w:commentRangeEnd w:id="24"/>
      <w:r>
        <w:commentReference w:id="24"/>
      </w:r>
      <w:r>
        <w:rPr>
          <w:rFonts w:ascii="Liberation Serif" w:hAnsi="Liberation Serif"/>
        </w:rPr>
        <w:t xml:space="preserve">. </w:t>
      </w:r>
      <w:r>
        <w:rPr>
          <w:rFonts w:ascii="Liberation Serif" w:hAnsi="Liberation Serif"/>
        </w:rPr>
        <w:t xml:space="preserve">To estimate the rewilding communities, we </w:t>
      </w:r>
      <w:r>
        <w:rPr>
          <w:rFonts w:ascii="Liberation Serif" w:hAnsi="Liberation Serif"/>
        </w:rPr>
        <w:t xml:space="preserve">combined the present-natural ranges of extant mammals, simulating species reintroductions, their current </w:t>
      </w:r>
      <w:r>
        <w:rPr>
          <w:rFonts w:ascii="Liberation Serif" w:hAnsi="Liberation Serif"/>
        </w:rPr>
        <w:t>range</w:t>
      </w:r>
      <w:r>
        <w:rPr>
          <w:rFonts w:ascii="Liberation Serif" w:hAnsi="Liberation Serif"/>
        </w:rPr>
        <w:t xml:space="preserve">s, </w:t>
      </w:r>
      <w:r>
        <w:rPr>
          <w:rFonts w:ascii="Liberation Serif" w:hAnsi="Liberation Serif"/>
        </w:rPr>
        <w:t xml:space="preserve">and the </w:t>
      </w:r>
      <w:r>
        <w:rPr>
          <w:rFonts w:ascii="Liberation Serif" w:hAnsi="Liberation Serif"/>
        </w:rPr>
        <w:t xml:space="preserve">rewilding ranges for the </w:t>
      </w:r>
      <w:r>
        <w:rPr>
          <w:rFonts w:ascii="Liberation Serif" w:hAnsi="Liberation Serif"/>
        </w:rPr>
        <w:t>selected functional analogue</w:t>
      </w:r>
      <w:r>
        <w:rPr>
          <w:rFonts w:ascii="Liberation Serif" w:hAnsi="Liberation Serif"/>
        </w:rPr>
        <w:t>s</w:t>
      </w:r>
      <w:r>
        <w:rPr>
          <w:rFonts w:ascii="Liberation Serif" w:hAnsi="Liberation Serif"/>
        </w:rPr>
        <w:t xml:space="preserve"> that replaced closely-related, similarly sized </w:t>
      </w:r>
      <w:r>
        <w:rPr>
          <w:rFonts w:ascii="Liberation Serif" w:hAnsi="Liberation Serif"/>
        </w:rPr>
        <w:t xml:space="preserve">extinct </w:t>
      </w:r>
      <w:r>
        <w:rPr>
          <w:rFonts w:ascii="Liberation Serif" w:hAnsi="Liberation Serif"/>
        </w:rPr>
        <w:t xml:space="preserve">species. </w:t>
      </w:r>
      <w:r>
        <w:rPr>
          <w:rFonts w:ascii="Liberation Serif" w:hAnsi="Liberation Serif"/>
        </w:rPr>
        <w:t>Rewilding ranges were always constrained to areas where extant species were found to be climatically suitable, assessed using Maxent SDMs (see Supplementary Fig. 4 for an example).</w:t>
      </w:r>
    </w:p>
    <w:p>
      <w:pPr>
        <w:pStyle w:val="TextBody"/>
        <w:bidi w:val="0"/>
        <w:spacing w:lineRule="auto" w:line="360"/>
        <w:rPr>
          <w:rFonts w:ascii="Liberation Serif" w:hAnsi="Liberation Serif"/>
        </w:rPr>
      </w:pPr>
      <w:r>
        <w:rPr>
          <w:rFonts w:ascii="Liberation Serif" w:hAnsi="Liberation Serif"/>
        </w:rPr>
        <w:t>We</w:t>
      </w:r>
      <w:r>
        <w:rPr>
          <w:rFonts w:ascii="Liberation Serif" w:hAnsi="Liberation Serif"/>
        </w:rPr>
        <w:t xml:space="preserve"> infer</w:t>
      </w:r>
      <w:r>
        <w:rPr>
          <w:rFonts w:ascii="Liberation Serif" w:hAnsi="Liberation Serif"/>
        </w:rPr>
        <w:t>red</w:t>
      </w:r>
      <w:r>
        <w:rPr>
          <w:rFonts w:ascii="Liberation Serif" w:hAnsi="Liberation Serif"/>
        </w:rPr>
        <w:t xml:space="preserve"> food </w:t>
      </w:r>
      <w:r>
        <w:rPr>
          <w:rFonts w:ascii="Liberation Serif" w:hAnsi="Liberation Serif"/>
        </w:rPr>
        <w:t xml:space="preserve">webs, </w:t>
      </w:r>
      <w:commentRangeStart w:id="25"/>
      <w:r>
        <w:rPr>
          <w:rFonts w:ascii="Liberation Serif" w:hAnsi="Liberation Serif"/>
        </w:rPr>
        <w:t>ecological networks describing direct predator-prey interactions,</w:t>
      </w:r>
      <w:r>
        <w:rPr>
          <w:rFonts w:ascii="Liberation Serif" w:hAnsi="Liberation Serif"/>
        </w:rPr>
      </w:r>
      <w:commentRangeEnd w:id="25"/>
      <w:r>
        <w:commentReference w:id="25"/>
      </w:r>
      <w:r>
        <w:rPr>
          <w:rFonts w:ascii="Liberation Serif" w:hAnsi="Liberation Serif"/>
        </w:rPr>
        <w:t xml:space="preserve"> for each protected and random areas </w:t>
      </w:r>
      <w:r>
        <w:rPr>
          <w:rFonts w:ascii="Liberation Serif" w:hAnsi="Liberation Serif"/>
        </w:rPr>
        <w:t xml:space="preserve">by </w:t>
      </w:r>
      <w:r>
        <w:rPr>
          <w:rFonts w:ascii="Liberation Serif" w:hAnsi="Liberation Serif"/>
        </w:rPr>
        <w:t>combin</w:t>
      </w:r>
      <w:r>
        <w:rPr>
          <w:rFonts w:ascii="Liberation Serif" w:hAnsi="Liberation Serif"/>
        </w:rPr>
        <w:t>ing a</w:t>
      </w:r>
      <w:r>
        <w:rPr>
          <w:rFonts w:ascii="Liberation Serif" w:hAnsi="Liberation Serif"/>
        </w:rPr>
        <w:t xml:space="preserve"> phylogenetic </w:t>
      </w:r>
      <w:r>
        <w:rPr>
          <w:rFonts w:ascii="Liberation Serif" w:hAnsi="Liberation Serif"/>
        </w:rPr>
        <w:t xml:space="preserve">method </w:t>
      </w:r>
      <w:r>
        <w:rPr>
          <w:rFonts w:ascii="Liberation Serif" w:hAnsi="Liberation Serif"/>
        </w:rPr>
        <w:t xml:space="preserve">with a trait-based approach </w:t>
      </w:r>
      <w:r>
        <w:rPr>
          <w:rFonts w:ascii="Liberation Serif" w:hAnsi="Liberation Serif"/>
          <w:position w:val="0"/>
          <w:sz w:val="24"/>
          <w:vertAlign w:val="baseline"/>
        </w:rPr>
        <w:t>(Pomeranz et al. 2019)</w:t>
      </w:r>
      <w:r>
        <w:rPr>
          <w:rFonts w:ascii="Liberation Serif" w:hAnsi="Liberation Serif"/>
        </w:rPr>
        <w:t xml:space="preserve">⁠. Phylogeny has been shown to be a good predictor of trophic interactions </w:t>
      </w:r>
      <w:r>
        <w:rPr>
          <w:rFonts w:ascii="Liberation Serif" w:hAnsi="Liberation Serif"/>
          <w:position w:val="0"/>
          <w:sz w:val="24"/>
          <w:vertAlign w:val="baseline"/>
        </w:rPr>
        <w:t>(Eklöf et al. 2012)</w:t>
      </w:r>
      <w:r>
        <w:rPr>
          <w:rFonts w:ascii="Liberation Serif" w:hAnsi="Liberation Serif"/>
        </w:rPr>
        <w:t xml:space="preserve">⁠, as closely related species share similar resources </w:t>
      </w:r>
      <w:r>
        <w:rPr>
          <w:rFonts w:ascii="Liberation Serif" w:hAnsi="Liberation Serif"/>
          <w:position w:val="0"/>
          <w:sz w:val="24"/>
          <w:vertAlign w:val="baseline"/>
        </w:rPr>
        <w:t>(Gray et al. 2015)</w:t>
      </w:r>
      <w:r>
        <w:rPr>
          <w:rFonts w:ascii="Liberation Serif" w:hAnsi="Liberation Serif"/>
        </w:rPr>
        <w:t xml:space="preserve">⁠. We performed phylogenetic inference at the family level, a reasonable trade-off between accuracy of predictions and data availability </w:t>
      </w:r>
      <w:r>
        <w:rPr>
          <w:rFonts w:ascii="Liberation Serif" w:hAnsi="Liberation Serif"/>
          <w:position w:val="0"/>
          <w:sz w:val="24"/>
          <w:vertAlign w:val="baseline"/>
        </w:rPr>
        <w:t>(Gray et al. 2015)</w:t>
      </w:r>
      <w:r>
        <w:rPr>
          <w:rFonts w:ascii="Liberation Serif" w:hAnsi="Liberation Serif"/>
        </w:rPr>
        <w:t xml:space="preserve">⁠, </w:t>
      </w:r>
      <w:r>
        <w:rPr>
          <w:rFonts w:ascii="Liberation Serif" w:hAnsi="Liberation Serif"/>
        </w:rPr>
        <w:t>and assigned e</w:t>
      </w:r>
      <w:r>
        <w:rPr>
          <w:rFonts w:ascii="Liberation Serif" w:hAnsi="Liberation Serif"/>
        </w:rPr>
        <w:t xml:space="preserve">ach </w:t>
      </w:r>
      <w:r>
        <w:rPr>
          <w:rFonts w:ascii="Liberation Serif" w:hAnsi="Liberation Serif"/>
        </w:rPr>
        <w:t xml:space="preserve">known </w:t>
      </w:r>
      <w:r>
        <w:rPr>
          <w:rFonts w:ascii="Liberation Serif" w:hAnsi="Liberation Serif"/>
        </w:rPr>
        <w:t xml:space="preserve">interaction between a prey and a predator to all species of the respective families. </w:t>
      </w:r>
      <w:r>
        <w:rPr>
          <w:rFonts w:ascii="Liberation Serif" w:hAnsi="Liberation Serif"/>
        </w:rPr>
        <w:t>Data of p</w:t>
      </w:r>
      <w:r>
        <w:rPr>
          <w:rFonts w:ascii="Liberation Serif" w:hAnsi="Liberation Serif"/>
        </w:rPr>
        <w:t>redator-prey interaction</w:t>
      </w:r>
      <w:r>
        <w:rPr>
          <w:rFonts w:ascii="Liberation Serif" w:hAnsi="Liberation Serif"/>
        </w:rPr>
        <w:t>s</w:t>
      </w:r>
      <w:r>
        <w:rPr>
          <w:rFonts w:ascii="Liberation Serif" w:hAnsi="Liberation Serif"/>
        </w:rPr>
        <w:t xml:space="preserve"> </w:t>
      </w:r>
      <w:r>
        <w:rPr>
          <w:rFonts w:ascii="Liberation Serif" w:hAnsi="Liberation Serif"/>
        </w:rPr>
        <w:t xml:space="preserve">was obtained </w:t>
      </w:r>
      <w:r>
        <w:rPr>
          <w:rFonts w:ascii="Liberation Serif" w:hAnsi="Liberation Serif"/>
        </w:rPr>
        <w:t xml:space="preserve">from the ECOWeB database (Cohen 2010), the Global Biotic Interactions database (GLOBI; </w:t>
      </w:r>
      <w:r>
        <w:rPr>
          <w:rFonts w:ascii="Liberation Serif" w:hAnsi="Liberation Serif"/>
          <w:position w:val="0"/>
          <w:sz w:val="24"/>
          <w:vertAlign w:val="baseline"/>
        </w:rPr>
        <w:t>Poelen et al. 2014</w:t>
      </w:r>
      <w:r>
        <w:rPr>
          <w:rFonts w:ascii="Liberation Serif" w:hAnsi="Liberation Serif"/>
        </w:rPr>
        <w:t xml:space="preserve">⁠), and two published food webs </w:t>
      </w:r>
      <w:r>
        <w:rPr>
          <w:rFonts w:ascii="Liberation Serif" w:hAnsi="Liberation Serif"/>
          <w:position w:val="0"/>
          <w:sz w:val="24"/>
          <w:vertAlign w:val="baseline"/>
        </w:rPr>
        <w:t>(Baskerville et al. 2011, De Visser et al. 2011)</w:t>
      </w:r>
      <w:r>
        <w:rPr>
          <w:rFonts w:ascii="Liberation Serif" w:hAnsi="Liberation Serif"/>
        </w:rPr>
        <w:t xml:space="preserve">⁠. We then used a trait-based approach to remove interactions inferred using phylogeny that were not supported by macroecological evidence </w:t>
      </w:r>
      <w:r>
        <w:rPr>
          <w:rFonts w:ascii="Liberation Serif" w:hAnsi="Liberation Serif"/>
          <w:position w:val="0"/>
          <w:sz w:val="24"/>
          <w:vertAlign w:val="baseline"/>
        </w:rPr>
        <w:t>(Pomeranz et al. 2019)</w:t>
      </w:r>
      <w:r>
        <w:rPr>
          <w:rFonts w:ascii="Liberation Serif" w:hAnsi="Liberation Serif"/>
        </w:rPr>
        <w:t xml:space="preserve">⁠. This trait-based approach uses the relationship between the body mass of prey and predators, which structures trophic interactions in food webs </w:t>
      </w:r>
      <w:r>
        <w:rPr>
          <w:rFonts w:ascii="Liberation Serif" w:hAnsi="Liberation Serif"/>
          <w:position w:val="0"/>
          <w:sz w:val="24"/>
          <w:vertAlign w:val="baseline"/>
        </w:rPr>
        <w:t>(Williams and Martinez 2000, Owen-Smith and Mills 2008, Segura et al. 2016)</w:t>
      </w:r>
      <w:r>
        <w:rPr>
          <w:rFonts w:ascii="Liberation Serif" w:hAnsi="Liberation Serif"/>
        </w:rPr>
        <w:t xml:space="preserve">⁠. Following previous studies </w:t>
      </w:r>
      <w:r>
        <w:rPr>
          <w:rFonts w:ascii="Liberation Serif" w:hAnsi="Liberation Serif"/>
          <w:position w:val="0"/>
          <w:sz w:val="24"/>
          <w:vertAlign w:val="baseline"/>
        </w:rPr>
        <w:t>(Gravel et al. 2013, Pomeranz et al. 2019)</w:t>
      </w:r>
      <w:r>
        <w:rPr>
          <w:rFonts w:ascii="Liberation Serif" w:hAnsi="Liberation Serif"/>
        </w:rPr>
        <w:t>⁠, we used the range within the 10% and the 90% regression quantiles to obtain dietary niches of carnivores, i.e. the body mass range of their prey. Phylogenetically inferred predator-prey interactions outside the dietary niche were removed from the food web</w:t>
      </w:r>
      <w:r>
        <w:rPr>
          <w:rFonts w:ascii="Liberation Serif" w:hAnsi="Liberation Serif"/>
        </w:rPr>
        <w:t>s</w:t>
      </w:r>
      <w:ins w:id="4" w:author="Berti Emilio" w:date="2020-03-04T15:46:00Z">
        <w:r>
          <w:rPr>
            <w:rFonts w:ascii="Liberation Serif" w:hAnsi="Liberation Serif"/>
          </w:rPr>
          <w:commentReference w:id="26"/>
        </w:r>
      </w:ins>
      <w:r>
        <w:rPr>
          <w:rFonts w:ascii="Liberation Serif" w:hAnsi="Liberation Serif"/>
        </w:rPr>
        <w:t>.</w:t>
      </w:r>
    </w:p>
    <w:p>
      <w:pPr>
        <w:pStyle w:val="TextBody"/>
        <w:bidi w:val="0"/>
        <w:spacing w:lineRule="auto" w:line="360"/>
        <w:rPr>
          <w:rFonts w:ascii="Liberation Serif" w:hAnsi="Liberation Serif"/>
        </w:rPr>
      </w:pPr>
      <w:r>
        <w:rPr>
          <w:rFonts w:ascii="Liberation Serif" w:hAnsi="Liberation Serif"/>
        </w:rPr>
        <w:t xml:space="preserve">After food webs were inferred, we used the herbivore-carnivore definition of Malhi et al. (2016) to assign species to a trophic level according to their diet and body mass, as this reflects the trophic and ecological role of species </w:t>
      </w:r>
      <w:r>
        <w:rPr>
          <w:rFonts w:ascii="Liberation Serif" w:hAnsi="Liberation Serif"/>
          <w:position w:val="0"/>
          <w:sz w:val="24"/>
          <w:vertAlign w:val="baseline"/>
        </w:rPr>
        <w:t>(Malhi et al. 2016)</w:t>
      </w:r>
      <w:r>
        <w:rPr>
          <w:rFonts w:ascii="Liberation Serif" w:hAnsi="Liberation Serif"/>
        </w:rPr>
        <w:t>⁠</w:t>
      </w:r>
      <w:r>
        <w:rPr>
          <w:rFonts w:ascii="Liberation Serif" w:hAnsi="Liberation Serif"/>
        </w:rPr>
        <w:commentReference w:id="27"/>
      </w:r>
      <w:r>
        <w:rPr>
          <w:rFonts w:ascii="Liberation Serif" w:hAnsi="Liberation Serif"/>
        </w:rPr>
        <w:t>. For carnivores, we divided them into three trophic levels: i) megacarnivores &gt;= 100 kg, which are generally apex predators that dominate food webs; ii) large carnivores 21.5</w:t>
      </w:r>
      <w:r>
        <w:rPr>
          <w:rFonts w:ascii="Liberation Serif" w:hAnsi="Liberation Serif"/>
          <w:sz w:val="22"/>
          <w:szCs w:val="22"/>
        </w:rPr>
        <w:t>–</w:t>
      </w:r>
      <w:r>
        <w:rPr>
          <w:rFonts w:ascii="Liberation Serif" w:hAnsi="Liberation Serif"/>
        </w:rPr>
        <w:t xml:space="preserve">99 kg, which can predate on large prey and are subjected to top-down control from megacarnivores; and iii) small carnivores &lt; 21.5 kg, which can predate only on smaller prey </w:t>
      </w:r>
      <w:r>
        <w:rPr>
          <w:rFonts w:ascii="Liberation Serif" w:hAnsi="Liberation Serif"/>
          <w:position w:val="0"/>
          <w:sz w:val="24"/>
          <w:vertAlign w:val="baseline"/>
        </w:rPr>
        <w:t>(Carbone et al. 1999)</w:t>
      </w:r>
      <w:r>
        <w:rPr>
          <w:rFonts w:ascii="Liberation Serif" w:hAnsi="Liberation Serif"/>
        </w:rPr>
        <w:t>. For herbivores, we also used three trophic levels: i) megaherbivores &gt;= 1,000 kg, which are mostly free from predation; ii) large herbivores 45</w:t>
      </w:r>
      <w:r>
        <w:rPr>
          <w:rFonts w:ascii="Liberation Serif" w:hAnsi="Liberation Serif"/>
          <w:sz w:val="22"/>
          <w:szCs w:val="22"/>
        </w:rPr>
        <w:t>–</w:t>
      </w:r>
      <w:r>
        <w:rPr>
          <w:rFonts w:ascii="Liberation Serif" w:hAnsi="Liberation Serif"/>
        </w:rPr>
        <w:t>999 kg, which are predated only by large carnivores and megacarnivores; and iii) small herbivores &lt; 45 kg, which are predated by all carnivore trophic levels (Hopcraft, Olff, &amp; Sinclair, 2010).</w:t>
      </w:r>
    </w:p>
    <w:p>
      <w:pPr>
        <w:pStyle w:val="Heading2"/>
        <w:spacing w:lineRule="auto" w:line="360"/>
        <w:rPr>
          <w:rFonts w:ascii="Liberation Serif" w:hAnsi="Liberation Serif"/>
        </w:rPr>
      </w:pPr>
      <w:bookmarkStart w:id="2" w:name="statistical-analyses"/>
      <w:bookmarkEnd w:id="2"/>
      <w:r>
        <w:rPr>
          <w:rFonts w:ascii="Liberation Serif" w:hAnsi="Liberation Serif"/>
        </w:rPr>
        <w:t>Statistical analyses</w:t>
      </w:r>
    </w:p>
    <w:p>
      <w:pPr>
        <w:pStyle w:val="TextBody"/>
        <w:bidi w:val="0"/>
        <w:spacing w:lineRule="auto" w:line="360"/>
        <w:rPr>
          <w:rFonts w:ascii="Liberation Serif" w:hAnsi="Liberation Serif"/>
        </w:rPr>
      </w:pPr>
      <w:r>
        <w:rPr>
          <w:rFonts w:ascii="Liberation Serif" w:hAnsi="Liberation Serif"/>
        </w:rPr>
        <w:t xml:space="preserve">For the three food web scenarios, we calculated </w:t>
      </w:r>
      <w:r>
        <w:rPr>
          <w:rFonts w:ascii="Liberation Serif" w:hAnsi="Liberation Serif"/>
        </w:rPr>
        <w:t>for each protected and random area</w:t>
      </w:r>
      <w:r>
        <w:rPr>
          <w:rFonts w:ascii="Liberation Serif" w:hAnsi="Liberation Serif"/>
        </w:rPr>
        <w:t xml:space="preserve"> the number of species present in each trophic level and the number of predator-prey interactions connecting trophic levels. We then </w:t>
      </w:r>
      <w:r>
        <w:rPr>
          <w:rFonts w:ascii="Liberation Serif" w:hAnsi="Liberation Serif"/>
        </w:rPr>
        <w:t>fitted</w:t>
      </w:r>
      <w:r>
        <w:rPr>
          <w:rFonts w:ascii="Liberation Serif" w:hAnsi="Liberation Serif"/>
        </w:rPr>
        <w:t xml:space="preserve"> </w:t>
      </w:r>
      <w:r>
        <w:rPr>
          <w:rFonts w:ascii="Liberation Serif" w:hAnsi="Liberation Serif"/>
        </w:rPr>
        <w:t xml:space="preserve">generalised </w:t>
      </w:r>
      <w:r>
        <w:rPr>
          <w:rFonts w:ascii="Liberation Serif" w:hAnsi="Liberation Serif"/>
        </w:rPr>
        <w:t xml:space="preserve">linear mixed models (GLMMs) </w:t>
      </w:r>
      <w:r>
        <w:rPr>
          <w:rFonts w:ascii="Liberation Serif" w:hAnsi="Liberation Serif"/>
        </w:rPr>
        <w:t xml:space="preserve">using the protected and random areas as replicate sample units to compare the changes between scenarios. </w:t>
      </w:r>
      <w:commentRangeStart w:id="28"/>
      <w:r>
        <w:rPr>
          <w:rFonts w:ascii="Liberation Serif" w:hAnsi="Liberation Serif"/>
        </w:rPr>
        <w:t xml:space="preserve">Specifically, we estimated: current debts, i.e. the differences between current and present-natural; rewilding credit, i.e. the differences between rewilding and current; and rewilding deficit, i.e. the differences between rewilding and present-natural. </w:t>
      </w:r>
      <w:commentRangeEnd w:id="28"/>
      <w:r>
        <w:commentReference w:id="28"/>
      </w:r>
      <w:r>
        <w:rPr>
          <w:rFonts w:ascii="Liberation Serif" w:hAnsi="Liberation Serif"/>
        </w:rPr>
      </w:r>
    </w:p>
    <w:p>
      <w:pPr>
        <w:pStyle w:val="TextBody"/>
        <w:bidi w:val="0"/>
        <w:spacing w:lineRule="auto" w:line="360"/>
        <w:rPr>
          <w:rFonts w:ascii="Liberation Serif" w:hAnsi="Liberation Serif"/>
        </w:rPr>
      </w:pPr>
      <w:r>
        <w:rPr>
          <w:rFonts w:ascii="Liberation Serif" w:hAnsi="Liberation Serif"/>
        </w:rPr>
        <w:t xml:space="preserve">We selected </w:t>
      </w:r>
      <w:r>
        <w:rPr>
          <w:rFonts w:ascii="Liberation Serif" w:hAnsi="Liberation Serif"/>
        </w:rPr>
        <w:t xml:space="preserve">the error distribution </w:t>
      </w:r>
      <w:r>
        <w:rPr>
          <w:rFonts w:ascii="Liberation Serif" w:hAnsi="Liberation Serif"/>
        </w:rPr>
        <w:t>for the GLMMs</w:t>
      </w:r>
      <w:r>
        <w:rPr>
          <w:rFonts w:ascii="Liberation Serif" w:hAnsi="Liberation Serif"/>
        </w:rPr>
        <w:t xml:space="preserve"> based on the response data type and to remedy overdispersion (Zuur </w:t>
      </w:r>
      <w:r>
        <w:rPr>
          <w:rFonts w:ascii="Liberation Serif" w:hAnsi="Liberation Serif"/>
        </w:rPr>
        <w:t>et al.</w:t>
      </w:r>
      <w:r>
        <w:rPr>
          <w:rFonts w:ascii="Liberation Serif" w:hAnsi="Liberation Serif"/>
        </w:rPr>
        <w:t xml:space="preserve"> 2009). We used a Poisson distribution to model the number of species at each trophic level with the fixed effects scenario, trophic level, and their interaction. A negative binomial distribution was used to model the predator-prey interactions across trophic levels with the fixed effects scenario, trophic levels involved in the link, and their interaction. </w:t>
      </w:r>
      <w:commentRangeStart w:id="29"/>
      <w:r>
        <w:rPr>
          <w:rFonts w:ascii="Liberation Serif" w:hAnsi="Liberation Serif"/>
          <w:color w:val="000000"/>
        </w:rPr>
        <w:t>Because preliminary analyses showed random areas had in general lower numbers of species and interactions than protected areas (</w:t>
      </w:r>
      <w:r>
        <w:rPr>
          <w:rFonts w:ascii="Liberation Serif" w:hAnsi="Liberation Serif"/>
          <w:i/>
          <w:iCs/>
          <w:color w:val="000000"/>
        </w:rPr>
        <w:t>P</w:t>
      </w:r>
      <w:r>
        <w:rPr>
          <w:rFonts w:ascii="Liberation Serif" w:hAnsi="Liberation Serif"/>
          <w:color w:val="000000"/>
        </w:rPr>
        <w:t xml:space="preserve"> &lt; 0.05), we analysed protected and random areas separately</w:t>
      </w:r>
      <w:r>
        <w:rPr>
          <w:rFonts w:ascii="Liberation Serif" w:hAnsi="Liberation Serif"/>
          <w:color w:val="000000"/>
        </w:rPr>
      </w:r>
      <w:commentRangeEnd w:id="29"/>
      <w:r>
        <w:commentReference w:id="29"/>
      </w:r>
      <w:r>
        <w:rPr>
          <w:rFonts w:ascii="Liberation Serif" w:hAnsi="Liberation Serif"/>
          <w:color w:val="000000"/>
        </w:rPr>
        <w:t>.</w:t>
      </w:r>
      <w:r>
        <w:rPr>
          <w:rFonts w:ascii="Liberation Serif" w:hAnsi="Liberation Serif"/>
          <w:color w:val="000000"/>
        </w:rPr>
        <w:commentReference w:id="30"/>
      </w:r>
      <w:r>
        <w:rPr>
          <w:rFonts w:ascii="Liberation Serif" w:hAnsi="Liberation Serif"/>
          <w:color w:val="000000"/>
        </w:rPr>
        <w:t xml:space="preserve"> For G</w:t>
      </w:r>
      <w:r>
        <w:rPr>
          <w:rFonts w:ascii="Liberation Serif" w:hAnsi="Liberation Serif"/>
        </w:rPr>
        <w:t xml:space="preserve">LMMs, we used the random effects food web ID and biogeographic realm. We assessed significance among scenarios by performing pair-wise contrasts with Bonferroni correction, </w:t>
      </w:r>
      <w:r>
        <w:rPr>
          <w:rFonts w:ascii="Liberation Serif" w:hAnsi="Liberation Serif"/>
        </w:rPr>
        <w:t xml:space="preserve">with overall significance set at </w:t>
      </w:r>
      <w:r>
        <w:rPr>
          <w:rFonts w:ascii="Liberation Serif" w:hAnsi="Liberation Serif"/>
          <w:i/>
          <w:iCs/>
        </w:rPr>
        <w:t>P</w:t>
      </w:r>
      <w:r>
        <w:rPr>
          <w:rFonts w:ascii="Liberation Serif" w:hAnsi="Liberation Serif"/>
        </w:rPr>
        <w:t xml:space="preserve"> &lt; 0.05</w:t>
      </w:r>
      <w:r>
        <w:rPr>
          <w:rFonts w:ascii="Liberation Serif" w:hAnsi="Liberation Serif"/>
        </w:rPr>
        <w:t xml:space="preserve">. </w:t>
      </w:r>
      <w:r>
        <w:rPr>
          <w:rFonts w:ascii="Liberation Serif" w:hAnsi="Liberation Serif"/>
          <w:strike w:val="false"/>
          <w:dstrike w:val="false"/>
          <w:position w:val="0"/>
          <w:sz w:val="24"/>
          <w:vertAlign w:val="baseline"/>
        </w:rPr>
        <w:t>W</w:t>
      </w:r>
      <w:r>
        <w:rPr>
          <w:rFonts w:ascii="Liberation Serif" w:hAnsi="Liberation Serif"/>
          <w:position w:val="0"/>
          <w:sz w:val="24"/>
          <w:vertAlign w:val="baseline"/>
        </w:rPr>
        <w:t xml:space="preserve">e checked model assumptions </w:t>
      </w:r>
      <w:r>
        <w:rPr>
          <w:rFonts w:ascii="Liberation Serif" w:hAnsi="Liberation Serif"/>
          <w:position w:val="0"/>
          <w:sz w:val="24"/>
          <w:vertAlign w:val="baseline"/>
        </w:rPr>
        <w:t xml:space="preserve">were met for GLMMs </w:t>
      </w:r>
      <w:r>
        <w:rPr>
          <w:rFonts w:ascii="Liberation Serif" w:hAnsi="Liberation Serif"/>
          <w:position w:val="0"/>
          <w:sz w:val="24"/>
          <w:vertAlign w:val="baseline"/>
        </w:rPr>
        <w:t>through inspection of the residuals (Zuur et al. 2009).</w:t>
      </w:r>
      <w:r>
        <w:rPr>
          <w:rFonts w:ascii="Liberation Serif" w:hAnsi="Liberation Serif"/>
        </w:rPr>
        <w:t xml:space="preserve"> </w:t>
      </w:r>
      <w:r>
        <w:rPr>
          <w:rFonts w:ascii="Liberation Serif" w:hAnsi="Liberation Serif"/>
        </w:rPr>
        <w:t>We assessed GLMMs goodness-of-fit by calculating the marginal R</w:t>
      </w:r>
      <w:r>
        <w:rPr>
          <w:rFonts w:ascii="Liberation Serif" w:hAnsi="Liberation Serif"/>
          <w:vertAlign w:val="superscript"/>
        </w:rPr>
        <w:t>2</w:t>
      </w:r>
      <w:r>
        <w:rPr>
          <w:rFonts w:ascii="Liberation Serif" w:hAnsi="Liberation Serif"/>
          <w:position w:val="0"/>
          <w:sz w:val="24"/>
          <w:vertAlign w:val="baseline"/>
        </w:rPr>
        <w:t>, the proportion of variance in the data explained by only the fixed effects, and the conditional R</w:t>
      </w:r>
      <w:r>
        <w:rPr>
          <w:rFonts w:ascii="Liberation Serif" w:hAnsi="Liberation Serif"/>
          <w:vertAlign w:val="superscript"/>
        </w:rPr>
        <w:t>2</w:t>
      </w:r>
      <w:r>
        <w:rPr>
          <w:rFonts w:ascii="Liberation Serif" w:hAnsi="Liberation Serif"/>
          <w:position w:val="0"/>
          <w:sz w:val="24"/>
          <w:vertAlign w:val="baseline"/>
        </w:rPr>
        <w:t>, the propo</w:t>
      </w:r>
      <w:r>
        <w:rPr>
          <w:rFonts w:ascii="Liberation Serif" w:hAnsi="Liberation Serif"/>
          <w:position w:val="0"/>
          <w:sz w:val="24"/>
          <w:vertAlign w:val="baseline"/>
        </w:rPr>
        <w:t>r</w:t>
      </w:r>
      <w:r>
        <w:rPr>
          <w:rFonts w:ascii="Liberation Serif" w:hAnsi="Liberation Serif"/>
          <w:position w:val="0"/>
          <w:sz w:val="24"/>
          <w:vertAlign w:val="baseline"/>
        </w:rPr>
        <w:t xml:space="preserve">tion of variance in the data explained by both fixed and random effects (Nakagawa &amp; Schielzeth 2013). </w:t>
      </w:r>
      <w:commentRangeStart w:id="31"/>
      <w:r>
        <w:rPr>
          <w:rFonts w:ascii="Liberation Serif" w:hAnsi="Liberation Serif"/>
          <w:strike w:val="false"/>
          <w:dstrike w:val="false"/>
          <w:position w:val="0"/>
          <w:sz w:val="24"/>
          <w:vertAlign w:val="baseline"/>
        </w:rPr>
        <w:t xml:space="preserve">GLMMs had in general very good fit, explaining </w:t>
      </w:r>
      <w:r>
        <w:rPr>
          <w:rFonts w:ascii="Liberation Serif" w:hAnsi="Liberation Serif"/>
          <w:strike w:val="false"/>
          <w:dstrike w:val="false"/>
          <w:position w:val="0"/>
          <w:sz w:val="24"/>
          <w:vertAlign w:val="baseline"/>
        </w:rPr>
        <w:t>on average 67</w:t>
      </w:r>
      <w:r>
        <w:rPr>
          <w:rFonts w:ascii="Liberation Serif" w:hAnsi="Liberation Serif"/>
          <w:strike w:val="false"/>
          <w:dstrike w:val="false"/>
          <w:position w:val="0"/>
          <w:sz w:val="24"/>
          <w:vertAlign w:val="baseline"/>
        </w:rPr>
        <w:t xml:space="preserve">% of the variance in the data when only fixed effect was considered and </w:t>
      </w:r>
      <w:r>
        <w:rPr>
          <w:rFonts w:ascii="Liberation Serif" w:hAnsi="Liberation Serif"/>
          <w:strike w:val="false"/>
          <w:dstrike w:val="false"/>
          <w:position w:val="0"/>
          <w:sz w:val="24"/>
          <w:vertAlign w:val="baseline"/>
        </w:rPr>
        <w:t xml:space="preserve">95% of the variance </w:t>
      </w:r>
      <w:r>
        <w:rPr>
          <w:rFonts w:ascii="Liberation Serif" w:hAnsi="Liberation Serif"/>
          <w:strike w:val="false"/>
          <w:dstrike w:val="false"/>
          <w:position w:val="0"/>
          <w:sz w:val="24"/>
          <w:vertAlign w:val="baseline"/>
        </w:rPr>
        <w:t>when also the random effect was included.</w:t>
      </w:r>
      <w:r>
        <w:rPr>
          <w:rFonts w:ascii="Liberation Serif" w:hAnsi="Liberation Serif"/>
          <w:strike w:val="false"/>
          <w:dstrike w:val="false"/>
          <w:position w:val="0"/>
          <w:sz w:val="24"/>
          <w:vertAlign w:val="baseline"/>
        </w:rPr>
      </w:r>
      <w:ins w:id="5" w:author="Berti Emilio" w:date="2020-03-04T13:53:00Z">
        <w:commentRangeEnd w:id="31"/>
        <w:r>
          <w:commentReference w:id="31"/>
        </w:r>
        <w:r>
          <w:rPr>
            <w:rFonts w:ascii="Liberation Serif" w:hAnsi="Liberation Serif"/>
            <w:strike w:val="false"/>
            <w:dstrike w:val="false"/>
            <w:position w:val="0"/>
            <w:sz w:val="24"/>
            <w:vertAlign w:val="baseline"/>
          </w:rPr>
          <w:t xml:space="preserve"> </w:t>
        </w:r>
      </w:ins>
    </w:p>
    <w:p>
      <w:pPr>
        <w:pStyle w:val="TextBody"/>
        <w:bidi w:val="0"/>
        <w:spacing w:lineRule="auto" w:line="360"/>
        <w:rPr>
          <w:rFonts w:ascii="Liberation Serif" w:hAnsi="Liberation Serif"/>
        </w:rPr>
      </w:pPr>
      <w:r>
        <w:rPr>
          <w:rFonts w:ascii="Liberation Serif" w:hAnsi="Liberation Serif"/>
          <w:strike w:val="false"/>
          <w:dstrike w:val="false"/>
          <w:position w:val="0"/>
          <w:sz w:val="24"/>
          <w:vertAlign w:val="baseline"/>
        </w:rPr>
        <w:t>To estimate the magnitude of the change between scenarios, w</w:t>
      </w:r>
      <w:r>
        <w:rPr>
          <w:rFonts w:ascii="Liberation Serif" w:hAnsi="Liberation Serif"/>
        </w:rPr>
        <w:t xml:space="preserve">e calculated Cohen’s </w:t>
      </w:r>
      <w:r>
        <w:rPr>
          <w:rFonts w:ascii="Liberation Serif" w:hAnsi="Liberation Serif"/>
          <w:i/>
          <w:iCs/>
        </w:rPr>
        <w:t>d</w:t>
      </w:r>
      <w:r>
        <w:rPr>
          <w:rFonts w:ascii="Liberation Serif" w:hAnsi="Liberation Serif"/>
        </w:rPr>
        <w:t xml:space="preserve"> effect size, assessing thus whether</w:t>
      </w:r>
      <w:r>
        <w:rPr>
          <w:rFonts w:ascii="Liberation Serif" w:hAnsi="Liberation Serif"/>
        </w:rPr>
        <w:t xml:space="preserve"> significant differences were also ecologically meaningful (Nakagawa &amp; Schielzeth, 2010). </w:t>
      </w:r>
      <w:r>
        <w:rPr>
          <w:rFonts w:ascii="Liberation Serif" w:hAnsi="Liberation Serif"/>
        </w:rPr>
        <w:t xml:space="preserve">We estimated </w:t>
      </w:r>
      <w:r>
        <w:rPr>
          <w:rFonts w:ascii="Liberation Serif" w:hAnsi="Liberation Serif"/>
        </w:rPr>
        <w:t xml:space="preserve">Cohen’s </w:t>
      </w:r>
      <w:r>
        <w:rPr>
          <w:rFonts w:ascii="Liberation Serif" w:hAnsi="Liberation Serif"/>
          <w:i/>
          <w:iCs/>
        </w:rPr>
        <w:t>d</w:t>
      </w:r>
      <w:r>
        <w:rPr>
          <w:rFonts w:ascii="Liberation Serif" w:hAnsi="Liberation Serif"/>
        </w:rPr>
        <w:t xml:space="preserve"> </w:t>
      </w:r>
      <w:r>
        <w:rPr>
          <w:rFonts w:ascii="Liberation Serif" w:hAnsi="Liberation Serif"/>
        </w:rPr>
        <w:t>as the</w:t>
      </w:r>
      <w:r>
        <w:rPr>
          <w:rFonts w:ascii="Liberation Serif" w:hAnsi="Liberation Serif"/>
        </w:rPr>
        <w:t xml:space="preserve"> standardized difference between </w:t>
      </w:r>
      <w:r>
        <w:rPr>
          <w:rFonts w:ascii="Liberation Serif" w:hAnsi="Liberation Serif"/>
        </w:rPr>
        <w:t xml:space="preserve">GLMMs </w:t>
      </w:r>
      <w:r>
        <w:rPr>
          <w:rFonts w:ascii="Liberation Serif" w:hAnsi="Liberation Serif"/>
        </w:rPr>
        <w:t xml:space="preserve">estimates </w:t>
      </w:r>
      <w:r>
        <w:rPr>
          <w:rFonts w:ascii="Liberation Serif" w:hAnsi="Liberation Serif"/>
        </w:rPr>
        <w:t>and defined, following Cohen (1988) and Sawilowsky (2009), the ecological relevance of the change</w:t>
      </w:r>
      <w:r>
        <w:rPr>
          <w:rFonts w:ascii="Liberation Serif" w:hAnsi="Liberation Serif"/>
        </w:rPr>
        <w:t xml:space="preserve"> as: very small (</w:t>
      </w:r>
      <w:r>
        <w:rPr>
          <w:rFonts w:ascii="Liberation Serif" w:hAnsi="Liberation Serif"/>
          <w:i/>
          <w:iCs/>
        </w:rPr>
        <w:t>d</w:t>
      </w:r>
      <w:r>
        <w:rPr>
          <w:rFonts w:ascii="Liberation Serif" w:hAnsi="Liberation Serif"/>
        </w:rPr>
        <w:t xml:space="preserve"> = 0.00–0.20), small (</w:t>
      </w:r>
      <w:r>
        <w:rPr>
          <w:rFonts w:ascii="Liberation Serif" w:hAnsi="Liberation Serif"/>
          <w:i/>
          <w:iCs/>
        </w:rPr>
        <w:t>d</w:t>
      </w:r>
      <w:r>
        <w:rPr>
          <w:rFonts w:ascii="Liberation Serif" w:hAnsi="Liberation Serif"/>
        </w:rPr>
        <w:t xml:space="preserve"> = 0.20–0.49), medium effect sizes (</w:t>
      </w:r>
      <w:r>
        <w:rPr>
          <w:rFonts w:ascii="Liberation Serif" w:hAnsi="Liberation Serif"/>
          <w:i/>
          <w:iCs/>
        </w:rPr>
        <w:t>d</w:t>
      </w:r>
      <w:r>
        <w:rPr>
          <w:rFonts w:ascii="Liberation Serif" w:hAnsi="Liberation Serif"/>
        </w:rPr>
        <w:t xml:space="preserve"> = 0.50–0.79), large (</w:t>
      </w:r>
      <w:r>
        <w:rPr>
          <w:rFonts w:ascii="Liberation Serif" w:hAnsi="Liberation Serif"/>
          <w:i/>
          <w:iCs/>
        </w:rPr>
        <w:t>d</w:t>
      </w:r>
      <w:r>
        <w:rPr>
          <w:rFonts w:ascii="Liberation Serif" w:hAnsi="Liberation Serif"/>
        </w:rPr>
        <w:t xml:space="preserve"> = 0.80–1.20 ), very large (</w:t>
      </w:r>
      <w:r>
        <w:rPr>
          <w:rFonts w:ascii="Liberation Serif" w:hAnsi="Liberation Serif"/>
          <w:i/>
          <w:iCs/>
        </w:rPr>
        <w:t>d</w:t>
      </w:r>
      <w:r>
        <w:rPr>
          <w:rFonts w:ascii="Liberation Serif" w:hAnsi="Liberation Serif"/>
        </w:rPr>
        <w:t xml:space="preserve"> = 1.20–2.00), and huge (</w:t>
      </w:r>
      <w:r>
        <w:rPr>
          <w:rFonts w:ascii="Liberation Serif" w:hAnsi="Liberation Serif"/>
          <w:i/>
          <w:iCs/>
        </w:rPr>
        <w:t>d</w:t>
      </w:r>
      <w:r>
        <w:rPr>
          <w:rFonts w:ascii="Liberation Serif" w:hAnsi="Liberation Serif"/>
        </w:rPr>
        <w:t xml:space="preserve"> ≥ 2.00). </w:t>
      </w:r>
    </w:p>
    <w:p>
      <w:pPr>
        <w:pStyle w:val="TextBody"/>
        <w:bidi w:val="0"/>
        <w:spacing w:lineRule="auto" w:line="360"/>
        <w:rPr>
          <w:rFonts w:ascii="Liberation Serif" w:hAnsi="Liberation Serif"/>
        </w:rPr>
      </w:pPr>
      <w:r>
        <w:rPr>
          <w:rFonts w:ascii="Liberation Serif" w:hAnsi="Liberation Serif"/>
        </w:rPr>
        <w:t xml:space="preserve">Data processing and analyses were performed in the R programming language version 3.6.1 (R Core Team, 2018). </w:t>
      </w:r>
      <w:r>
        <w:rPr>
          <w:rFonts w:ascii="Liberation Serif" w:hAnsi="Liberation Serif"/>
        </w:rPr>
        <w:t xml:space="preserve">We used package maxnet (Phillips 2017) to model climatic suitability of species, quantreg (Koenker 2019) to perform quantile regression on the dietary niches of predators, and modelbased (Makowski et al. 2019) </w:t>
      </w:r>
      <w:del w:id="6" w:author="Unknown Author" w:date="2020-03-16T09:14:00Z">
        <w:r>
          <w:rPr>
            <w:rFonts w:ascii="Liberation Serif" w:hAnsi="Liberation Serif"/>
          </w:rPr>
          <w:delText>using packages tidyverse (Wickham, 2017), maxnet (S. Phillips, 2017), dismo (R. J. Hijmans, Phillips, Leathwick, &amp; Elith, 2017), sf (Pebesma, 2018), raster (R. J. Hijmans, 2019), doParallel (Corporation &amp; Weston, 2018), foreach (Microsoft &amp; Weston, 2017), quantreg (Koenker, 2019), performance (Lüdecke, Makowski, &amp; Waggoner, 2019), emmeans (Lenth, 2019), and estimate (Makowski &amp; Lüdecke, 2019).</w:delText>
        </w:r>
      </w:del>
      <w:r>
        <w:rPr>
          <w:rFonts w:ascii="Liberation Serif" w:hAnsi="Liberation Serif"/>
        </w:rPr>
        <w:commentReference w:id="32"/>
      </w:r>
      <w:r>
        <w:rPr>
          <w:rFonts w:ascii="Liberation Serif" w:hAnsi="Liberation Serif"/>
        </w:rPr>
        <w:t xml:space="preserve"> All spatial analyses were conducted using the Behrmann cylindrical equal-area projection. Biogeographic realms were derived using the shapefile from the World Wildlife Foundation (WWF; Olson et al., 2001). Figures were made using packages ggplot2 (Wickham, 2016) with maps displayed in the Molleweide projection.</w:t>
      </w:r>
    </w:p>
    <w:p>
      <w:pPr>
        <w:pStyle w:val="Heading1"/>
        <w:spacing w:lineRule="auto" w:line="360"/>
        <w:rPr>
          <w:rFonts w:ascii="Liberation Serif" w:hAnsi="Liberation Serif"/>
        </w:rPr>
      </w:pPr>
      <w:bookmarkStart w:id="3" w:name="results"/>
      <w:bookmarkEnd w:id="3"/>
      <w:r>
        <w:rPr>
          <w:rFonts w:ascii="Liberation Serif" w:hAnsi="Liberation Serif"/>
        </w:rPr>
        <w:t>Results</w:t>
      </w:r>
    </w:p>
    <w:p>
      <w:pPr>
        <w:pStyle w:val="TextBody"/>
        <w:bidi w:val="0"/>
        <w:spacing w:lineRule="auto" w:line="360"/>
        <w:rPr>
          <w:rFonts w:ascii="Liberation Serif" w:hAnsi="Liberation Serif"/>
        </w:rPr>
      </w:pPr>
      <w:r>
        <w:rPr>
          <w:rFonts w:ascii="Liberation Serif" w:hAnsi="Liberation Serif"/>
        </w:rPr>
        <w:t xml:space="preserve">In </w:t>
      </w:r>
      <w:r>
        <w:rPr>
          <w:rFonts w:ascii="Liberation Serif" w:hAnsi="Liberation Serif"/>
        </w:rPr>
        <w:t xml:space="preserve">the </w:t>
      </w:r>
      <w:r>
        <w:rPr>
          <w:rFonts w:ascii="Liberation Serif" w:hAnsi="Liberation Serif"/>
        </w:rPr>
        <w:t xml:space="preserve">protected areas, we found a significantly lower number of species in trophic levels under current conditions than in the present-natural scenario except for small herbivores and small carnivores (Table 1). </w:t>
      </w:r>
      <w:commentRangeStart w:id="33"/>
      <w:r>
        <w:rPr>
          <w:rFonts w:ascii="Liberation Serif" w:hAnsi="Liberation Serif"/>
        </w:rPr>
        <w:t>The</w:t>
      </w:r>
      <w:r>
        <w:rPr>
          <w:rFonts w:ascii="Liberation Serif" w:hAnsi="Liberation Serif"/>
        </w:rPr>
      </w:r>
      <w:commentRangeEnd w:id="33"/>
      <w:r>
        <w:commentReference w:id="33"/>
      </w:r>
      <w:r>
        <w:rPr>
          <w:rFonts w:ascii="Liberation Serif" w:hAnsi="Liberation Serif"/>
        </w:rPr>
        <w:t xml:space="preserve"> number of megacarnivores decreased on average from 2.07 to 0.60 (Fig. 2); despite the relatively small difference, the effect size of this change was very large, indicating the decrease was ecologically important. Megaherbivores also declined of a relatively small but with very large effect size difference, declining on average from 2.82 to 0.47 in numbers. Numbers of large carnivores slightly decreased from 3.66 to 2.58, but with small effect size, indicating their declines had minor ecological effects. Average numbers of large herbivores decreased from 8.91 to 3.92, a difference with large effect size. Small carnivores numbers slightly decreased on average from 22.4 to 21.1, but with very small effect size, indicating negligible ecological effects. Small herbivores did not declined significantly</w:t>
      </w:r>
      <w:r>
        <w:rPr>
          <w:rFonts w:ascii="Liberation Serif" w:hAnsi="Liberation Serif"/>
          <w:i w:val="false"/>
          <w:iCs w:val="false"/>
        </w:rPr>
        <w:t xml:space="preserve"> </w:t>
      </w:r>
      <w:r>
        <w:rPr>
          <w:rFonts w:ascii="Liberation Serif" w:hAnsi="Liberation Serif"/>
          <w:i w:val="false"/>
          <w:iCs w:val="false"/>
        </w:rPr>
        <w:t>and their average number remained constant at around 28.05.</w:t>
      </w:r>
    </w:p>
    <w:p>
      <w:pPr>
        <w:pStyle w:val="TextBody"/>
        <w:bidi w:val="0"/>
        <w:spacing w:lineRule="auto" w:line="360"/>
        <w:rPr>
          <w:rFonts w:ascii="Liberation Serif" w:hAnsi="Liberation Serif"/>
        </w:rPr>
      </w:pPr>
      <w:commentRangeStart w:id="34"/>
      <w:r>
        <w:rPr>
          <w:rFonts w:ascii="Liberation Serif" w:hAnsi="Liberation Serif"/>
          <w:strike w:val="false"/>
          <w:dstrike w:val="false"/>
        </w:rPr>
        <w:t>Under the rewilding scenario</w:t>
      </w:r>
      <w:r>
        <w:rPr>
          <w:rFonts w:ascii="Liberation Serif" w:hAnsi="Liberation Serif"/>
        </w:rPr>
        <w:t>, the number of</w:t>
      </w:r>
      <w:r>
        <w:rPr>
          <w:rFonts w:ascii="Liberation Serif" w:hAnsi="Liberation Serif"/>
        </w:rPr>
        <w:t xml:space="preserve"> </w:t>
      </w:r>
      <w:r>
        <w:rPr>
          <w:rFonts w:ascii="Liberation Serif" w:hAnsi="Liberation Serif"/>
        </w:rPr>
        <w:t>species increased for megacarnivores to 1.09 (medium effect size), for megaherbivores to 0.87 (medium effect size), for large herbivores to 5.44 (small effect size), but did not change for large carnivores, small carnivores and small herbivores (Table 1).</w:t>
      </w:r>
      <w:r>
        <w:rPr>
          <w:rFonts w:ascii="Liberation Serif" w:hAnsi="Liberation Serif"/>
        </w:rPr>
      </w:r>
      <w:commentRangeEnd w:id="34"/>
      <w:r>
        <w:commentReference w:id="34"/>
      </w:r>
      <w:r>
        <w:rPr>
          <w:rFonts w:ascii="Liberation Serif" w:hAnsi="Liberation Serif"/>
          <w:color w:val="B2B2B2"/>
        </w:rPr>
        <w:t xml:space="preserve"> </w:t>
      </w:r>
      <w:r>
        <w:rPr>
          <w:rFonts w:ascii="Liberation Serif" w:hAnsi="Liberation Serif"/>
        </w:rPr>
        <w:t xml:space="preserve">The number of species in the rewilding scenario was not completely restored to present-natural levels, but there were statistically significant differences. </w:t>
      </w:r>
      <w:r>
        <w:rPr>
          <w:rFonts w:ascii="Liberation Serif" w:hAnsi="Liberation Serif"/>
        </w:rPr>
        <w:t>In particular,</w:t>
      </w:r>
      <w:r>
        <w:rPr>
          <w:rFonts w:ascii="Liberation Serif" w:hAnsi="Liberation Serif"/>
        </w:rPr>
        <w:t xml:space="preserve"> </w:t>
      </w:r>
      <w:r>
        <w:rPr>
          <w:rFonts w:ascii="Liberation Serif" w:hAnsi="Liberation Serif"/>
        </w:rPr>
        <w:t>the</w:t>
      </w:r>
      <w:r>
        <w:rPr>
          <w:rFonts w:ascii="Liberation Serif" w:hAnsi="Liberation Serif"/>
        </w:rPr>
        <w:t xml:space="preserve"> </w:t>
      </w:r>
      <w:r>
        <w:rPr>
          <w:rFonts w:ascii="Liberation Serif" w:hAnsi="Liberation Serif"/>
        </w:rPr>
        <w:t xml:space="preserve">numbers remained significantly lower for megacarnivores </w:t>
      </w:r>
      <w:r>
        <w:rPr>
          <w:rFonts w:ascii="Liberation Serif" w:hAnsi="Liberation Serif"/>
        </w:rPr>
        <w:t xml:space="preserve">(medium effect size), </w:t>
      </w:r>
      <w:r>
        <w:rPr>
          <w:rFonts w:ascii="Liberation Serif" w:hAnsi="Liberation Serif"/>
        </w:rPr>
        <w:t xml:space="preserve">for </w:t>
      </w:r>
      <w:r>
        <w:rPr>
          <w:rFonts w:ascii="Liberation Serif" w:hAnsi="Liberation Serif"/>
        </w:rPr>
        <w:t xml:space="preserve"> megaherbivores (large effect size), </w:t>
      </w:r>
      <w:r>
        <w:rPr>
          <w:rFonts w:ascii="Liberation Serif" w:hAnsi="Liberation Serif"/>
        </w:rPr>
        <w:t xml:space="preserve">for </w:t>
      </w:r>
      <w:r>
        <w:rPr>
          <w:rFonts w:ascii="Liberation Serif" w:hAnsi="Liberation Serif"/>
        </w:rPr>
        <w:t xml:space="preserve">large carnivores (small effect size), and </w:t>
      </w:r>
      <w:r>
        <w:rPr>
          <w:rFonts w:ascii="Liberation Serif" w:hAnsi="Liberation Serif"/>
        </w:rPr>
        <w:t xml:space="preserve">for </w:t>
      </w:r>
      <w:r>
        <w:rPr>
          <w:rFonts w:ascii="Liberation Serif" w:hAnsi="Liberation Serif"/>
        </w:rPr>
        <w:t xml:space="preserve">large herbivores (small effect size). </w:t>
      </w:r>
    </w:p>
    <w:p>
      <w:pPr>
        <w:pStyle w:val="TextBody"/>
        <w:bidi w:val="0"/>
        <w:spacing w:lineRule="auto" w:line="360"/>
        <w:rPr>
          <w:rFonts w:ascii="Liberation Serif" w:hAnsi="Liberation Serif"/>
        </w:rPr>
      </w:pPr>
      <w:r>
        <w:rPr>
          <w:rFonts w:ascii="Liberation Serif" w:hAnsi="Liberation Serif"/>
        </w:rPr>
        <w:t xml:space="preserve">In </w:t>
      </w:r>
      <w:r>
        <w:rPr>
          <w:rFonts w:ascii="Liberation Serif" w:hAnsi="Liberation Serif"/>
        </w:rPr>
        <w:t xml:space="preserve">the </w:t>
      </w:r>
      <w:r>
        <w:rPr>
          <w:rFonts w:ascii="Liberation Serif" w:hAnsi="Liberation Serif"/>
        </w:rPr>
        <w:t xml:space="preserve">random areas, we observed similar patterns, but with </w:t>
      </w:r>
      <w:r>
        <w:rPr>
          <w:rFonts w:ascii="Liberation Serif" w:hAnsi="Liberation Serif"/>
        </w:rPr>
        <w:t>stronger</w:t>
      </w:r>
      <w:r>
        <w:rPr>
          <w:rFonts w:ascii="Liberation Serif" w:hAnsi="Liberation Serif"/>
        </w:rPr>
        <w:t xml:space="preserve"> effect sizes </w:t>
      </w:r>
      <w:r>
        <w:rPr>
          <w:rFonts w:ascii="Liberation Serif" w:hAnsi="Liberation Serif"/>
        </w:rPr>
        <w:t xml:space="preserve">showing more intense declines in the number of species from present-natural to current conditions and larger recoveries from current to rewilding scenario </w:t>
      </w:r>
      <w:r>
        <w:rPr>
          <w:rFonts w:ascii="Liberation Serif" w:hAnsi="Liberation Serif"/>
        </w:rPr>
        <w:t xml:space="preserve">(Table1, </w:t>
      </w:r>
      <w:r>
        <w:rPr>
          <w:rFonts w:ascii="Liberation Serif" w:hAnsi="Liberation Serif"/>
        </w:rPr>
        <w:t>Fig.</w:t>
      </w:r>
      <w:r>
        <w:rPr>
          <w:rFonts w:ascii="Liberation Serif" w:hAnsi="Liberation Serif"/>
        </w:rPr>
        <w:t xml:space="preserve"> 2). </w:t>
      </w:r>
      <w:r>
        <w:rPr>
          <w:rFonts w:ascii="Liberation Serif" w:hAnsi="Liberation Serif"/>
        </w:rPr>
        <w:t>The relative amount of the number of species compared to present-natural remained, however, at similar proportions for all trophic levels in both protected and random areas, as shown by the similar effect sizes. Only large carnivores recovered more strongly in the random areas (medium effect size) compared to protected areas (small effect size). Overall, current debts and rewilding credit were both higher in random than in protected areas, whereas rewilding deficits were mostly comparable.</w:t>
      </w:r>
    </w:p>
    <w:p>
      <w:pPr>
        <w:pStyle w:val="TextBody"/>
        <w:pageBreakBefore w:val="false"/>
        <w:spacing w:lineRule="auto" w:line="360"/>
        <w:rPr>
          <w:rFonts w:ascii="Liberation Serif" w:hAnsi="Liberation Serif"/>
        </w:rPr>
      </w:pPr>
      <w:r>
        <w:rPr>
          <w:rFonts w:ascii="Liberation Serif" w:hAnsi="Liberation Serif"/>
        </w:rPr>
        <w:t xml:space="preserve">Among trophic levels, </w:t>
      </w:r>
      <w:r>
        <w:rPr>
          <w:rFonts w:ascii="Liberation Serif" w:hAnsi="Liberation Serif"/>
        </w:rPr>
        <w:t xml:space="preserve">we found </w:t>
      </w:r>
      <w:r>
        <w:rPr>
          <w:rFonts w:ascii="Liberation Serif" w:hAnsi="Liberation Serif"/>
        </w:rPr>
        <w:t>the numbers of predator-prey interactions decreased between present-natural and current conditions in protected areas (</w:t>
      </w:r>
      <w:r>
        <w:rPr>
          <w:rFonts w:ascii="Liberation Serif" w:hAnsi="Liberation Serif"/>
        </w:rPr>
        <w:t>Table 2</w:t>
      </w:r>
      <w:r>
        <w:rPr>
          <w:rFonts w:ascii="Liberation Serif" w:hAnsi="Liberation Serif"/>
        </w:rPr>
        <w:t xml:space="preserve">). All </w:t>
      </w:r>
      <w:r>
        <w:rPr>
          <w:rFonts w:ascii="Liberation Serif" w:hAnsi="Liberation Serif"/>
        </w:rPr>
        <w:t xml:space="preserve">interactions where the predators were megacarnivores </w:t>
      </w:r>
      <w:r>
        <w:rPr>
          <w:rFonts w:ascii="Liberation Serif" w:hAnsi="Liberation Serif"/>
        </w:rPr>
        <w:t xml:space="preserve"> significantly </w:t>
      </w:r>
      <w:r>
        <w:rPr>
          <w:rFonts w:ascii="Liberation Serif" w:hAnsi="Liberation Serif"/>
        </w:rPr>
        <w:t>decreased (Fig. 3). In particular, the number predator-prey interactions between megacarnivores and large carnivores were reduced from an average of 2.33 to 0.64, between megacarnivores and large herbivores from 5.13 to 0.75, between megacarnivores and small carnivores from 11.10 to 2.60, and from megacarnivores and small herbivores from 17.70 to 4.77. All these declines had very large effect sizes, indicating that they had large ecological effects despite relatively small changes. The numbers of predatory interactions between large carnivores and large herbivores also decreased significantly, from an average value of 2.22 to 0.88, with a very large effect size. The number of interactions between large carnivores and small carnivores declined from 12.40 to 8.21 and between large carnivores and small herbivores decreased from 30.30 to 23.30, in both cases with small effect sizes. The numbers of interactions between small carnivores and small herbivores were not significantly different under present-natural and current conditions.</w:t>
      </w:r>
    </w:p>
    <w:p>
      <w:pPr>
        <w:pStyle w:val="TextBody"/>
        <w:spacing w:lineRule="auto" w:line="360"/>
        <w:rPr>
          <w:rFonts w:ascii="Liberation Serif" w:hAnsi="Liberation Serif"/>
        </w:rPr>
      </w:pPr>
      <w:r>
        <w:rPr>
          <w:rFonts w:ascii="Liberation Serif" w:hAnsi="Liberation Serif"/>
          <w:strike w:val="false"/>
          <w:dstrike w:val="false"/>
        </w:rPr>
        <w:t>Under the rewilding scenario</w:t>
      </w:r>
      <w:r>
        <w:rPr>
          <w:rFonts w:ascii="Liberation Serif" w:hAnsi="Liberation Serif"/>
        </w:rPr>
        <w:t>, the number of interactions increased for megacarnivores-large carnivores to 1.33 (medium effect size) for megacarnivores-large herbivores to 1.56 (large effect size), for megacarnivores-small carnivores to 6.00 (large effect size), for megacarnivores-small herbivores to 10.00 (medium effect size), for large carnivores-small carnivores to 10.80 (small effect size), while was not significant different for the interactions between the other trophic levels (Table 2). The number of predator-prey interactions in the rewilding scenario was not completely restored to present-natural levels, but there were statistically significant differences. In particular, the numbers of interactions remained significantly lower for megacarnivores (medium to large effect size) and for large carnivores-large herbivores  (medium effect size). Megaherbivores were free from predation in all food webs.</w:t>
      </w:r>
    </w:p>
    <w:p>
      <w:pPr>
        <w:pStyle w:val="TextBody"/>
        <w:bidi w:val="0"/>
        <w:spacing w:lineRule="auto" w:line="360"/>
        <w:rPr>
          <w:rFonts w:ascii="Liberation Serif" w:hAnsi="Liberation Serif"/>
        </w:rPr>
      </w:pPr>
      <w:r>
        <w:rPr>
          <w:rFonts w:ascii="Liberation Serif" w:hAnsi="Liberation Serif"/>
        </w:rPr>
        <w:t xml:space="preserve">In the random areas, we observed </w:t>
      </w:r>
      <w:r>
        <w:rPr>
          <w:rFonts w:ascii="Liberation Serif" w:hAnsi="Liberation Serif"/>
        </w:rPr>
        <w:t xml:space="preserve">again </w:t>
      </w:r>
      <w:r>
        <w:rPr>
          <w:rFonts w:ascii="Liberation Serif" w:hAnsi="Liberation Serif"/>
        </w:rPr>
        <w:t xml:space="preserve">similar patterns, but with </w:t>
      </w:r>
      <w:r>
        <w:rPr>
          <w:rFonts w:ascii="Liberation Serif" w:hAnsi="Liberation Serif"/>
        </w:rPr>
        <w:t>effect sizes larger in magnitude, indicating losses were in general more severe than in the protected areas, but also higher rewilding potential (Fig. 3). The number of interactions between large carnivores and large herbivores, however, recovered significantly and with medium effect sizes under the rewilding scenario in the random areas, while it did not change in the protected areas. The similar effect sizes of rewilding deficit, i.e. the difference between rewilding and present-natural food webs, show that the number of predator-prey interactions was restored through rewilding to similar present-natural proportions in both protected and random areas (Table 3). Overall, in random areas current debts and rewilding credit were higher than in protected areas, whereas rewilding deficits were mostly comparable, indicating that food webs can be rewired to similar present-natural proportions.</w:t>
      </w:r>
    </w:p>
    <w:p>
      <w:pPr>
        <w:pStyle w:val="Heading1"/>
        <w:pageBreakBefore w:val="false"/>
        <w:spacing w:lineRule="auto" w:line="360"/>
        <w:rPr>
          <w:rFonts w:ascii="Liberation Serif" w:hAnsi="Liberation Serif"/>
        </w:rPr>
      </w:pPr>
      <w:commentRangeStart w:id="35"/>
      <w:r>
        <w:rPr>
          <w:rFonts w:ascii="Liberation Serif" w:hAnsi="Liberation Serif"/>
        </w:rPr>
        <w:t>Discussion</w:t>
      </w:r>
      <w:commentRangeEnd w:id="35"/>
      <w:r>
        <w:commentReference w:id="35"/>
      </w:r>
      <w:r>
        <w:rPr>
          <w:rFonts w:ascii="Liberation Serif" w:hAnsi="Liberation Serif"/>
        </w:rPr>
      </w:r>
    </w:p>
    <w:p>
      <w:pPr>
        <w:pStyle w:val="FirstParagraph"/>
        <w:bidi w:val="0"/>
        <w:spacing w:lineRule="auto" w:line="360"/>
        <w:rPr>
          <w:rFonts w:ascii="Liberation Serif" w:hAnsi="Liberation Serif"/>
        </w:rPr>
      </w:pPr>
      <w:commentRangeStart w:id="37"/>
      <w:r>
        <w:rPr>
          <w:rFonts w:ascii="Liberation Serif" w:hAnsi="Liberation Serif"/>
        </w:rPr>
        <w:commentReference w:id="36"/>
      </w:r>
      <w:r>
        <w:rPr>
          <w:rFonts w:ascii="Liberation Serif" w:hAnsi="Liberation Serif"/>
        </w:rPr>
        <w:t xml:space="preserve">Our results show that Late Pleistocene extinctions severely degraded food webs worldwide by removing higher trophic levels and </w:t>
      </w:r>
      <w:r>
        <w:rPr>
          <w:rFonts w:ascii="Liberation Serif" w:hAnsi="Liberation Serif"/>
        </w:rPr>
        <w:t xml:space="preserve">their predator-prey interactions, likely weakening </w:t>
      </w:r>
      <w:r>
        <w:rPr>
          <w:rFonts w:ascii="Liberation Serif" w:hAnsi="Liberation Serif"/>
        </w:rPr>
        <w:t xml:space="preserve">top-down control processes. We also found </w:t>
      </w:r>
      <w:r>
        <w:rPr>
          <w:rFonts w:ascii="Liberation Serif" w:hAnsi="Liberation Serif"/>
        </w:rPr>
        <w:t>current debts</w:t>
      </w:r>
      <w:r>
        <w:rPr>
          <w:rFonts w:ascii="Liberation Serif" w:hAnsi="Liberation Serif"/>
        </w:rPr>
        <w:t xml:space="preserve"> can be largely </w:t>
      </w:r>
      <w:r>
        <w:rPr>
          <w:rFonts w:ascii="Liberation Serif" w:hAnsi="Liberation Serif"/>
        </w:rPr>
        <w:t>reversed by a rewilding scenario that minimises ecological risks and human-wildlife conflicts</w:t>
      </w:r>
      <w:r>
        <w:rPr>
          <w:rFonts w:ascii="Liberation Serif" w:hAnsi="Liberation Serif"/>
        </w:rPr>
        <w:t xml:space="preserve"> </w:t>
      </w:r>
      <w:r>
        <w:rPr>
          <w:rFonts w:ascii="Liberation Serif" w:hAnsi="Liberation Serif"/>
        </w:rPr>
        <w:t xml:space="preserve">and that the number of species in higher trophic levels and their interactions can be restored </w:t>
      </w:r>
      <w:r>
        <w:rPr>
          <w:rFonts w:ascii="Liberation Serif" w:hAnsi="Liberation Serif"/>
        </w:rPr>
        <w:t xml:space="preserve">to pre-extinction conditions. However, </w:t>
      </w:r>
      <w:r>
        <w:rPr>
          <w:rFonts w:ascii="Liberation Serif" w:hAnsi="Liberation Serif"/>
        </w:rPr>
        <w:t xml:space="preserve">our results show </w:t>
      </w:r>
      <w:r>
        <w:rPr>
          <w:rFonts w:ascii="Liberation Serif" w:hAnsi="Liberation Serif"/>
        </w:rPr>
        <w:t xml:space="preserve">this rewilding credit cannot completely balance current debts, </w:t>
      </w:r>
      <w:r>
        <w:rPr>
          <w:rFonts w:ascii="Liberation Serif" w:hAnsi="Liberation Serif"/>
        </w:rPr>
        <w:t xml:space="preserve">as rewilding food webs had less species at </w:t>
      </w:r>
      <w:r>
        <w:rPr>
          <w:rFonts w:ascii="Liberation Serif" w:hAnsi="Liberation Serif"/>
        </w:rPr>
        <w:t xml:space="preserve">high trophic levels and </w:t>
      </w:r>
      <w:r>
        <w:rPr>
          <w:rFonts w:ascii="Liberation Serif" w:hAnsi="Liberation Serif"/>
        </w:rPr>
        <w:t xml:space="preserve">missed many </w:t>
      </w:r>
      <w:r>
        <w:rPr>
          <w:rFonts w:ascii="Liberation Serif" w:hAnsi="Liberation Serif"/>
        </w:rPr>
        <w:t xml:space="preserve">top-down interactions </w:t>
      </w:r>
      <w:r>
        <w:rPr>
          <w:rFonts w:ascii="Liberation Serif" w:hAnsi="Liberation Serif"/>
        </w:rPr>
        <w:t>of large carnivores and megacarnivores compared to the present-natural</w:t>
      </w:r>
      <w:r>
        <w:rPr>
          <w:rFonts w:ascii="Liberation Serif" w:hAnsi="Liberation Serif"/>
        </w:rPr>
        <w:t xml:space="preserve">. </w:t>
      </w:r>
      <w:r>
        <w:rPr>
          <w:rFonts w:ascii="Liberation Serif" w:hAnsi="Liberation Serif"/>
        </w:rPr>
        <w:t xml:space="preserve">Notably, we found current debts and rewilding credits were both higher in random than in protected areas and that rewilding deficits were mostly comparable between the two, suggesting rewilding would be particularly effective to restore species and their predator-prey interactions in regions not covered by the current network of protected areas. </w:t>
      </w:r>
      <w:r>
        <w:rPr>
          <w:rFonts w:ascii="Liberation Serif" w:hAnsi="Liberation Serif"/>
        </w:rPr>
        <w:t xml:space="preserve">Overall, </w:t>
      </w:r>
      <w:r>
        <w:rPr>
          <w:rFonts w:ascii="Liberation Serif" w:hAnsi="Liberation Serif"/>
        </w:rPr>
        <w:t>our</w:t>
      </w:r>
      <w:r>
        <w:rPr>
          <w:rFonts w:ascii="Liberation Serif" w:hAnsi="Liberation Serif"/>
        </w:rPr>
        <w:t xml:space="preserve"> findings suggest trophic rewilding has </w:t>
      </w:r>
      <w:r>
        <w:rPr>
          <w:rFonts w:ascii="Liberation Serif" w:hAnsi="Liberation Serif"/>
        </w:rPr>
        <w:t>high</w:t>
      </w:r>
      <w:r>
        <w:rPr>
          <w:rFonts w:ascii="Liberation Serif" w:hAnsi="Liberation Serif"/>
        </w:rPr>
        <w:t xml:space="preserve"> potential to rewire food webs at global scale </w:t>
      </w:r>
      <w:r>
        <w:rPr>
          <w:rFonts w:ascii="Liberation Serif" w:hAnsi="Liberation Serif"/>
        </w:rPr>
        <w:t>(Fig. 4)</w:t>
      </w:r>
      <w:r>
        <w:rPr>
          <w:rFonts w:ascii="Liberation Serif" w:hAnsi="Liberation Serif"/>
        </w:rPr>
        <w:t>, restoring predator-prey interactions and trophic complexity in degraded ecosystems.</w:t>
      </w:r>
      <w:commentRangeEnd w:id="37"/>
      <w:r>
        <w:commentReference w:id="37"/>
      </w:r>
      <w:r>
        <w:rPr>
          <w:rFonts w:ascii="Liberation Serif" w:hAnsi="Liberation Serif"/>
        </w:rPr>
      </w:r>
    </w:p>
    <w:p>
      <w:pPr>
        <w:pStyle w:val="TextBody"/>
        <w:bidi w:val="0"/>
        <w:spacing w:lineRule="auto" w:line="360"/>
        <w:rPr>
          <w:rFonts w:ascii="Liberation Serif" w:hAnsi="Liberation Serif"/>
        </w:rPr>
      </w:pPr>
      <w:r>
        <w:rPr>
          <w:rFonts w:ascii="Liberation Serif" w:hAnsi="Liberation Serif"/>
        </w:rPr>
        <w:t xml:space="preserve">Our findings </w:t>
      </w:r>
      <w:r>
        <w:rPr>
          <w:rFonts w:ascii="Liberation Serif" w:hAnsi="Liberation Serif"/>
        </w:rPr>
        <w:t xml:space="preserve">that species richness declined in </w:t>
      </w:r>
      <w:r>
        <w:rPr>
          <w:rFonts w:ascii="Liberation Serif" w:hAnsi="Liberation Serif"/>
        </w:rPr>
        <w:t xml:space="preserve">trophic levels </w:t>
      </w:r>
      <w:r>
        <w:rPr>
          <w:rFonts w:ascii="Liberation Serif" w:hAnsi="Liberation Serif"/>
        </w:rPr>
        <w:t xml:space="preserve">of large body-sized mammals, such as megacarnivores, megaherbivores, large carnivores and large herbivores, are in line with previous evidence showing megafauna were particularly </w:t>
      </w:r>
      <w:r>
        <w:rPr>
          <w:rFonts w:ascii="Liberation Serif" w:hAnsi="Liberation Serif"/>
        </w:rPr>
        <w:t xml:space="preserve">affected by Late Pleistocene extinctions </w:t>
      </w:r>
      <w:r>
        <w:rPr>
          <w:rFonts w:ascii="Liberation Serif" w:hAnsi="Liberation Serif"/>
          <w:position w:val="0"/>
          <w:sz w:val="24"/>
          <w:vertAlign w:val="baseline"/>
        </w:rPr>
        <w:t>(Ripple et al. 2014, Sandom et al. 2014, Smith et al. 2018)</w:t>
      </w:r>
      <w:r>
        <w:rPr>
          <w:rFonts w:ascii="Liberation Serif" w:hAnsi="Liberation Serif"/>
        </w:rPr>
        <w:t xml:space="preserve">⁠. </w:t>
      </w:r>
      <w:commentRangeStart w:id="38"/>
      <w:r>
        <w:rPr>
          <w:rFonts w:ascii="Liberation Serif" w:hAnsi="Liberation Serif"/>
        </w:rPr>
        <w:t>Specifically</w:t>
      </w:r>
      <w:r>
        <w:rPr>
          <w:rFonts w:ascii="Liberation Serif" w:hAnsi="Liberation Serif"/>
        </w:rPr>
      </w:r>
      <w:commentRangeEnd w:id="38"/>
      <w:r>
        <w:commentReference w:id="38"/>
      </w:r>
      <w:r>
        <w:rPr>
          <w:rFonts w:ascii="Liberation Serif" w:hAnsi="Liberation Serif"/>
        </w:rPr>
        <w:t xml:space="preserve">, in our simulated data the numbers of species declined on average by 41% across all trophic levels in the protected areas and by 51% in the random areas. Much of these decreases were explained, however, by losses of megafauna, particularly of megacarnivores and megaherbivores, with average declines up to 92% (Supplementary Table 3). Our results also show </w:t>
      </w:r>
      <w:r>
        <w:rPr>
          <w:rFonts w:ascii="Liberation Serif" w:hAnsi="Liberation Serif"/>
        </w:rPr>
        <w:t xml:space="preserve">that the number of </w:t>
      </w:r>
      <w:r>
        <w:rPr>
          <w:rFonts w:ascii="Liberation Serif" w:hAnsi="Liberation Serif"/>
        </w:rPr>
        <w:t xml:space="preserve">predatory </w:t>
      </w:r>
      <w:r>
        <w:rPr>
          <w:rFonts w:ascii="Liberation Serif" w:hAnsi="Liberation Serif"/>
        </w:rPr>
        <w:t xml:space="preserve">interactions </w:t>
      </w:r>
      <w:r>
        <w:rPr>
          <w:rFonts w:ascii="Liberation Serif" w:hAnsi="Liberation Serif"/>
        </w:rPr>
        <w:t xml:space="preserve">from </w:t>
      </w:r>
      <w:r>
        <w:rPr>
          <w:rFonts w:ascii="Liberation Serif" w:hAnsi="Liberation Serif"/>
        </w:rPr>
        <w:t xml:space="preserve">megacarnivores and large carnivores </w:t>
      </w:r>
      <w:r>
        <w:rPr>
          <w:rFonts w:ascii="Liberation Serif" w:hAnsi="Liberation Serif"/>
        </w:rPr>
        <w:t xml:space="preserve">to </w:t>
      </w:r>
      <w:r>
        <w:rPr>
          <w:rFonts w:ascii="Liberation Serif" w:hAnsi="Liberation Serif"/>
        </w:rPr>
        <w:t xml:space="preserve">other trophic levels was severely reduced due to Late Pleistocene extinctions, </w:t>
      </w:r>
      <w:r>
        <w:rPr>
          <w:rFonts w:ascii="Liberation Serif" w:hAnsi="Liberation Serif"/>
        </w:rPr>
        <w:t>with and average loss of interactions between all trophic levels of 51% in the protected areas and of 66% in the random areas</w:t>
      </w:r>
      <w:r>
        <w:rPr>
          <w:rFonts w:ascii="Liberation Serif" w:hAnsi="Liberation Serif"/>
        </w:rPr>
        <w:t xml:space="preserve">. </w:t>
      </w:r>
      <w:r>
        <w:rPr>
          <w:rFonts w:ascii="Liberation Serif" w:hAnsi="Liberation Serif"/>
        </w:rPr>
        <w:t>These declines were due mainly to losses of top-down control interactions of megacarnivores, with average declines as high as 92% (Supplementary Table 4). Overall, t</w:t>
      </w:r>
      <w:r>
        <w:rPr>
          <w:rFonts w:ascii="Liberation Serif" w:hAnsi="Liberation Serif"/>
        </w:rPr>
        <w:t>he</w:t>
      </w:r>
      <w:r>
        <w:rPr>
          <w:rFonts w:ascii="Liberation Serif" w:hAnsi="Liberation Serif"/>
        </w:rPr>
        <w:t>se</w:t>
      </w:r>
      <w:r>
        <w:rPr>
          <w:rFonts w:ascii="Liberation Serif" w:hAnsi="Liberation Serif"/>
        </w:rPr>
        <w:t xml:space="preserve"> decrease</w:t>
      </w:r>
      <w:r>
        <w:rPr>
          <w:rFonts w:ascii="Liberation Serif" w:hAnsi="Liberation Serif"/>
        </w:rPr>
        <w:t>s highlight the severe impact of human pressure</w:t>
      </w:r>
      <w:r>
        <w:rPr>
          <w:rFonts w:ascii="Liberation Serif" w:hAnsi="Liberation Serif"/>
        </w:rPr>
        <w:t xml:space="preserve"> </w:t>
      </w:r>
      <w:r>
        <w:rPr>
          <w:rFonts w:ascii="Liberation Serif" w:hAnsi="Liberation Serif"/>
        </w:rPr>
        <w:t xml:space="preserve">in reducing </w:t>
      </w:r>
      <w:r>
        <w:rPr>
          <w:rFonts w:ascii="Liberation Serif" w:hAnsi="Liberation Serif"/>
        </w:rPr>
        <w:t xml:space="preserve">top-down control and trophic complexity in natural ecosystems </w:t>
      </w:r>
      <w:r>
        <w:rPr>
          <w:rFonts w:ascii="Liberation Serif" w:hAnsi="Liberation Serif"/>
          <w:position w:val="0"/>
          <w:sz w:val="24"/>
          <w:vertAlign w:val="baseline"/>
        </w:rPr>
        <w:t>(Estes et al. 2011, Mendoza and Araújo 2019)</w:t>
      </w:r>
      <w:r>
        <w:rPr>
          <w:rFonts w:ascii="Liberation Serif" w:hAnsi="Liberation Serif"/>
        </w:rPr>
        <w:t>⁠.</w:t>
      </w:r>
    </w:p>
    <w:p>
      <w:pPr>
        <w:pStyle w:val="TextBody"/>
        <w:bidi w:val="0"/>
        <w:spacing w:lineRule="auto" w:line="360"/>
        <w:rPr>
          <w:rFonts w:ascii="Liberation Serif" w:hAnsi="Liberation Serif"/>
        </w:rPr>
      </w:pPr>
      <w:r>
        <w:rPr>
          <w:rFonts w:ascii="Liberation Serif" w:hAnsi="Liberation Serif"/>
        </w:rPr>
        <w:t xml:space="preserve">Our results show that rewilding has a high potential to rewire food webs at global scales. Rewilding has been suggested as a novel restoration approach to promote self-sustaining biodiverse ecosystems </w:t>
      </w:r>
      <w:r>
        <w:rPr>
          <w:rFonts w:ascii="Liberation Serif" w:hAnsi="Liberation Serif"/>
          <w:position w:val="0"/>
          <w:sz w:val="24"/>
          <w:vertAlign w:val="baseline"/>
        </w:rPr>
        <w:t>(Svenning et al. 2016)</w:t>
      </w:r>
      <w:r>
        <w:rPr>
          <w:rFonts w:ascii="Liberation Serif" w:hAnsi="Liberation Serif"/>
        </w:rPr>
        <w:t xml:space="preserve">⁠. As predator-prey interactions and trophic complexity are part of biodiverse, resilient communities </w:t>
      </w:r>
      <w:r>
        <w:rPr>
          <w:rFonts w:ascii="Liberation Serif" w:hAnsi="Liberation Serif"/>
          <w:position w:val="0"/>
          <w:sz w:val="24"/>
          <w:vertAlign w:val="baseline"/>
        </w:rPr>
        <w:t>(Tylianakis et al. 2010)</w:t>
      </w:r>
      <w:r>
        <w:rPr>
          <w:rFonts w:ascii="Liberation Serif" w:hAnsi="Liberation Serif"/>
        </w:rPr>
        <w:t xml:space="preserve">⁠, our findings highlight the opportunities to restore ecosystems to species-rich, stable states through rewilding. Importantly, as the numbers of megacarnivores and large carnivores and their predatory interactions increased in the rewilding scenario, our findings show that predation top-down control, weakened worldwide by human activities </w:t>
      </w:r>
      <w:r>
        <w:rPr>
          <w:rFonts w:ascii="Liberation Serif" w:hAnsi="Liberation Serif"/>
          <w:position w:val="0"/>
          <w:sz w:val="24"/>
          <w:vertAlign w:val="baseline"/>
        </w:rPr>
        <w:t>(Estes et al. 2011, Ripple et al. 2014)</w:t>
      </w:r>
      <w:r>
        <w:rPr>
          <w:rFonts w:ascii="Liberation Serif" w:hAnsi="Liberation Serif"/>
        </w:rPr>
        <w:t xml:space="preserve">⁠, can be partly restored through rewilding to present-natural levels. </w:t>
      </w:r>
    </w:p>
    <w:p>
      <w:pPr>
        <w:pStyle w:val="TextBody"/>
        <w:bidi w:val="0"/>
        <w:spacing w:lineRule="auto" w:line="360"/>
        <w:rPr>
          <w:rFonts w:ascii="Liberation Serif" w:hAnsi="Liberation Serif"/>
        </w:rPr>
      </w:pPr>
      <w:r>
        <w:rPr>
          <w:rFonts w:ascii="Liberation Serif" w:hAnsi="Liberation Serif"/>
        </w:rPr>
        <w:t xml:space="preserve">Our findings provide new evidence of the possible recoveries achievable through rewilding. Specifically, we found that rewilding can restore the number of species in all trophic levels by 11% of the present-natural proportion on average for protected and by 21% on average for random areas. Recoveries were particularly large for megafauna-related trophic levels, with increases in the average number of megacarnivores up to 36% and of megaherbivores up to 23% (Supplementary Table 3). These results suggest also that, despite our model did not quantify the interactions between herbivores and plants, the recoveries in the numbers of megaherbivores and large herbivores can reinstate top-down control on plants, facilitating open vegetation landscapes that host highly-bidiverse communities </w:t>
      </w:r>
      <w:r>
        <w:rPr>
          <w:rFonts w:ascii="Liberation Serif" w:hAnsi="Liberation Serif"/>
          <w:position w:val="0"/>
          <w:sz w:val="24"/>
          <w:vertAlign w:val="baseline"/>
        </w:rPr>
        <w:t xml:space="preserve">(Bakker et al. 2016). </w:t>
      </w:r>
      <w:r>
        <w:rPr>
          <w:rFonts w:ascii="Liberation Serif" w:hAnsi="Liberation Serif"/>
        </w:rPr>
        <w:t xml:space="preserve">The number of predator-prey interactions also recovered by 18% of the present-natural proportion on average for protected areas and by 36% on average for random areas. Also in this case, the recoveries were largely concentrated in interactions involving megafauna, with the largest increase for predator-prey interaction between megacarnivores and large carnivores as high as 50% (Supplementary Table 4). Importantly, as our model quantified only direct predator-prey interactions, our results might underestimate effects emerging from indirect interactions between species, e.g. by removing herbivore pressure on vegetation </w:t>
      </w:r>
      <w:r>
        <w:rPr>
          <w:rFonts w:ascii="Liberation Serif" w:hAnsi="Liberation Serif"/>
          <w:position w:val="0"/>
          <w:sz w:val="24"/>
          <w:vertAlign w:val="baseline"/>
        </w:rPr>
        <w:t>(Atkins et al. 2019)</w:t>
      </w:r>
      <w:r>
        <w:rPr>
          <w:rFonts w:ascii="Liberation Serif" w:hAnsi="Liberation Serif"/>
        </w:rPr>
        <w:t xml:space="preserve">⁠, that often lead to trophic cascades shaping ecosystems </w:t>
      </w:r>
      <w:r>
        <w:rPr>
          <w:rFonts w:ascii="Liberation Serif" w:hAnsi="Liberation Serif"/>
          <w:position w:val="0"/>
          <w:sz w:val="24"/>
          <w:vertAlign w:val="baseline"/>
        </w:rPr>
        <w:t>(Estes et al. 2011)</w:t>
      </w:r>
      <w:r>
        <w:rPr>
          <w:rFonts w:ascii="Liberation Serif" w:hAnsi="Liberation Serif"/>
        </w:rPr>
        <w:t>⁠.</w:t>
      </w:r>
    </w:p>
    <w:p>
      <w:pPr>
        <w:pStyle w:val="TextBody"/>
        <w:bidi w:val="0"/>
        <w:spacing w:lineRule="auto" w:line="360"/>
        <w:rPr>
          <w:rFonts w:ascii="Liberation Serif" w:hAnsi="Liberation Serif"/>
        </w:rPr>
      </w:pPr>
      <w:r>
        <w:rPr>
          <w:rFonts w:ascii="Liberation Serif" w:hAnsi="Liberation Serif"/>
        </w:rPr>
        <w:t>Despite we found rewilding has high potential to restore food webs to pre-extinctions states, o</w:t>
      </w:r>
      <w:r>
        <w:rPr>
          <w:rFonts w:ascii="Liberation Serif" w:hAnsi="Liberation Serif"/>
        </w:rPr>
        <w:t xml:space="preserve">ur results show </w:t>
      </w:r>
      <w:r>
        <w:rPr>
          <w:rFonts w:ascii="Liberation Serif" w:hAnsi="Liberation Serif"/>
        </w:rPr>
        <w:t xml:space="preserve">that complete recoveries cannot be achieved under the conservative rewilding scenario examined here. In particular, replacements of extinct species were restricted to extant species that were phylogenetically closely-related and had similar body sizes. This was to minimise ecological risk of introduction (REF) and to ensure replacement species were functionally similar to extinct species </w:t>
      </w:r>
      <w:r>
        <w:rPr>
          <w:rFonts w:ascii="Liberation Serif" w:hAnsi="Liberation Serif"/>
          <w:position w:val="0"/>
          <w:sz w:val="24"/>
          <w:vertAlign w:val="baseline"/>
        </w:rPr>
        <w:t>(Donlan et al. 2006)</w:t>
      </w:r>
      <w:r>
        <w:rPr>
          <w:rFonts w:ascii="Liberation Serif" w:hAnsi="Liberation Serif"/>
        </w:rPr>
        <w:t xml:space="preserve">⁠ and that could act as functional analogues in the food web, where phylogeny and body mass explains to a large extent the structure of predator-prey networks </w:t>
      </w:r>
      <w:r>
        <w:rPr>
          <w:rFonts w:ascii="Liberation Serif" w:hAnsi="Liberation Serif"/>
          <w:position w:val="0"/>
          <w:sz w:val="24"/>
          <w:vertAlign w:val="baseline"/>
        </w:rPr>
        <w:t>(Eklöf et al. 2012, Gravel et al. 2013)</w:t>
      </w:r>
      <w:r>
        <w:rPr>
          <w:rFonts w:ascii="Liberation Serif" w:hAnsi="Liberation Serif"/>
        </w:rPr>
        <w:t>⁠⁠. However, many extinct species did not have any available functional replacement, as closely-related species went all extinct (e.g. Thylacinidae), and could not be replaced. Hence, complete restoration of food webs was not possible under these constraints of the conservative rewilding scenario examined here.</w:t>
      </w:r>
    </w:p>
    <w:p>
      <w:pPr>
        <w:pStyle w:val="TextBody"/>
        <w:bidi w:val="0"/>
        <w:spacing w:lineRule="auto" w:line="360"/>
        <w:rPr>
          <w:rFonts w:ascii="Liberation Serif" w:hAnsi="Liberation Serif"/>
        </w:rPr>
      </w:pPr>
      <w:r>
        <w:rPr>
          <w:rFonts w:ascii="Liberation Serif" w:hAnsi="Liberation Serif"/>
        </w:rPr>
        <w:t xml:space="preserve">Our findings of comparable patterns for losses and recoveries in protected and random areas suggest our analyses were not influenced by the geographic biases of the current network of protected areas. As current network of protected areas poorly covers biodiversity hotspots for mammals </w:t>
      </w:r>
      <w:r>
        <w:rPr>
          <w:rFonts w:ascii="Liberation Serif" w:hAnsi="Liberation Serif"/>
          <w:position w:val="0"/>
          <w:sz w:val="24"/>
          <w:vertAlign w:val="baseline"/>
        </w:rPr>
        <w:t>(Daru et al. 2019)</w:t>
      </w:r>
      <w:r>
        <w:rPr>
          <w:rFonts w:ascii="Liberation Serif" w:hAnsi="Liberation Serif"/>
        </w:rPr>
        <w:t xml:space="preserve">⁠, our analyses might have been affected by the non-random locations of protected areas. Our results show, however, qualitatively similar current debts and rewilding credits in protected and random areas, although with higher losses and recoveries in random areas. Large protected area with IUCN management status I-II are localised in regions with low human pressure </w:t>
      </w:r>
      <w:r>
        <w:rPr>
          <w:rFonts w:ascii="Liberation Serif" w:hAnsi="Liberation Serif"/>
          <w:position w:val="0"/>
          <w:sz w:val="24"/>
          <w:vertAlign w:val="baseline"/>
        </w:rPr>
        <w:t>(Joppa and Pfaff 2009)</w:t>
      </w:r>
      <w:r>
        <w:rPr>
          <w:rFonts w:ascii="Liberation Serif" w:hAnsi="Liberation Serif"/>
        </w:rPr>
        <w:t>⁠. Hence, losses were less severe in magnitude for protected areas as well as potential recoveries through rewilding. Importantly, however, rewilding deficits were comparable in magnitude between protected and random areas: under the rewilding scenario, the number of species in all trophic level was on average 70% of the present-natural for both protected and random areas, while the number of predator-prey interactions was on average 67% and 69% of the present-natural for protected and random areas, respectively. These findings suggest food webs can be rewired to similar proportion of their pre-extinction levels in both area typesworldwide. Overall, these results indicate our findings are representative of current debt, rewilding credit, and rewilding deficit at the global scale and that larger losses, but also potential recoveries, can be expected outside large, strictly-managed protected areas.</w:t>
      </w:r>
    </w:p>
    <w:p>
      <w:pPr>
        <w:pStyle w:val="TextBody"/>
        <w:bidi w:val="0"/>
        <w:spacing w:lineRule="auto" w:line="360"/>
        <w:rPr>
          <w:rFonts w:ascii="Liberation Serif" w:hAnsi="Liberation Serif"/>
        </w:rPr>
      </w:pPr>
      <w:commentRangeStart w:id="39"/>
      <w:r>
        <w:rPr>
          <w:rFonts w:ascii="Liberation Serif" w:hAnsi="Liberation Serif"/>
        </w:rPr>
        <w:t>Here, we used a theoretical approach to investigate how Late Pleistocene extinctions altered food webs and how rewilding can restore them. Yet, the necessary starting point for rewilding is h</w:t>
      </w:r>
      <w:r>
        <w:rPr>
          <w:rFonts w:ascii="Liberation Serif" w:hAnsi="Liberation Serif"/>
        </w:rPr>
        <w:t xml:space="preserve">uman-wildlife coexistence </w:t>
      </w:r>
      <w:r>
        <w:rPr>
          <w:rFonts w:ascii="Liberation Serif" w:hAnsi="Liberation Serif"/>
          <w:position w:val="0"/>
          <w:sz w:val="24"/>
          <w:vertAlign w:val="baseline"/>
        </w:rPr>
        <w:t>(Perino et al. 2019)</w:t>
      </w:r>
      <w:r>
        <w:rPr>
          <w:rFonts w:ascii="Liberation Serif" w:hAnsi="Liberation Serif"/>
        </w:rPr>
        <w:t xml:space="preserve">⁠. </w:t>
      </w:r>
      <w:r>
        <w:rPr>
          <w:rFonts w:ascii="Liberation Serif" w:hAnsi="Liberation Serif"/>
        </w:rPr>
        <w:t>Success</w:t>
      </w:r>
      <w:r>
        <w:rPr>
          <w:rFonts w:ascii="Liberation Serif" w:hAnsi="Liberation Serif"/>
        </w:rPr>
        <w:t xml:space="preserve"> </w:t>
      </w:r>
      <w:r>
        <w:rPr>
          <w:rFonts w:ascii="Liberation Serif" w:hAnsi="Liberation Serif"/>
        </w:rPr>
        <w:t xml:space="preserve">of rewilding depends on complex socio-ecological factors, particularly on the support from local people </w:t>
      </w:r>
      <w:r>
        <w:rPr>
          <w:rFonts w:ascii="Liberation Serif" w:hAnsi="Liberation Serif"/>
          <w:position w:val="0"/>
          <w:sz w:val="24"/>
          <w:vertAlign w:val="baseline"/>
        </w:rPr>
        <w:t>(Ceauşu et al. 2019)</w:t>
      </w:r>
      <w:r>
        <w:rPr>
          <w:rFonts w:ascii="Liberation Serif" w:hAnsi="Liberation Serif"/>
        </w:rPr>
        <w:t>⁠. Rewilding can cause conflicts with local stakeholder, e.g. due to</w:t>
      </w:r>
      <w:r>
        <w:rPr>
          <w:rFonts w:ascii="Liberation Serif" w:hAnsi="Liberation Serif"/>
        </w:rPr>
        <w:t xml:space="preserve"> </w:t>
      </w:r>
      <w:r>
        <w:rPr>
          <w:rFonts w:ascii="Liberation Serif" w:hAnsi="Liberation Serif"/>
        </w:rPr>
        <w:t xml:space="preserve">livestock </w:t>
      </w:r>
      <w:r>
        <w:rPr>
          <w:rFonts w:ascii="Liberation Serif" w:hAnsi="Liberation Serif"/>
        </w:rPr>
        <w:t xml:space="preserve">predation or damages to crops and pastures </w:t>
      </w:r>
      <w:r>
        <w:rPr>
          <w:rFonts w:ascii="Liberation Serif" w:hAnsi="Liberation Serif"/>
        </w:rPr>
        <w:t>(Pereira and Navarro 2015, p. 72–74)</w:t>
      </w:r>
      <w:r>
        <w:rPr>
          <w:rFonts w:ascii="Liberation Serif" w:hAnsi="Liberation Serif"/>
          <w:position w:val="0"/>
          <w:sz w:val="24"/>
          <w:vertAlign w:val="baseline"/>
        </w:rPr>
        <w:t>⁠</w:t>
      </w:r>
      <w:r>
        <w:rPr>
          <w:rFonts w:ascii="Liberation Serif" w:hAnsi="Liberation Serif"/>
        </w:rPr>
        <w:t xml:space="preserve">. </w:t>
      </w:r>
      <w:r>
        <w:rPr>
          <w:rFonts w:ascii="Liberation Serif" w:hAnsi="Liberation Serif"/>
        </w:rPr>
        <w:t>Moreover, p</w:t>
      </w:r>
      <w:r>
        <w:rPr>
          <w:rFonts w:ascii="Liberation Serif" w:hAnsi="Liberation Serif"/>
        </w:rPr>
        <w:t xml:space="preserve">eople not directly damaged by wildlife can also negatively perceive rewilding projects depending on how they are implemented </w:t>
      </w:r>
      <w:commentRangeStart w:id="40"/>
      <w:r>
        <w:rPr>
          <w:rFonts w:ascii="Liberation Serif" w:hAnsi="Liberation Serif"/>
        </w:rPr>
        <w:t>(Theunissen, 2019)</w:t>
      </w:r>
      <w:r>
        <w:rPr>
          <w:rFonts w:ascii="Liberation Serif" w:hAnsi="Liberation Serif"/>
        </w:rPr>
      </w:r>
      <w:commentRangeEnd w:id="40"/>
      <w:r>
        <w:commentReference w:id="40"/>
      </w:r>
      <w:r>
        <w:rPr>
          <w:rFonts w:ascii="Liberation Serif" w:hAnsi="Liberation Serif"/>
        </w:rPr>
        <w:t xml:space="preserve">. Such conflicts can be resolved by identifying benefits and costs of wildlife in a socio-ecological framework </w:t>
      </w:r>
      <w:r>
        <w:rPr>
          <w:rFonts w:ascii="Liberation Serif" w:hAnsi="Liberation Serif"/>
          <w:position w:val="0"/>
          <w:sz w:val="24"/>
          <w:vertAlign w:val="baseline"/>
        </w:rPr>
        <w:t>(Ceauşu et al. 2019)</w:t>
      </w:r>
      <w:r>
        <w:rPr>
          <w:rFonts w:ascii="Liberation Serif" w:hAnsi="Liberation Serif"/>
        </w:rPr>
        <w:t xml:space="preserve">⁠, by adopting compensation schemes for damages caused by wildlife </w:t>
      </w:r>
      <w:r>
        <w:rPr>
          <w:rFonts w:ascii="Liberation Serif" w:hAnsi="Liberation Serif"/>
          <w:position w:val="0"/>
          <w:sz w:val="24"/>
          <w:vertAlign w:val="baseline"/>
        </w:rPr>
        <w:t>(Ravenelle and Nyhus 2017)</w:t>
      </w:r>
      <w:r>
        <w:rPr>
          <w:rFonts w:ascii="Liberation Serif" w:hAnsi="Liberation Serif"/>
        </w:rPr>
        <w:t xml:space="preserve">⁠, and by implementing rewilding with realistic goals </w:t>
      </w:r>
      <w:r>
        <w:rPr>
          <w:rFonts w:ascii="Liberation Serif" w:hAnsi="Liberation Serif"/>
          <w:position w:val="0"/>
          <w:sz w:val="24"/>
          <w:vertAlign w:val="baseline"/>
        </w:rPr>
        <w:t>(Pedersen et al. 2020)</w:t>
      </w:r>
      <w:r>
        <w:rPr>
          <w:rFonts w:ascii="Liberation Serif" w:hAnsi="Liberation Serif"/>
        </w:rPr>
        <w:t>⁠.</w:t>
      </w:r>
      <w:commentRangeEnd w:id="39"/>
      <w:r>
        <w:commentReference w:id="39"/>
      </w:r>
      <w:r>
        <w:rPr>
          <w:rFonts w:ascii="Liberation Serif" w:hAnsi="Liberation Serif"/>
        </w:rPr>
      </w:r>
    </w:p>
    <w:p>
      <w:pPr>
        <w:pStyle w:val="TextBody"/>
        <w:bidi w:val="0"/>
        <w:spacing w:lineRule="auto" w:line="360"/>
        <w:rPr>
          <w:rFonts w:ascii="Liberation Serif" w:hAnsi="Liberation Serif"/>
        </w:rPr>
      </w:pPr>
      <w:commentRangeStart w:id="41"/>
      <w:r>
        <w:rPr>
          <w:rFonts w:ascii="Liberation Serif" w:hAnsi="Liberation Serif"/>
        </w:rPr>
        <w:t>Despite disagreement and oppositions to rewilding (</w:t>
      </w:r>
      <w:r>
        <w:rPr>
          <w:rFonts w:ascii="Liberation Serif" w:hAnsi="Liberation Serif"/>
        </w:rPr>
        <w:t xml:space="preserve">e.g. </w:t>
      </w:r>
      <w:r>
        <w:rPr>
          <w:rFonts w:ascii="Liberation Serif" w:hAnsi="Liberation Serif"/>
          <w:position w:val="0"/>
          <w:sz w:val="24"/>
          <w:vertAlign w:val="baseline"/>
        </w:rPr>
        <w:t>Nogués-Bravo et al. 2016, Rubenstein and Rubenstein 2016</w:t>
      </w:r>
      <w:r>
        <w:rPr>
          <w:rFonts w:ascii="Liberation Serif" w:hAnsi="Liberation Serif"/>
        </w:rPr>
        <w:t>⁠</w:t>
      </w:r>
      <w:r>
        <w:rPr>
          <w:rFonts w:ascii="Liberation Serif" w:hAnsi="Liberation Serif"/>
        </w:rPr>
        <w:t xml:space="preserve">), species are, in some cases, re-expanding to their natural ranges and passive rewilding has already started. In Europe, for instance, land abandoned has increased in recent decades </w:t>
      </w:r>
      <w:r>
        <w:rPr>
          <w:rFonts w:ascii="Liberation Serif" w:hAnsi="Liberation Serif"/>
          <w:position w:val="0"/>
          <w:sz w:val="24"/>
          <w:vertAlign w:val="baseline"/>
        </w:rPr>
        <w:t>(Verburg and Overmars 2009)</w:t>
      </w:r>
      <w:r>
        <w:rPr>
          <w:rFonts w:ascii="Liberation Serif" w:hAnsi="Liberation Serif"/>
        </w:rPr>
        <w:t xml:space="preserve">⁠, promoting wildlife’s comeback </w:t>
      </w:r>
      <w:r>
        <w:rPr>
          <w:rFonts w:ascii="Liberation Serif" w:hAnsi="Liberation Serif"/>
          <w:position w:val="0"/>
          <w:sz w:val="24"/>
          <w:vertAlign w:val="baseline"/>
        </w:rPr>
        <w:t>(Chapron et al. 2014, Ceausu et al. 2015)</w:t>
      </w:r>
      <w:r>
        <w:rPr>
          <w:rFonts w:ascii="Liberation Serif" w:hAnsi="Liberation Serif"/>
        </w:rPr>
        <w:t xml:space="preserve">⁠. </w:t>
      </w:r>
      <w:r>
        <w:rPr>
          <w:rFonts w:ascii="Liberation Serif" w:hAnsi="Liberation Serif"/>
        </w:rPr>
        <w:t>Importantly, t</w:t>
      </w:r>
      <w:r>
        <w:rPr>
          <w:rFonts w:ascii="Liberation Serif" w:hAnsi="Liberation Serif"/>
        </w:rPr>
        <w:t xml:space="preserve">raditional conservation and restoration approaches, economically expensive and resource-demanding, </w:t>
      </w:r>
      <w:r>
        <w:rPr>
          <w:rFonts w:ascii="Liberation Serif" w:hAnsi="Liberation Serif"/>
        </w:rPr>
        <w:t>have</w:t>
      </w:r>
      <w:r>
        <w:rPr>
          <w:rFonts w:ascii="Liberation Serif" w:hAnsi="Liberation Serif"/>
        </w:rPr>
        <w:t xml:space="preserve"> </w:t>
      </w:r>
      <w:r>
        <w:rPr>
          <w:rFonts w:ascii="Liberation Serif" w:hAnsi="Liberation Serif"/>
        </w:rPr>
        <w:t xml:space="preserve">limited applicability to these large spatial scales and they are </w:t>
      </w:r>
      <w:r>
        <w:rPr>
          <w:rFonts w:ascii="Liberation Serif" w:hAnsi="Liberation Serif"/>
        </w:rPr>
        <w:t xml:space="preserve">unlikely able to protect biodiversity efficiently </w:t>
      </w:r>
      <w:r>
        <w:rPr>
          <w:rFonts w:ascii="Liberation Serif" w:hAnsi="Liberation Serif"/>
          <w:position w:val="0"/>
          <w:sz w:val="24"/>
          <w:vertAlign w:val="baseline"/>
        </w:rPr>
        <w:t>(Pereira and Navarro 2015)</w:t>
      </w:r>
      <w:r>
        <w:rPr>
          <w:rFonts w:ascii="Liberation Serif" w:hAnsi="Liberation Serif"/>
        </w:rPr>
        <w:t xml:space="preserve">⁠. </w:t>
      </w:r>
      <w:r>
        <w:rPr>
          <w:rFonts w:ascii="Liberation Serif" w:hAnsi="Liberation Serif"/>
        </w:rPr>
        <w:t>Our results show that</w:t>
      </w:r>
      <w:r>
        <w:rPr>
          <w:rFonts w:ascii="Liberation Serif" w:hAnsi="Liberation Serif"/>
        </w:rPr>
        <w:t xml:space="preserve"> </w:t>
      </w:r>
      <w:r>
        <w:rPr>
          <w:rFonts w:ascii="Liberation Serif" w:hAnsi="Liberation Serif"/>
        </w:rPr>
        <w:t>r</w:t>
      </w:r>
      <w:r>
        <w:rPr>
          <w:rFonts w:ascii="Liberation Serif" w:hAnsi="Liberation Serif"/>
        </w:rPr>
        <w:t xml:space="preserve">ewilding </w:t>
      </w:r>
      <w:r>
        <w:rPr>
          <w:rFonts w:ascii="Liberation Serif" w:hAnsi="Liberation Serif"/>
        </w:rPr>
        <w:t xml:space="preserve">can reinstate trophic complexity and top-down effects at large scales, hence suggesting rewilding has the potential to be an effective </w:t>
      </w:r>
      <w:r>
        <w:rPr>
          <w:rFonts w:ascii="Liberation Serif" w:hAnsi="Liberation Serif"/>
        </w:rPr>
        <w:t xml:space="preserve">restoration strategy </w:t>
      </w:r>
      <w:r>
        <w:rPr>
          <w:rFonts w:ascii="Liberation Serif" w:hAnsi="Liberation Serif"/>
        </w:rPr>
        <w:t xml:space="preserve">alternative or complementary to more traditional approaches </w:t>
      </w:r>
      <w:r>
        <w:rPr>
          <w:rFonts w:ascii="Liberation Serif" w:hAnsi="Liberation Serif"/>
          <w:position w:val="0"/>
          <w:sz w:val="24"/>
          <w:vertAlign w:val="baseline"/>
        </w:rPr>
        <w:t>(Pereira and Navarro 2015)</w:t>
      </w:r>
      <w:r>
        <w:rPr>
          <w:rFonts w:ascii="Liberation Serif" w:hAnsi="Liberation Serif"/>
        </w:rPr>
        <w:t>⁠</w:t>
      </w:r>
      <w:r>
        <w:rPr>
          <w:rFonts w:ascii="Liberation Serif" w:hAnsi="Liberation Serif"/>
        </w:rPr>
        <w:t xml:space="preserve">. </w:t>
      </w:r>
      <w:r>
        <w:rPr>
          <w:rFonts w:ascii="Liberation Serif" w:hAnsi="Liberation Serif"/>
        </w:rPr>
        <w:t>Overall, o</w:t>
      </w:r>
      <w:r>
        <w:rPr>
          <w:rFonts w:ascii="Liberation Serif" w:hAnsi="Liberation Serif"/>
        </w:rPr>
        <w:t xml:space="preserve">ur findings that rewilding can restore trophic complexity at large spatial scales </w:t>
      </w:r>
      <w:r>
        <w:rPr>
          <w:rFonts w:ascii="Liberation Serif" w:hAnsi="Liberation Serif"/>
        </w:rPr>
        <w:t xml:space="preserve">support rewilding as an </w:t>
      </w:r>
      <w:r>
        <w:rPr>
          <w:rFonts w:ascii="Liberation Serif" w:hAnsi="Liberation Serif"/>
        </w:rPr>
        <w:t xml:space="preserve">unprecedented opportunity to restore landscapes altered by human activities to self-sustaining, biodiverse ecosystems </w:t>
      </w:r>
      <w:r>
        <w:rPr>
          <w:rFonts w:ascii="Liberation Serif" w:hAnsi="Liberation Serif"/>
          <w:position w:val="0"/>
          <w:sz w:val="24"/>
          <w:vertAlign w:val="baseline"/>
        </w:rPr>
        <w:t>(Svenning et al. 2016, Perino et al. 2019)</w:t>
      </w:r>
      <w:r>
        <w:rPr>
          <w:rFonts w:ascii="Liberation Serif" w:hAnsi="Liberation Serif"/>
        </w:rPr>
        <w:t>⁠.</w:t>
      </w:r>
      <w:commentRangeEnd w:id="41"/>
      <w:r>
        <w:commentReference w:id="41"/>
      </w:r>
      <w:r>
        <w:rPr>
          <w:rFonts w:ascii="Liberation Serif" w:hAnsi="Liberation Serif"/>
        </w:rPr>
      </w:r>
    </w:p>
    <w:p>
      <w:pPr>
        <w:pStyle w:val="TextBody"/>
        <w:bidi w:val="0"/>
        <w:spacing w:lineRule="auto" w:line="360"/>
        <w:rPr>
          <w:rFonts w:ascii="Liberation Serif" w:hAnsi="Liberation Serif"/>
        </w:rPr>
      </w:pPr>
      <w:commentRangeStart w:id="42"/>
      <w:r>
        <w:rPr>
          <w:rFonts w:ascii="Liberation Serif" w:hAnsi="Liberation Serif"/>
        </w:rPr>
        <w:t xml:space="preserve">In conclusion, our study shows that human-driven extinctions severely degraded food webs worldwide and that rewilding has the potential to rewire food webs and restore trophic interactions at global scale. </w:t>
      </w:r>
      <w:r>
        <w:rPr>
          <w:rFonts w:ascii="Liberation Serif" w:hAnsi="Liberation Serif"/>
        </w:rPr>
        <w:t>Our findings support t</w:t>
      </w:r>
      <w:r>
        <w:rPr>
          <w:rFonts w:ascii="Liberation Serif" w:hAnsi="Liberation Serif"/>
        </w:rPr>
        <w:t xml:space="preserve">rophic rewilding </w:t>
      </w:r>
      <w:r>
        <w:rPr>
          <w:rFonts w:ascii="Liberation Serif" w:hAnsi="Liberation Serif"/>
        </w:rPr>
        <w:t xml:space="preserve">as a </w:t>
      </w:r>
      <w:r>
        <w:rPr>
          <w:rFonts w:ascii="Liberation Serif" w:hAnsi="Liberation Serif"/>
        </w:rPr>
        <w:t xml:space="preserve">promising, </w:t>
      </w:r>
      <w:r>
        <w:rPr>
          <w:rFonts w:ascii="Liberation Serif" w:hAnsi="Liberation Serif"/>
        </w:rPr>
        <w:t>novel restoration</w:t>
      </w:r>
      <w:r>
        <w:rPr>
          <w:rFonts w:ascii="Liberation Serif" w:hAnsi="Liberation Serif"/>
        </w:rPr>
        <w:t xml:space="preserve"> strategy to re-establish </w:t>
      </w:r>
      <w:r>
        <w:rPr>
          <w:rFonts w:ascii="Liberation Serif" w:hAnsi="Liberation Serif"/>
        </w:rPr>
        <w:t xml:space="preserve">in defaunated ecosystems </w:t>
      </w:r>
      <w:r>
        <w:rPr>
          <w:rFonts w:ascii="Liberation Serif" w:hAnsi="Liberation Serif"/>
        </w:rPr>
        <w:t xml:space="preserve">important ecological functions, such as top-down control and trophic </w:t>
      </w:r>
      <w:r>
        <w:rPr>
          <w:rFonts w:ascii="Liberation Serif" w:hAnsi="Liberation Serif"/>
        </w:rPr>
        <w:t xml:space="preserve">complexity </w:t>
      </w:r>
      <w:r>
        <w:rPr>
          <w:rFonts w:ascii="Liberation Serif" w:hAnsi="Liberation Serif"/>
          <w:position w:val="0"/>
          <w:sz w:val="24"/>
          <w:vertAlign w:val="baseline"/>
        </w:rPr>
        <w:t>(Estes et al. 2011, Beschta and Ripple 2016)</w:t>
      </w:r>
      <w:r>
        <w:rPr>
          <w:rFonts w:ascii="Liberation Serif" w:hAnsi="Liberation Serif"/>
        </w:rPr>
        <w:t xml:space="preserve">⁠. </w:t>
      </w:r>
      <w:r>
        <w:rPr>
          <w:rFonts w:ascii="Liberation Serif" w:hAnsi="Liberation Serif"/>
        </w:rPr>
        <w:t>Despite humans have nearly caused a new mass extinction, simplifying trophic complexity of ecosystems</w:t>
      </w:r>
      <w:r>
        <w:rPr>
          <w:rFonts w:ascii="Liberation Serif" w:hAnsi="Liberation Serif"/>
          <w:i w:val="false"/>
          <w:iCs w:val="false"/>
        </w:rPr>
        <w:t xml:space="preserve"> </w:t>
      </w:r>
      <w:r>
        <w:rPr>
          <w:rFonts w:ascii="Liberation Serif" w:hAnsi="Liberation Serif"/>
          <w:i w:val="false"/>
          <w:iCs w:val="false"/>
        </w:rPr>
        <w:t>worldwide</w:t>
      </w:r>
      <w:r>
        <w:rPr>
          <w:rFonts w:ascii="Liberation Serif" w:hAnsi="Liberation Serif"/>
          <w:i w:val="false"/>
          <w:iCs w:val="false"/>
        </w:rPr>
        <w:t xml:space="preserve"> </w:t>
      </w:r>
      <w:r>
        <w:rPr>
          <w:rFonts w:ascii="Liberation Serif" w:hAnsi="Liberation Serif"/>
          <w:i w:val="false"/>
          <w:iCs w:val="false"/>
          <w:position w:val="0"/>
          <w:sz w:val="24"/>
          <w:vertAlign w:val="baseline"/>
        </w:rPr>
        <w:t>(Mendoza and Araújo 2019),</w:t>
      </w:r>
      <w:r>
        <w:rPr>
          <w:rFonts w:ascii="Liberation Serif" w:hAnsi="Liberation Serif"/>
          <w:i w:val="false"/>
          <w:iCs w:val="false"/>
        </w:rPr>
        <w:t xml:space="preserve"> </w:t>
      </w:r>
      <w:r>
        <w:rPr>
          <w:rFonts w:ascii="Liberation Serif" w:hAnsi="Liberation Serif"/>
          <w:i w:val="false"/>
          <w:iCs w:val="false"/>
        </w:rPr>
        <w:t xml:space="preserve">defaunation can be partly reverted </w:t>
      </w:r>
      <w:r>
        <w:rPr>
          <w:rFonts w:ascii="Liberation Serif" w:hAnsi="Liberation Serif"/>
          <w:i w:val="false"/>
          <w:iCs w:val="false"/>
        </w:rPr>
        <w:t>through</w:t>
      </w:r>
      <w:r>
        <w:rPr>
          <w:rFonts w:ascii="Liberation Serif" w:hAnsi="Liberation Serif"/>
          <w:i w:val="false"/>
          <w:iCs w:val="false"/>
        </w:rPr>
        <w:t xml:space="preserve"> rewilding </w:t>
      </w:r>
      <w:r>
        <w:rPr>
          <w:rFonts w:ascii="Liberation Serif" w:hAnsi="Liberation Serif"/>
          <w:i w:val="false"/>
          <w:iCs w:val="false"/>
          <w:position w:val="0"/>
          <w:sz w:val="24"/>
          <w:vertAlign w:val="baseline"/>
        </w:rPr>
        <w:t>(Svenning et al. 2016)</w:t>
      </w:r>
      <w:r>
        <w:rPr>
          <w:rFonts w:ascii="Liberation Serif" w:hAnsi="Liberation Serif"/>
          <w:i w:val="false"/>
          <w:iCs w:val="false"/>
        </w:rPr>
        <w:t>⁠. Here, we showed how a plausible re</w:t>
      </w:r>
      <w:r>
        <w:rPr>
          <w:rFonts w:ascii="Liberation Serif" w:hAnsi="Liberation Serif"/>
          <w:i w:val="false"/>
          <w:iCs w:val="false"/>
        </w:rPr>
        <w:t xml:space="preserve">wilding </w:t>
      </w:r>
      <w:r>
        <w:rPr>
          <w:rFonts w:ascii="Liberation Serif" w:hAnsi="Liberation Serif"/>
          <w:i w:val="false"/>
          <w:iCs w:val="false"/>
        </w:rPr>
        <w:t xml:space="preserve">scenario </w:t>
      </w:r>
      <w:r>
        <w:rPr>
          <w:rFonts w:ascii="Liberation Serif" w:hAnsi="Liberation Serif"/>
          <w:i w:val="false"/>
          <w:iCs w:val="false"/>
        </w:rPr>
        <w:t xml:space="preserve">can rewire food webs and reinstate </w:t>
      </w:r>
      <w:r>
        <w:rPr>
          <w:rFonts w:ascii="Liberation Serif" w:hAnsi="Liberation Serif"/>
          <w:i w:val="false"/>
          <w:iCs w:val="false"/>
        </w:rPr>
        <w:t>trophic</w:t>
      </w:r>
      <w:r>
        <w:rPr>
          <w:rFonts w:ascii="Liberation Serif" w:hAnsi="Liberation Serif"/>
          <w:i w:val="false"/>
          <w:iCs w:val="false"/>
        </w:rPr>
        <w:t xml:space="preserve"> complexity </w:t>
      </w:r>
      <w:r>
        <w:rPr>
          <w:rFonts w:ascii="Liberation Serif" w:hAnsi="Liberation Serif"/>
          <w:i w:val="false"/>
          <w:iCs w:val="false"/>
        </w:rPr>
        <w:t xml:space="preserve">at global scale, </w:t>
      </w:r>
      <w:r>
        <w:rPr>
          <w:rFonts w:ascii="Liberation Serif" w:hAnsi="Liberation Serif"/>
          <w:i w:val="false"/>
          <w:iCs w:val="false"/>
        </w:rPr>
        <w:t xml:space="preserve">which will reinstate lost trophic interactions and </w:t>
      </w:r>
      <w:r>
        <w:rPr>
          <w:rFonts w:ascii="Liberation Serif" w:hAnsi="Liberation Serif"/>
          <w:i w:val="false"/>
          <w:iCs w:val="false"/>
        </w:rPr>
        <w:t>promot</w:t>
      </w:r>
      <w:r>
        <w:rPr>
          <w:rFonts w:ascii="Liberation Serif" w:hAnsi="Liberation Serif"/>
          <w:i w:val="false"/>
          <w:iCs w:val="false"/>
        </w:rPr>
        <w:t>e</w:t>
      </w:r>
      <w:r>
        <w:rPr>
          <w:rFonts w:ascii="Liberation Serif" w:hAnsi="Liberation Serif"/>
          <w:i w:val="false"/>
          <w:iCs w:val="false"/>
        </w:rPr>
        <w:t xml:space="preserve"> </w:t>
      </w:r>
      <w:r>
        <w:rPr>
          <w:rFonts w:ascii="Liberation Serif" w:hAnsi="Liberation Serif"/>
          <w:i w:val="false"/>
          <w:iCs w:val="false"/>
        </w:rPr>
        <w:t>self-sustaining biodiverse ecosystems.</w:t>
      </w:r>
      <w:commentRangeEnd w:id="42"/>
      <w:r>
        <w:commentReference w:id="42"/>
      </w:r>
      <w:r>
        <w:rPr>
          <w:rFonts w:ascii="Liberation Serif" w:hAnsi="Liberation Serif"/>
          <w:i w:val="false"/>
          <w:iCs w:val="false"/>
        </w:rPr>
      </w:r>
    </w:p>
    <w:p>
      <w:pPr>
        <w:pStyle w:val="Heading1"/>
        <w:spacing w:lineRule="auto" w:line="360"/>
        <w:rPr>
          <w:rFonts w:ascii="Liberation Serif" w:hAnsi="Liberation Serif"/>
        </w:rPr>
      </w:pPr>
      <w:bookmarkStart w:id="4" w:name="acknowledgment"/>
      <w:bookmarkEnd w:id="4"/>
      <w:r>
        <w:rPr>
          <w:rFonts w:ascii="Liberation Serif" w:hAnsi="Liberation Serif"/>
        </w:rPr>
        <w:t>Acknowledgment</w:t>
      </w:r>
    </w:p>
    <w:p>
      <w:pPr>
        <w:pStyle w:val="FirstParagraph"/>
        <w:spacing w:lineRule="auto" w:line="360"/>
        <w:rPr>
          <w:rFonts w:ascii="Liberation Serif" w:hAnsi="Liberation Serif"/>
        </w:rPr>
      </w:pPr>
      <w:r>
        <w:rPr>
          <w:rFonts w:ascii="Liberation Serif" w:hAnsi="Liberation Serif"/>
        </w:rPr>
        <w:t>This work is funded by the Carlsberg Foundation Semper Ardens project MegaPast2Future (grant CF16-0005 to JCS). JCS also considers this work a contribution to his VILLUM FONDEN Investigator project 'Biodiversity Dynamics in a Changing World' (grant 16549). We thank members of the MegaPast2Future group for discussions that improved the manuscript.</w:t>
      </w:r>
    </w:p>
    <w:p>
      <w:pPr>
        <w:pStyle w:val="Heading1"/>
        <w:spacing w:lineRule="auto" w:line="360"/>
        <w:rPr>
          <w:rFonts w:ascii="Liberation Serif" w:hAnsi="Liberation Serif"/>
        </w:rPr>
      </w:pPr>
      <w:bookmarkStart w:id="5" w:name="data-accessibility"/>
      <w:bookmarkEnd w:id="5"/>
      <w:r>
        <w:rPr>
          <w:rFonts w:ascii="Liberation Serif" w:hAnsi="Liberation Serif"/>
        </w:rPr>
        <w:t>Data accessibility</w:t>
      </w:r>
    </w:p>
    <w:p>
      <w:pPr>
        <w:pStyle w:val="FirstParagraph"/>
        <w:spacing w:lineRule="auto" w:line="360"/>
        <w:rPr>
          <w:rFonts w:ascii="Liberation Serif" w:hAnsi="Liberation Serif"/>
        </w:rPr>
      </w:pPr>
      <w:r>
        <w:rPr>
          <w:rFonts w:ascii="Liberation Serif" w:hAnsi="Liberation Serif"/>
        </w:rPr>
        <w:t>All data used was open access. Predator-prey interactions were from the ECOWeB and GLOBI databases (J. E. Cohen, 2010; Poelen et al., 2014), and from two published papers (Baskerville et al., 2011; Visser et al., 2011). Body mass and range maps were from the PHYLACINE 1.2 database (Faurby et al., 2018). We used climate data from the WorldClim 2.0 database (Fick &amp; Hijmans, 2017), elevation data from the EarthEnv-DEM90 digital elevation model (Robinson et al., 2014), and the biogeographic realms shapefile from the WWF (Olson et al. 2001).</w:t>
      </w:r>
    </w:p>
    <w:p>
      <w:pPr>
        <w:pStyle w:val="Heading1"/>
        <w:spacing w:lineRule="auto" w:line="360"/>
        <w:rPr>
          <w:rFonts w:ascii="Liberation Serif" w:hAnsi="Liberation Serif"/>
        </w:rPr>
      </w:pPr>
      <w:bookmarkStart w:id="6" w:name="author-contribution"/>
      <w:bookmarkEnd w:id="6"/>
      <w:r>
        <w:rPr>
          <w:rFonts w:ascii="Liberation Serif" w:hAnsi="Liberation Serif"/>
        </w:rPr>
        <w:t>Author contribution</w:t>
      </w:r>
    </w:p>
    <w:p>
      <w:pPr>
        <w:pStyle w:val="FirstParagraph"/>
        <w:spacing w:lineRule="auto" w:line="360"/>
        <w:rPr>
          <w:rFonts w:ascii="Liberation Serif" w:hAnsi="Liberation Serif"/>
        </w:rPr>
      </w:pPr>
      <w:r>
        <w:rPr>
          <w:rFonts w:ascii="Liberation Serif" w:hAnsi="Liberation Serif"/>
        </w:rPr>
        <w:t>EB conceived and developed the study, performed analyses, and drafted the manuscript. SJ and JCS conceived and developed the study, interpreted the results, and helped revise the manuscript.</w:t>
      </w:r>
    </w:p>
    <w:p>
      <w:pPr>
        <w:pStyle w:val="Heading1"/>
        <w:spacing w:lineRule="auto" w:line="360"/>
        <w:rPr>
          <w:rFonts w:ascii="Liberation Serif" w:hAnsi="Liberation Serif"/>
        </w:rPr>
      </w:pPr>
      <w:bookmarkStart w:id="7" w:name="competing-interests"/>
      <w:bookmarkEnd w:id="7"/>
      <w:r>
        <w:rPr>
          <w:rFonts w:ascii="Liberation Serif" w:hAnsi="Liberation Serif"/>
        </w:rPr>
        <w:t>Competing interests</w:t>
      </w:r>
    </w:p>
    <w:p>
      <w:pPr>
        <w:pStyle w:val="FirstParagraph"/>
        <w:spacing w:lineRule="auto" w:line="360"/>
        <w:rPr>
          <w:rFonts w:ascii="Liberation Serif" w:hAnsi="Liberation Serif"/>
        </w:rPr>
      </w:pPr>
      <w:r>
        <w:rPr>
          <w:rFonts w:ascii="Liberation Serif" w:hAnsi="Liberation Serif"/>
        </w:rPr>
        <w:t xml:space="preserve">We </w:t>
      </w:r>
      <w:r>
        <w:rPr>
          <w:rFonts w:ascii="Liberation Serif" w:hAnsi="Liberation Serif"/>
        </w:rPr>
        <w:t>have</w:t>
      </w:r>
      <w:r>
        <w:rPr>
          <w:rFonts w:ascii="Liberation Serif" w:hAnsi="Liberation Serif"/>
        </w:rPr>
        <w:t xml:space="preserve"> no competing interests.</w:t>
      </w:r>
    </w:p>
    <w:p>
      <w:pPr>
        <w:pStyle w:val="Heading1"/>
        <w:spacing w:lineRule="auto" w:line="360"/>
        <w:rPr>
          <w:rFonts w:ascii="Liberation Serif" w:hAnsi="Liberation Serif"/>
        </w:rPr>
      </w:pPr>
      <w:commentRangeStart w:id="43"/>
      <w:r>
        <w:rPr>
          <w:rFonts w:ascii="Liberation Serif" w:hAnsi="Liberation Serif"/>
        </w:rPr>
        <w:t>References</w:t>
      </w:r>
      <w:commentRangeEnd w:id="43"/>
      <w:r>
        <w:commentReference w:id="43"/>
      </w:r>
      <w:r>
        <w:rPr>
          <w:rFonts w:ascii="Liberation Serif" w:hAnsi="Liberation Serif"/>
        </w:rPr>
      </w:r>
    </w:p>
    <w:p>
      <w:pPr>
        <w:pStyle w:val="Bibliography"/>
        <w:spacing w:lineRule="auto" w:line="360"/>
        <w:rPr>
          <w:rFonts w:ascii="Liberation Serif" w:hAnsi="Liberation Serif"/>
        </w:rPr>
      </w:pPr>
      <w:commentRangeStart w:id="44"/>
      <w:r>
        <w:rPr>
          <w:rFonts w:ascii="Liberation Serif" w:hAnsi="Liberation Serif"/>
        </w:rPr>
        <w:t xml:space="preserve">Alston, J. </w:t>
      </w:r>
      <w:r>
        <w:rPr>
          <w:rFonts w:ascii="Liberation Serif" w:hAnsi="Liberation Serif"/>
        </w:rPr>
        <w:t>et al.</w:t>
      </w:r>
      <w:r>
        <w:rPr>
          <w:rFonts w:ascii="Liberation Serif" w:hAnsi="Liberation Serif"/>
        </w:rPr>
        <w:t xml:space="preserve"> Reciprocity in restoration ecology: When might large carnivore reintroduction restore ecosystems? </w:t>
      </w:r>
      <w:r>
        <w:rPr>
          <w:rFonts w:ascii="Liberation Serif" w:hAnsi="Liberation Serif"/>
          <w:i/>
        </w:rPr>
        <w:t xml:space="preserve">Biol. Cons. </w:t>
      </w:r>
      <w:r>
        <w:rPr>
          <w:rFonts w:ascii="Liberation Serif" w:hAnsi="Liberation Serif"/>
          <w:b/>
          <w:bCs/>
          <w:i w:val="false"/>
          <w:iCs w:val="false"/>
        </w:rPr>
        <w:t>234</w:t>
      </w:r>
      <w:r>
        <w:rPr>
          <w:rFonts w:ascii="Liberation Serif" w:hAnsi="Liberation Serif"/>
        </w:rPr>
        <w:t xml:space="preserve">, 82–89 </w:t>
      </w:r>
      <w:r>
        <w:rPr>
          <w:rFonts w:ascii="Liberation Serif" w:hAnsi="Liberation Serif"/>
        </w:rPr>
        <w:t>(2019).</w:t>
      </w:r>
      <w:commentRangeEnd w:id="44"/>
      <w:r>
        <w:commentReference w:id="44"/>
      </w:r>
      <w:r>
        <w:rPr>
          <w:rFonts w:ascii="Liberation Serif" w:hAnsi="Liberation Serif"/>
        </w:rPr>
      </w:r>
    </w:p>
    <w:p>
      <w:pPr>
        <w:pStyle w:val="Bibliography"/>
        <w:spacing w:lineRule="auto" w:line="360"/>
        <w:rPr>
          <w:rFonts w:ascii="Liberation Serif" w:hAnsi="Liberation Serif"/>
        </w:rPr>
      </w:pPr>
      <w:r>
        <w:rPr>
          <w:rFonts w:ascii="Liberation Serif" w:hAnsi="Liberation Serif"/>
        </w:rPr>
        <w:t xml:space="preserve">Barnosky, A. D. Megafauna biomass tradeoff as a driver of quaternary and future extinctions. </w:t>
      </w:r>
      <w:r>
        <w:rPr>
          <w:rFonts w:ascii="Liberation Serif" w:hAnsi="Liberation Serif"/>
          <w:i/>
        </w:rPr>
        <w:t xml:space="preserve">Proc. Nat. Acad. Sci. </w:t>
      </w:r>
      <w:r>
        <w:rPr>
          <w:rFonts w:ascii="Liberation Serif" w:hAnsi="Liberation Serif"/>
          <w:b/>
          <w:bCs/>
          <w:i w:val="false"/>
          <w:iCs w:val="false"/>
        </w:rPr>
        <w:t>105</w:t>
      </w:r>
      <w:r>
        <w:rPr>
          <w:rFonts w:ascii="Liberation Serif" w:hAnsi="Liberation Serif"/>
        </w:rPr>
        <w:t xml:space="preserve">, 11543–11548 </w:t>
      </w:r>
      <w:r>
        <w:rPr>
          <w:rFonts w:ascii="Liberation Serif" w:hAnsi="Liberation Serif"/>
        </w:rPr>
        <w:t>(2008)</w:t>
      </w:r>
      <w:r>
        <w:rPr>
          <w:rFonts w:ascii="Liberation Serif" w:hAnsi="Liberation Serif"/>
        </w:rPr>
        <w:t>.</w:t>
      </w:r>
    </w:p>
    <w:p>
      <w:pPr>
        <w:pStyle w:val="Bibliography"/>
        <w:spacing w:lineRule="auto" w:line="360"/>
        <w:rPr>
          <w:rFonts w:ascii="Liberation Serif" w:hAnsi="Liberation Serif"/>
        </w:rPr>
      </w:pPr>
      <w:r>
        <w:rPr>
          <w:rFonts w:ascii="Liberation Serif" w:hAnsi="Liberation Serif"/>
        </w:rPr>
        <w:t xml:space="preserve">Barve, N. </w:t>
      </w:r>
      <w:r>
        <w:rPr>
          <w:rFonts w:ascii="Liberation Serif" w:hAnsi="Liberation Serif"/>
        </w:rPr>
        <w:t>et al.</w:t>
      </w:r>
      <w:r>
        <w:rPr>
          <w:rFonts w:ascii="Liberation Serif" w:hAnsi="Liberation Serif"/>
        </w:rPr>
        <w:t xml:space="preserve"> The crucial role of the accessible area in ecological niche modeling and species distribution modeling. </w:t>
      </w:r>
      <w:r>
        <w:rPr>
          <w:rFonts w:ascii="Liberation Serif" w:hAnsi="Liberation Serif"/>
          <w:i/>
        </w:rPr>
        <w:t>Ecol. Model.</w:t>
      </w:r>
      <w:r>
        <w:rPr>
          <w:rFonts w:ascii="Liberation Serif" w:hAnsi="Liberation Serif"/>
        </w:rPr>
        <w:t xml:space="preserve"> </w:t>
      </w:r>
      <w:r>
        <w:rPr>
          <w:rFonts w:ascii="Liberation Serif" w:hAnsi="Liberation Serif"/>
          <w:b/>
          <w:bCs/>
          <w:i w:val="false"/>
          <w:iCs w:val="false"/>
        </w:rPr>
        <w:t>222</w:t>
      </w:r>
      <w:r>
        <w:rPr>
          <w:rFonts w:ascii="Liberation Serif" w:hAnsi="Liberation Serif"/>
        </w:rPr>
        <w:t xml:space="preserve">, 1810-1819 </w:t>
      </w:r>
      <w:r>
        <w:rPr>
          <w:rFonts w:ascii="Liberation Serif" w:hAnsi="Liberation Serif"/>
        </w:rPr>
        <w:t>(2011)</w:t>
      </w:r>
      <w:r>
        <w:rPr>
          <w:rFonts w:ascii="Liberation Serif" w:hAnsi="Liberation Serif"/>
        </w:rPr>
        <w:t>.</w:t>
      </w:r>
    </w:p>
    <w:p>
      <w:pPr>
        <w:pStyle w:val="Bibliography"/>
        <w:spacing w:lineRule="auto" w:line="360"/>
        <w:rPr>
          <w:rFonts w:ascii="Liberation Serif" w:hAnsi="Liberation Serif"/>
        </w:rPr>
      </w:pPr>
      <w:commentRangeStart w:id="45"/>
      <w:r>
        <w:rPr>
          <w:rFonts w:ascii="Liberation Serif" w:hAnsi="Liberation Serif"/>
        </w:rPr>
        <w:t xml:space="preserve">Baskerville, E. B. </w:t>
      </w:r>
      <w:r>
        <w:rPr>
          <w:rFonts w:ascii="Liberation Serif" w:hAnsi="Liberation Serif"/>
        </w:rPr>
        <w:t xml:space="preserve">et al. </w:t>
      </w:r>
      <w:r>
        <w:rPr>
          <w:rFonts w:ascii="Liberation Serif" w:hAnsi="Liberation Serif"/>
        </w:rPr>
        <w:t xml:space="preserve">Spatial guilds in the </w:t>
      </w:r>
      <w:r>
        <w:rPr>
          <w:rFonts w:ascii="Liberation Serif" w:hAnsi="Liberation Serif"/>
        </w:rPr>
        <w:t>S</w:t>
      </w:r>
      <w:r>
        <w:rPr>
          <w:rFonts w:ascii="Liberation Serif" w:hAnsi="Liberation Serif"/>
        </w:rPr>
        <w:t xml:space="preserve">erengeti food web revealed by a </w:t>
      </w:r>
      <w:r>
        <w:rPr>
          <w:rFonts w:ascii="Liberation Serif" w:hAnsi="Liberation Serif"/>
        </w:rPr>
        <w:t>B</w:t>
      </w:r>
      <w:r>
        <w:rPr>
          <w:rFonts w:ascii="Liberation Serif" w:hAnsi="Liberation Serif"/>
        </w:rPr>
        <w:t xml:space="preserve">ayesian group model. </w:t>
      </w:r>
      <w:r>
        <w:rPr>
          <w:rFonts w:ascii="Liberation Serif" w:hAnsi="Liberation Serif"/>
          <w:i/>
        </w:rPr>
        <w:t>PLoS Comp. Biol.</w:t>
      </w:r>
      <w:r>
        <w:rPr>
          <w:rFonts w:ascii="Liberation Serif" w:hAnsi="Liberation Serif"/>
        </w:rPr>
        <w:t xml:space="preserve"> </w:t>
      </w:r>
      <w:r>
        <w:rPr>
          <w:rFonts w:ascii="Liberation Serif" w:hAnsi="Liberation Serif"/>
          <w:b/>
          <w:bCs/>
          <w:i w:val="false"/>
          <w:iCs w:val="false"/>
        </w:rPr>
        <w:t>7</w:t>
      </w:r>
      <w:r>
        <w:rPr>
          <w:rFonts w:ascii="Liberation Serif" w:hAnsi="Liberation Serif"/>
        </w:rPr>
        <w:t xml:space="preserve">, e1002321 </w:t>
      </w:r>
      <w:r>
        <w:rPr>
          <w:rFonts w:ascii="Liberation Serif" w:hAnsi="Liberation Serif"/>
        </w:rPr>
        <w:t>(2011)</w:t>
      </w:r>
      <w:r>
        <w:rPr>
          <w:rFonts w:ascii="Liberation Serif" w:hAnsi="Liberation Serif"/>
        </w:rPr>
        <w:t>.</w:t>
      </w:r>
      <w:commentRangeEnd w:id="45"/>
      <w:r>
        <w:commentReference w:id="45"/>
      </w:r>
      <w:r>
        <w:rPr>
          <w:rFonts w:ascii="Liberation Serif" w:hAnsi="Liberation Serif"/>
        </w:rPr>
      </w:r>
    </w:p>
    <w:p>
      <w:pPr>
        <w:pStyle w:val="Bibliography"/>
        <w:spacing w:lineRule="auto" w:line="360"/>
        <w:rPr>
          <w:rFonts w:ascii="Liberation Serif" w:hAnsi="Liberation Serif"/>
        </w:rPr>
      </w:pPr>
      <w:commentRangeStart w:id="46"/>
      <w:r>
        <w:rPr>
          <w:rFonts w:ascii="Liberation Serif" w:hAnsi="Liberation Serif"/>
        </w:rPr>
        <w:t xml:space="preserve">Beschta, R. L. &amp; Ripple, W. J. Riparian vegetation recovery in </w:t>
      </w:r>
      <w:r>
        <w:rPr>
          <w:rFonts w:ascii="Liberation Serif" w:hAnsi="Liberation Serif"/>
        </w:rPr>
        <w:t>Y</w:t>
      </w:r>
      <w:r>
        <w:rPr>
          <w:rFonts w:ascii="Liberation Serif" w:hAnsi="Liberation Serif"/>
        </w:rPr>
        <w:t xml:space="preserve">ellowstone: The first two decades after wolf reintroduction. </w:t>
      </w:r>
      <w:r>
        <w:rPr>
          <w:rFonts w:ascii="Liberation Serif" w:hAnsi="Liberation Serif"/>
          <w:i/>
        </w:rPr>
        <w:t>Biol. Cons.</w:t>
      </w:r>
      <w:r>
        <w:rPr>
          <w:rFonts w:ascii="Liberation Serif" w:hAnsi="Liberation Serif"/>
        </w:rPr>
        <w:t xml:space="preserve"> </w:t>
      </w:r>
      <w:r>
        <w:rPr>
          <w:rFonts w:ascii="Liberation Serif" w:hAnsi="Liberation Serif"/>
          <w:b/>
          <w:bCs/>
          <w:i w:val="false"/>
          <w:iCs w:val="false"/>
        </w:rPr>
        <w:t>198</w:t>
      </w:r>
      <w:r>
        <w:rPr>
          <w:rFonts w:ascii="Liberation Serif" w:hAnsi="Liberation Serif"/>
        </w:rPr>
        <w:t xml:space="preserve">, 93–103 </w:t>
      </w:r>
      <w:r>
        <w:rPr>
          <w:rFonts w:ascii="Liberation Serif" w:hAnsi="Liberation Serif"/>
        </w:rPr>
        <w:t>(2016).</w:t>
      </w:r>
      <w:commentRangeEnd w:id="46"/>
      <w:r>
        <w:commentReference w:id="46"/>
      </w:r>
      <w:r>
        <w:rPr>
          <w:rFonts w:ascii="Liberation Serif" w:hAnsi="Liberation Serif"/>
        </w:rPr>
      </w:r>
    </w:p>
    <w:p>
      <w:pPr>
        <w:pStyle w:val="Bibliography"/>
        <w:spacing w:lineRule="auto" w:line="360"/>
        <w:rPr>
          <w:rFonts w:ascii="Liberation Serif" w:hAnsi="Liberation Serif"/>
        </w:rPr>
      </w:pPr>
      <w:r>
        <w:rPr>
          <w:rFonts w:ascii="Liberation Serif" w:hAnsi="Liberation Serif"/>
        </w:rPr>
        <w:t xml:space="preserve">Carbone, C., Mace, G. M., Roberts, S. C. &amp; Macdonald, D. W. Energetic constraints on the diet of terrestrial carnivores. </w:t>
      </w:r>
      <w:r>
        <w:rPr>
          <w:rFonts w:ascii="Liberation Serif" w:hAnsi="Liberation Serif"/>
          <w:i/>
        </w:rPr>
        <w:t>Nature</w:t>
      </w:r>
      <w:r>
        <w:rPr>
          <w:rFonts w:ascii="Liberation Serif" w:hAnsi="Liberation Serif"/>
        </w:rPr>
        <w:t xml:space="preserve"> </w:t>
      </w:r>
      <w:r>
        <w:rPr>
          <w:rFonts w:ascii="Liberation Serif" w:hAnsi="Liberation Serif"/>
          <w:b/>
          <w:bCs/>
          <w:i w:val="false"/>
          <w:iCs w:val="false"/>
        </w:rPr>
        <w:t>402</w:t>
      </w:r>
      <w:r>
        <w:rPr>
          <w:rFonts w:ascii="Liberation Serif" w:hAnsi="Liberation Serif"/>
          <w:b w:val="false"/>
          <w:bCs w:val="false"/>
          <w:i w:val="false"/>
          <w:iCs w:val="false"/>
        </w:rPr>
        <w:t xml:space="preserve">, </w:t>
      </w:r>
      <w:r>
        <w:rPr>
          <w:rFonts w:ascii="Liberation Serif" w:hAnsi="Liberation Serif"/>
          <w:b w:val="false"/>
          <w:bCs w:val="false"/>
          <w:i w:val="false"/>
          <w:iCs w:val="false"/>
        </w:rPr>
        <w:t>286–288</w:t>
      </w:r>
      <w:r>
        <w:rPr>
          <w:rFonts w:ascii="Liberation Serif" w:hAnsi="Liberation Serif"/>
          <w:b/>
          <w:bCs/>
          <w:i w:val="false"/>
          <w:iCs w:val="false"/>
        </w:rPr>
        <w:t xml:space="preserve"> </w:t>
      </w:r>
      <w:r>
        <w:rPr>
          <w:rFonts w:ascii="Liberation Serif" w:hAnsi="Liberation Serif"/>
        </w:rPr>
        <w:t>(1999).</w:t>
      </w:r>
    </w:p>
    <w:p>
      <w:pPr>
        <w:pStyle w:val="Bibliography"/>
        <w:spacing w:lineRule="auto" w:line="360"/>
        <w:rPr>
          <w:rFonts w:ascii="Liberation Serif" w:hAnsi="Liberation Serif"/>
        </w:rPr>
      </w:pPr>
      <w:r>
        <w:rPr>
          <w:rFonts w:ascii="Liberation Serif" w:hAnsi="Liberation Serif"/>
        </w:rPr>
        <w:t xml:space="preserve">Ceaușu, S. </w:t>
      </w:r>
      <w:r>
        <w:rPr>
          <w:rFonts w:ascii="Liberation Serif" w:hAnsi="Liberation Serif"/>
        </w:rPr>
        <w:t xml:space="preserve">et al. </w:t>
      </w:r>
      <w:r>
        <w:rPr>
          <w:rFonts w:ascii="Liberation Serif" w:hAnsi="Liberation Serif"/>
        </w:rPr>
        <w:t xml:space="preserve">Mapping opportunities and challenges for rewilding in Europe. </w:t>
      </w:r>
      <w:r>
        <w:rPr>
          <w:rFonts w:ascii="Liberation Serif" w:hAnsi="Liberation Serif"/>
          <w:i/>
        </w:rPr>
        <w:t>Cons. Biol.</w:t>
      </w:r>
      <w:r>
        <w:rPr>
          <w:rFonts w:ascii="Liberation Serif" w:hAnsi="Liberation Serif"/>
        </w:rPr>
        <w:t xml:space="preserve"> </w:t>
      </w:r>
      <w:r>
        <w:rPr>
          <w:rFonts w:ascii="Liberation Serif" w:hAnsi="Liberation Serif"/>
          <w:b/>
          <w:bCs/>
          <w:i w:val="false"/>
          <w:iCs w:val="false"/>
        </w:rPr>
        <w:t>29</w:t>
      </w:r>
      <w:r>
        <w:rPr>
          <w:rFonts w:ascii="Liberation Serif" w:hAnsi="Liberation Serif"/>
          <w:b w:val="false"/>
          <w:bCs w:val="false"/>
          <w:i w:val="false"/>
          <w:iCs w:val="false"/>
        </w:rPr>
        <w:t xml:space="preserve">, </w:t>
      </w:r>
      <w:r>
        <w:rPr>
          <w:rFonts w:ascii="Liberation Serif" w:hAnsi="Liberation Serif"/>
        </w:rPr>
        <w:t xml:space="preserve">1017–1027 </w:t>
      </w:r>
      <w:r>
        <w:rPr>
          <w:rFonts w:ascii="Liberation Serif" w:hAnsi="Liberation Serif"/>
        </w:rPr>
        <w:t>(2015)</w:t>
      </w:r>
      <w:r>
        <w:rPr>
          <w:rFonts w:ascii="Liberation Serif" w:hAnsi="Liberation Serif"/>
        </w:rPr>
        <w:t>.</w:t>
      </w:r>
    </w:p>
    <w:p>
      <w:pPr>
        <w:pStyle w:val="Bibliography"/>
        <w:spacing w:lineRule="auto" w:line="360"/>
        <w:rPr>
          <w:rFonts w:ascii="Liberation Serif" w:hAnsi="Liberation Serif"/>
        </w:rPr>
      </w:pPr>
      <w:r>
        <w:rPr>
          <w:rFonts w:ascii="Liberation Serif" w:hAnsi="Liberation Serif"/>
          <w:lang w:val="da-DK"/>
        </w:rPr>
        <w:t xml:space="preserve">Ceauşu, S., Graves, R. A., Killion, A. K., Svenning, J.-C. &amp; Carter, N. H. </w:t>
      </w:r>
      <w:r>
        <w:rPr>
          <w:rFonts w:ascii="Liberation Serif" w:hAnsi="Liberation Serif"/>
        </w:rPr>
        <w:t xml:space="preserve">Governing trade-offs in ecosystem services and disservices to achieve human–wildlife coexistence. </w:t>
      </w:r>
      <w:r>
        <w:rPr>
          <w:rFonts w:ascii="Liberation Serif" w:hAnsi="Liberation Serif"/>
          <w:i/>
        </w:rPr>
        <w:t>Cons. Biol.</w:t>
      </w:r>
      <w:r>
        <w:rPr>
          <w:rFonts w:ascii="Liberation Serif" w:hAnsi="Liberation Serif"/>
        </w:rPr>
        <w:t xml:space="preserve"> </w:t>
      </w:r>
      <w:r>
        <w:rPr>
          <w:rFonts w:ascii="Liberation Serif" w:hAnsi="Liberation Serif"/>
          <w:b/>
          <w:bCs/>
          <w:i w:val="false"/>
          <w:iCs w:val="false"/>
        </w:rPr>
        <w:t>33</w:t>
      </w:r>
      <w:r>
        <w:rPr>
          <w:rFonts w:ascii="Liberation Serif" w:hAnsi="Liberation Serif"/>
        </w:rPr>
        <w:t xml:space="preserve">, 543–553 </w:t>
      </w:r>
      <w:r>
        <w:rPr>
          <w:rFonts w:ascii="Liberation Serif" w:hAnsi="Liberation Serif"/>
          <w:lang w:val="da-DK"/>
        </w:rPr>
        <w:t>(2019)</w:t>
      </w:r>
      <w:r>
        <w:rPr>
          <w:rFonts w:ascii="Liberation Serif" w:hAnsi="Liberation Serif"/>
        </w:rPr>
        <w:t>.</w:t>
      </w:r>
    </w:p>
    <w:p>
      <w:pPr>
        <w:pStyle w:val="Bibliography"/>
        <w:spacing w:lineRule="auto" w:line="360"/>
        <w:rPr>
          <w:rFonts w:ascii="Liberation Serif" w:hAnsi="Liberation Serif"/>
        </w:rPr>
      </w:pPr>
      <w:r>
        <w:rPr>
          <w:rFonts w:ascii="Liberation Serif" w:hAnsi="Liberation Serif"/>
        </w:rPr>
        <w:t xml:space="preserve">Chapron, G. </w:t>
      </w:r>
      <w:r>
        <w:rPr>
          <w:rFonts w:ascii="Liberation Serif" w:hAnsi="Liberation Serif"/>
        </w:rPr>
        <w:t>et al.</w:t>
      </w:r>
      <w:r>
        <w:rPr>
          <w:rFonts w:ascii="Liberation Serif" w:hAnsi="Liberation Serif"/>
        </w:rPr>
        <w:t xml:space="preserve"> Recovery of large carnivores in Europe’s modern human-dominated landscapes. </w:t>
      </w:r>
      <w:r>
        <w:rPr>
          <w:rFonts w:ascii="Liberation Serif" w:hAnsi="Liberation Serif"/>
          <w:i/>
        </w:rPr>
        <w:t>Science</w:t>
      </w:r>
      <w:r>
        <w:rPr>
          <w:rFonts w:ascii="Liberation Serif" w:hAnsi="Liberation Serif"/>
        </w:rPr>
        <w:t xml:space="preserve"> </w:t>
      </w:r>
      <w:r>
        <w:rPr>
          <w:rFonts w:ascii="Liberation Serif" w:hAnsi="Liberation Serif"/>
          <w:b/>
          <w:bCs/>
          <w:i w:val="false"/>
          <w:iCs w:val="false"/>
        </w:rPr>
        <w:t>346</w:t>
      </w:r>
      <w:r>
        <w:rPr>
          <w:rFonts w:ascii="Liberation Serif" w:hAnsi="Liberation Serif"/>
        </w:rPr>
        <w:t>, 1517–1519 (2014).</w:t>
      </w:r>
    </w:p>
    <w:p>
      <w:pPr>
        <w:pStyle w:val="Bibliography"/>
        <w:spacing w:lineRule="auto" w:line="360"/>
        <w:rPr>
          <w:rFonts w:ascii="Liberation Serif" w:hAnsi="Liberation Serif"/>
        </w:rPr>
      </w:pPr>
      <w:r>
        <w:rPr>
          <w:rFonts w:ascii="Liberation Serif" w:hAnsi="Liberation Serif"/>
        </w:rPr>
        <w:t xml:space="preserve">Chundawat, R. S., Sharma, K., Gogate, N., Malik, P. K. &amp; Vanak, A. T. Size matters: Scale mismatch between space use patterns of tigers and protected area size in a tropical dry forest. </w:t>
      </w:r>
      <w:r>
        <w:rPr>
          <w:rFonts w:ascii="Liberation Serif" w:hAnsi="Liberation Serif"/>
          <w:i/>
        </w:rPr>
        <w:t xml:space="preserve">Biol. Cons. </w:t>
      </w:r>
      <w:r>
        <w:rPr>
          <w:rFonts w:ascii="Liberation Serif" w:hAnsi="Liberation Serif"/>
          <w:b/>
          <w:bCs/>
          <w:i w:val="false"/>
          <w:iCs w:val="false"/>
        </w:rPr>
        <w:t>197</w:t>
      </w:r>
      <w:r>
        <w:rPr>
          <w:rFonts w:ascii="Liberation Serif" w:hAnsi="Liberation Serif"/>
        </w:rPr>
        <w:t>, 146–153 (2016).</w:t>
      </w:r>
    </w:p>
    <w:p>
      <w:pPr>
        <w:pStyle w:val="Bibliography"/>
        <w:spacing w:lineRule="auto" w:line="360"/>
        <w:rPr>
          <w:rFonts w:ascii="Liberation Serif" w:hAnsi="Liberation Serif"/>
        </w:rPr>
      </w:pPr>
      <w:r>
        <w:rPr>
          <w:rFonts w:ascii="Liberation Serif" w:hAnsi="Liberation Serif"/>
        </w:rPr>
        <w:t xml:space="preserve">Cohen, J. </w:t>
      </w:r>
      <w:r>
        <w:rPr>
          <w:rFonts w:ascii="Liberation Serif" w:hAnsi="Liberation Serif"/>
          <w:i/>
        </w:rPr>
        <w:t xml:space="preserve">Statistical </w:t>
      </w:r>
      <w:r>
        <w:rPr>
          <w:rFonts w:ascii="Liberation Serif" w:hAnsi="Liberation Serif"/>
          <w:i/>
        </w:rPr>
        <w:t>P</w:t>
      </w:r>
      <w:r>
        <w:rPr>
          <w:rFonts w:ascii="Liberation Serif" w:hAnsi="Liberation Serif"/>
          <w:i/>
        </w:rPr>
        <w:t xml:space="preserve">ower </w:t>
      </w:r>
      <w:r>
        <w:rPr>
          <w:rFonts w:ascii="Liberation Serif" w:hAnsi="Liberation Serif"/>
          <w:i/>
        </w:rPr>
        <w:t>A</w:t>
      </w:r>
      <w:r>
        <w:rPr>
          <w:rFonts w:ascii="Liberation Serif" w:hAnsi="Liberation Serif"/>
          <w:i/>
        </w:rPr>
        <w:t xml:space="preserve">nalysis </w:t>
      </w:r>
      <w:r>
        <w:rPr>
          <w:rFonts w:ascii="Liberation Serif" w:hAnsi="Liberation Serif"/>
          <w:i/>
        </w:rPr>
        <w:t>F</w:t>
      </w:r>
      <w:r>
        <w:rPr>
          <w:rFonts w:ascii="Liberation Serif" w:hAnsi="Liberation Serif"/>
          <w:i/>
        </w:rPr>
        <w:t xml:space="preserve">or </w:t>
      </w:r>
      <w:r>
        <w:rPr>
          <w:rFonts w:ascii="Liberation Serif" w:hAnsi="Liberation Serif"/>
          <w:i/>
        </w:rPr>
        <w:t>T</w:t>
      </w:r>
      <w:r>
        <w:rPr>
          <w:rFonts w:ascii="Liberation Serif" w:hAnsi="Liberation Serif"/>
          <w:i/>
        </w:rPr>
        <w:t xml:space="preserve">he </w:t>
      </w:r>
      <w:r>
        <w:rPr>
          <w:rFonts w:ascii="Liberation Serif" w:hAnsi="Liberation Serif"/>
          <w:i/>
        </w:rPr>
        <w:t>B</w:t>
      </w:r>
      <w:r>
        <w:rPr>
          <w:rFonts w:ascii="Liberation Serif" w:hAnsi="Liberation Serif"/>
          <w:i/>
        </w:rPr>
        <w:t xml:space="preserve">ehavioural </w:t>
      </w:r>
      <w:r>
        <w:rPr>
          <w:rFonts w:ascii="Liberation Serif" w:hAnsi="Liberation Serif"/>
          <w:i/>
        </w:rPr>
        <w:t>S</w:t>
      </w:r>
      <w:r>
        <w:rPr>
          <w:rFonts w:ascii="Liberation Serif" w:hAnsi="Liberation Serif"/>
          <w:i/>
        </w:rPr>
        <w:t>ciences</w:t>
      </w:r>
      <w:r>
        <w:rPr>
          <w:rFonts w:ascii="Liberation Serif" w:hAnsi="Liberation Serif"/>
        </w:rPr>
        <w:t xml:space="preserve">. </w:t>
      </w:r>
      <w:r>
        <w:rPr>
          <w:rFonts w:ascii="Liberation Serif" w:hAnsi="Liberation Serif"/>
        </w:rPr>
        <w:t>(</w:t>
      </w:r>
      <w:r>
        <w:rPr>
          <w:rFonts w:ascii="Liberation Serif" w:hAnsi="Liberation Serif"/>
        </w:rPr>
        <w:t>Hillsdale, 1988</w:t>
      </w:r>
      <w:r>
        <w:rPr>
          <w:rFonts w:ascii="Liberation Serif" w:hAnsi="Liberation Serif"/>
        </w:rPr>
        <w:t>).</w:t>
      </w:r>
    </w:p>
    <w:p>
      <w:pPr>
        <w:pStyle w:val="Bibliography"/>
        <w:spacing w:lineRule="auto" w:line="360"/>
        <w:rPr>
          <w:rFonts w:ascii="Liberation Serif" w:hAnsi="Liberation Serif"/>
        </w:rPr>
      </w:pPr>
      <w:commentRangeStart w:id="47"/>
      <w:r>
        <w:rPr>
          <w:rFonts w:ascii="Liberation Serif" w:hAnsi="Liberation Serif"/>
        </w:rPr>
        <w:t xml:space="preserve">Cohen, J. E. (2010). </w:t>
      </w:r>
      <w:r>
        <w:rPr>
          <w:rFonts w:ascii="Liberation Serif" w:hAnsi="Liberation Serif"/>
          <w:i/>
        </w:rPr>
        <w:t>ECOWeB 1.1: Ecologists’ cooperative web bank</w:t>
      </w:r>
      <w:r>
        <w:rPr>
          <w:rFonts w:ascii="Liberation Serif" w:hAnsi="Liberation Serif"/>
        </w:rPr>
        <w:t>.</w:t>
      </w:r>
      <w:commentRangeEnd w:id="47"/>
      <w:r>
        <w:commentReference w:id="47"/>
      </w:r>
      <w:r>
        <w:rPr>
          <w:rFonts w:ascii="Liberation Serif" w:hAnsi="Liberation Serif"/>
        </w:rPr>
      </w:r>
    </w:p>
    <w:p>
      <w:pPr>
        <w:pStyle w:val="Bibliography"/>
        <w:spacing w:lineRule="auto" w:line="360"/>
        <w:rPr/>
      </w:pPr>
      <w:commentRangeStart w:id="48"/>
      <w:r>
        <w:rPr>
          <w:rFonts w:ascii="Liberation Serif" w:hAnsi="Liberation Serif"/>
        </w:rPr>
        <w:t xml:space="preserve">Corporation, M., &amp; Weston, S. (2018). </w:t>
      </w:r>
      <w:r>
        <w:rPr>
          <w:rFonts w:ascii="Liberation Serif" w:hAnsi="Liberation Serif"/>
          <w:i/>
        </w:rPr>
        <w:t>DoParallel: Foreach parallel adaptor for the ’parallel’ package</w:t>
      </w:r>
      <w:r>
        <w:rPr>
          <w:rFonts w:ascii="Liberation Serif" w:hAnsi="Liberation Serif"/>
        </w:rPr>
        <w:t xml:space="preserve">. Retrieved from </w:t>
      </w:r>
      <w:hyperlink r:id="rId4">
        <w:r>
          <w:rPr>
            <w:rStyle w:val="InternetLink"/>
            <w:rFonts w:ascii="Liberation Serif" w:hAnsi="Liberation Serif"/>
          </w:rPr>
          <w:t>https://CRAN.R-project.org/package=doParallel</w:t>
        </w:r>
        <w:commentRangeEnd w:id="48"/>
        <w:r>
          <w:commentReference w:id="48"/>
        </w:r>
        <w:r>
          <w:rPr/>
        </w:r>
      </w:hyperlink>
    </w:p>
    <w:p>
      <w:pPr>
        <w:pStyle w:val="Bibliography"/>
        <w:spacing w:lineRule="auto" w:line="360"/>
        <w:rPr>
          <w:rFonts w:ascii="Liberation Serif" w:hAnsi="Liberation Serif"/>
        </w:rPr>
      </w:pPr>
      <w:r>
        <w:rPr>
          <w:rFonts w:ascii="Liberation Serif" w:hAnsi="Liberation Serif"/>
        </w:rPr>
        <w:t xml:space="preserve">Daru, B. H. </w:t>
      </w:r>
      <w:r>
        <w:rPr>
          <w:rFonts w:ascii="Liberation Serif" w:hAnsi="Liberation Serif"/>
        </w:rPr>
        <w:t>et al.</w:t>
      </w:r>
      <w:r>
        <w:rPr>
          <w:rFonts w:ascii="Liberation Serif" w:hAnsi="Liberation Serif"/>
        </w:rPr>
        <w:t xml:space="preserve"> Spatial overlaps between the global protected areas network and terrestrial hotspots of evolutionary diversity. </w:t>
      </w:r>
      <w:r>
        <w:rPr>
          <w:rFonts w:ascii="Liberation Serif" w:hAnsi="Liberation Serif"/>
          <w:i/>
        </w:rPr>
        <w:t>Glob. Ecol. Biogeogr.</w:t>
      </w:r>
      <w:r>
        <w:rPr>
          <w:rFonts w:ascii="Liberation Serif" w:hAnsi="Liberation Serif"/>
        </w:rPr>
        <w:t xml:space="preserve"> </w:t>
      </w:r>
      <w:r>
        <w:rPr>
          <w:rFonts w:ascii="Liberation Serif" w:hAnsi="Liberation Serif"/>
          <w:b/>
          <w:bCs/>
          <w:i w:val="false"/>
          <w:iCs w:val="false"/>
        </w:rPr>
        <w:t>28</w:t>
      </w:r>
      <w:r>
        <w:rPr>
          <w:rFonts w:ascii="Liberation Serif" w:hAnsi="Liberation Serif"/>
        </w:rPr>
        <w:t xml:space="preserve">, 757–766 </w:t>
      </w:r>
      <w:r>
        <w:rPr>
          <w:rFonts w:ascii="Liberation Serif" w:hAnsi="Liberation Serif"/>
        </w:rPr>
        <w:t>(2019)</w:t>
      </w:r>
      <w:r>
        <w:rPr>
          <w:rFonts w:ascii="Liberation Serif" w:hAnsi="Liberation Serif"/>
        </w:rPr>
        <w:t>.</w:t>
      </w:r>
    </w:p>
    <w:p>
      <w:pPr>
        <w:pStyle w:val="Bibliography"/>
        <w:spacing w:lineRule="auto" w:line="360"/>
        <w:rPr>
          <w:rFonts w:ascii="Liberation Serif" w:hAnsi="Liberation Serif"/>
        </w:rPr>
      </w:pPr>
      <w:r>
        <w:rPr>
          <w:rFonts w:ascii="Liberation Serif" w:hAnsi="Liberation Serif"/>
        </w:rPr>
        <w:t xml:space="preserve">Dirzo, R. </w:t>
      </w:r>
      <w:r>
        <w:rPr>
          <w:rFonts w:ascii="Liberation Serif" w:hAnsi="Liberation Serif"/>
        </w:rPr>
        <w:t>et al.</w:t>
      </w:r>
      <w:r>
        <w:rPr>
          <w:rFonts w:ascii="Liberation Serif" w:hAnsi="Liberation Serif"/>
        </w:rPr>
        <w:t xml:space="preserve"> Defaunation in the Anthropocene. </w:t>
      </w:r>
      <w:r>
        <w:rPr>
          <w:rFonts w:ascii="Liberation Serif" w:hAnsi="Liberation Serif"/>
          <w:i/>
        </w:rPr>
        <w:t>Science</w:t>
      </w:r>
      <w:r>
        <w:rPr>
          <w:rFonts w:ascii="Liberation Serif" w:hAnsi="Liberation Serif"/>
        </w:rPr>
        <w:t xml:space="preserve"> </w:t>
      </w:r>
      <w:r>
        <w:rPr>
          <w:rFonts w:ascii="Liberation Serif" w:hAnsi="Liberation Serif"/>
          <w:b/>
          <w:bCs/>
          <w:i w:val="false"/>
          <w:iCs w:val="false"/>
        </w:rPr>
        <w:t>345</w:t>
      </w:r>
      <w:r>
        <w:rPr>
          <w:rFonts w:ascii="Liberation Serif" w:hAnsi="Liberation Serif"/>
        </w:rPr>
        <w:t xml:space="preserve">, 401–406 </w:t>
      </w:r>
      <w:r>
        <w:rPr>
          <w:rFonts w:ascii="Liberation Serif" w:hAnsi="Liberation Serif"/>
        </w:rPr>
        <w:t>(2014)</w:t>
      </w:r>
      <w:r>
        <w:rPr>
          <w:rFonts w:ascii="Liberation Serif" w:hAnsi="Liberation Serif"/>
        </w:rPr>
        <w:t>.</w:t>
      </w:r>
    </w:p>
    <w:p>
      <w:pPr>
        <w:pStyle w:val="Bibliography"/>
        <w:spacing w:lineRule="auto" w:line="360"/>
        <w:rPr>
          <w:rFonts w:ascii="Liberation Serif" w:hAnsi="Liberation Serif"/>
        </w:rPr>
      </w:pPr>
      <w:r>
        <w:rPr>
          <w:rFonts w:ascii="Liberation Serif" w:hAnsi="Liberation Serif"/>
        </w:rPr>
        <w:t xml:space="preserve">Donlan, J. Re-wilding North America. </w:t>
      </w:r>
      <w:r>
        <w:rPr>
          <w:rFonts w:ascii="Liberation Serif" w:hAnsi="Liberation Serif"/>
          <w:i/>
        </w:rPr>
        <w:t>Nature</w:t>
      </w:r>
      <w:r>
        <w:rPr>
          <w:rFonts w:ascii="Liberation Serif" w:hAnsi="Liberation Serif"/>
        </w:rPr>
        <w:t xml:space="preserve"> </w:t>
      </w:r>
      <w:r>
        <w:rPr>
          <w:rFonts w:ascii="Liberation Serif" w:hAnsi="Liberation Serif"/>
          <w:b/>
          <w:bCs/>
          <w:i w:val="false"/>
          <w:iCs w:val="false"/>
        </w:rPr>
        <w:t>436</w:t>
      </w:r>
      <w:r>
        <w:rPr>
          <w:rFonts w:ascii="Liberation Serif" w:hAnsi="Liberation Serif"/>
        </w:rPr>
        <w:t>, 913–</w:t>
      </w:r>
      <w:r>
        <w:rPr>
          <w:rFonts w:ascii="Liberation Serif" w:hAnsi="Liberation Serif"/>
        </w:rPr>
        <w:t>914 (2005)</w:t>
      </w:r>
      <w:r>
        <w:rPr>
          <w:rFonts w:ascii="Liberation Serif" w:hAnsi="Liberation Serif"/>
        </w:rPr>
        <w:t>.</w:t>
      </w:r>
    </w:p>
    <w:p>
      <w:pPr>
        <w:pStyle w:val="Bibliography"/>
        <w:spacing w:lineRule="auto" w:line="360"/>
        <w:rPr>
          <w:rFonts w:ascii="Liberation Serif" w:hAnsi="Liberation Serif"/>
        </w:rPr>
      </w:pPr>
      <w:r>
        <w:rPr>
          <w:rFonts w:ascii="Liberation Serif" w:hAnsi="Liberation Serif"/>
        </w:rPr>
        <w:t xml:space="preserve">Eklöf, A., Helmus, M. R., Moore, M. &amp; Allesina, S. Relevance of evolutionary history for food web structure. </w:t>
      </w:r>
      <w:r>
        <w:rPr>
          <w:rFonts w:ascii="Liberation Serif" w:hAnsi="Liberation Serif"/>
          <w:i/>
        </w:rPr>
        <w:t>Proc. R. Soc. B: Biol. Sci.</w:t>
      </w:r>
      <w:r>
        <w:rPr>
          <w:rFonts w:ascii="Liberation Serif" w:hAnsi="Liberation Serif"/>
        </w:rPr>
        <w:t xml:space="preserve"> </w:t>
      </w:r>
      <w:r>
        <w:rPr>
          <w:rFonts w:ascii="Liberation Serif" w:hAnsi="Liberation Serif"/>
          <w:b/>
          <w:bCs/>
          <w:i w:val="false"/>
          <w:iCs w:val="false"/>
        </w:rPr>
        <w:t>279</w:t>
      </w:r>
      <w:r>
        <w:rPr>
          <w:rFonts w:ascii="Liberation Serif" w:hAnsi="Liberation Serif"/>
        </w:rPr>
        <w:t>, 1588–1596 (2011).</w:t>
      </w:r>
    </w:p>
    <w:p>
      <w:pPr>
        <w:pStyle w:val="Bibliography"/>
        <w:spacing w:lineRule="auto" w:line="360"/>
        <w:rPr>
          <w:rFonts w:ascii="Liberation Serif" w:hAnsi="Liberation Serif"/>
        </w:rPr>
      </w:pPr>
      <w:r>
        <w:rPr>
          <w:rFonts w:ascii="Liberation Serif" w:hAnsi="Liberation Serif"/>
        </w:rPr>
        <w:t xml:space="preserve">Elith, J. &amp; Leathwick, J. R. Species distribution models: Ecological explanation and prediction across space and time. </w:t>
      </w:r>
      <w:r>
        <w:rPr>
          <w:rFonts w:ascii="Liberation Serif" w:hAnsi="Liberation Serif"/>
          <w:i/>
        </w:rPr>
        <w:t>Ann. Rev. Ecol. Evol. Syst.</w:t>
      </w:r>
      <w:r>
        <w:rPr>
          <w:rFonts w:ascii="Liberation Serif" w:hAnsi="Liberation Serif"/>
        </w:rPr>
        <w:t xml:space="preserve"> </w:t>
      </w:r>
      <w:r>
        <w:rPr>
          <w:rFonts w:ascii="Liberation Serif" w:hAnsi="Liberation Serif"/>
          <w:b/>
          <w:bCs/>
          <w:i w:val="false"/>
          <w:iCs w:val="false"/>
        </w:rPr>
        <w:t>40</w:t>
      </w:r>
      <w:r>
        <w:rPr>
          <w:rFonts w:ascii="Liberation Serif" w:hAnsi="Liberation Serif"/>
        </w:rPr>
        <w:t>, 677–697 (2009).</w:t>
      </w:r>
    </w:p>
    <w:p>
      <w:pPr>
        <w:pStyle w:val="Bibliography"/>
        <w:spacing w:lineRule="auto" w:line="360"/>
        <w:rPr>
          <w:rFonts w:ascii="Liberation Serif" w:hAnsi="Liberation Serif"/>
        </w:rPr>
      </w:pPr>
      <w:r>
        <w:rPr>
          <w:rFonts w:ascii="Liberation Serif" w:hAnsi="Liberation Serif"/>
        </w:rPr>
        <w:t xml:space="preserve">Elith, J. </w:t>
      </w:r>
      <w:r>
        <w:rPr>
          <w:rFonts w:ascii="Liberation Serif" w:hAnsi="Liberation Serif"/>
        </w:rPr>
        <w:t>et al.</w:t>
      </w:r>
      <w:r>
        <w:rPr>
          <w:rFonts w:ascii="Liberation Serif" w:hAnsi="Liberation Serif"/>
        </w:rPr>
        <w:t xml:space="preserve"> A statistical explanation of maxent for ecologists. </w:t>
      </w:r>
      <w:r>
        <w:rPr>
          <w:rFonts w:ascii="Liberation Serif" w:hAnsi="Liberation Serif"/>
          <w:i/>
        </w:rPr>
        <w:t>Div. Distr.</w:t>
      </w:r>
      <w:r>
        <w:rPr>
          <w:rFonts w:ascii="Liberation Serif" w:hAnsi="Liberation Serif"/>
        </w:rPr>
        <w:t xml:space="preserve"> </w:t>
      </w:r>
      <w:r>
        <w:rPr>
          <w:rFonts w:ascii="Liberation Serif" w:hAnsi="Liberation Serif"/>
          <w:b/>
          <w:bCs/>
          <w:i w:val="false"/>
          <w:iCs w:val="false"/>
        </w:rPr>
        <w:t>17</w:t>
      </w:r>
      <w:r>
        <w:rPr>
          <w:rFonts w:ascii="Liberation Serif" w:hAnsi="Liberation Serif"/>
        </w:rPr>
        <w:t xml:space="preserve">, 43–57 </w:t>
      </w:r>
      <w:r>
        <w:rPr>
          <w:rFonts w:ascii="Liberation Serif" w:hAnsi="Liberation Serif"/>
        </w:rPr>
        <w:t>(2011)</w:t>
      </w:r>
      <w:r>
        <w:rPr>
          <w:rFonts w:ascii="Liberation Serif" w:hAnsi="Liberation Serif"/>
        </w:rPr>
        <w:t>.</w:t>
      </w:r>
    </w:p>
    <w:p>
      <w:pPr>
        <w:pStyle w:val="Bibliography"/>
        <w:spacing w:lineRule="auto" w:line="360"/>
        <w:rPr>
          <w:rFonts w:ascii="Liberation Serif" w:hAnsi="Liberation Serif"/>
        </w:rPr>
      </w:pPr>
      <w:r>
        <w:rPr>
          <w:rFonts w:ascii="Liberation Serif" w:hAnsi="Liberation Serif"/>
        </w:rPr>
        <w:t xml:space="preserve">Emer, C., Galetti, M., Pizo, M.A., Jordano, P. </w:t>
      </w:r>
      <w:r>
        <w:rPr>
          <w:rFonts w:ascii="Liberation Serif" w:hAnsi="Liberation Serif"/>
        </w:rPr>
        <w:t xml:space="preserve">&amp; </w:t>
      </w:r>
      <w:r>
        <w:rPr>
          <w:rFonts w:ascii="Liberation Serif" w:hAnsi="Liberation Serif"/>
        </w:rPr>
        <w:t xml:space="preserve">Verdú, M. Defaunation precipitates the extinction of evolutionarily distinct interactions in the Anthropocene. </w:t>
      </w:r>
      <w:r>
        <w:rPr>
          <w:rFonts w:ascii="Liberation Serif" w:hAnsi="Liberation Serif"/>
          <w:i/>
        </w:rPr>
        <w:t xml:space="preserve">Sci. </w:t>
      </w:r>
      <w:r>
        <w:rPr>
          <w:rFonts w:ascii="Liberation Serif" w:hAnsi="Liberation Serif"/>
          <w:i/>
        </w:rPr>
        <w:t>A</w:t>
      </w:r>
      <w:r>
        <w:rPr>
          <w:rFonts w:ascii="Liberation Serif" w:hAnsi="Liberation Serif"/>
          <w:i/>
        </w:rPr>
        <w:t>dv.</w:t>
      </w:r>
      <w:r>
        <w:rPr>
          <w:rFonts w:ascii="Liberation Serif" w:hAnsi="Liberation Serif"/>
        </w:rPr>
        <w:t xml:space="preserve"> </w:t>
      </w:r>
      <w:r>
        <w:rPr>
          <w:rFonts w:ascii="Liberation Serif" w:hAnsi="Liberation Serif"/>
          <w:b/>
          <w:bCs/>
          <w:i w:val="false"/>
          <w:iCs w:val="false"/>
        </w:rPr>
        <w:t>5</w:t>
      </w:r>
      <w:r>
        <w:rPr>
          <w:rFonts w:ascii="Liberation Serif" w:hAnsi="Liberation Serif"/>
        </w:rPr>
        <w:t xml:space="preserve">, eaav6699 </w:t>
      </w:r>
      <w:r>
        <w:rPr>
          <w:rFonts w:ascii="Liberation Serif" w:hAnsi="Liberation Serif"/>
        </w:rPr>
        <w:t>(2019)</w:t>
      </w:r>
      <w:r>
        <w:rPr>
          <w:rFonts w:ascii="Liberation Serif" w:hAnsi="Liberation Serif"/>
        </w:rPr>
        <w:t>.</w:t>
      </w:r>
    </w:p>
    <w:p>
      <w:pPr>
        <w:pStyle w:val="Bibliography"/>
        <w:spacing w:lineRule="auto" w:line="360"/>
        <w:rPr>
          <w:rFonts w:ascii="Liberation Serif" w:hAnsi="Liberation Serif"/>
        </w:rPr>
      </w:pPr>
      <w:r>
        <w:rPr>
          <w:rFonts w:ascii="Liberation Serif" w:hAnsi="Liberation Serif"/>
        </w:rPr>
        <w:t xml:space="preserve">Estes, J. A. </w:t>
      </w:r>
      <w:r>
        <w:rPr>
          <w:rFonts w:ascii="Liberation Serif" w:hAnsi="Liberation Serif"/>
        </w:rPr>
        <w:t>et al</w:t>
      </w:r>
      <w:r>
        <w:rPr>
          <w:rFonts w:ascii="Liberation Serif" w:hAnsi="Liberation Serif"/>
        </w:rPr>
        <w:t xml:space="preserve">. Trophic downgrading of planet Earth. </w:t>
      </w:r>
      <w:r>
        <w:rPr>
          <w:rFonts w:ascii="Liberation Serif" w:hAnsi="Liberation Serif"/>
          <w:i/>
        </w:rPr>
        <w:t>Science</w:t>
      </w:r>
      <w:r>
        <w:rPr>
          <w:rFonts w:ascii="Liberation Serif" w:hAnsi="Liberation Serif"/>
        </w:rPr>
        <w:t xml:space="preserve"> </w:t>
      </w:r>
      <w:r>
        <w:rPr>
          <w:rFonts w:ascii="Liberation Serif" w:hAnsi="Liberation Serif"/>
          <w:b/>
          <w:bCs/>
          <w:i w:val="false"/>
          <w:iCs w:val="false"/>
        </w:rPr>
        <w:t>333</w:t>
      </w:r>
      <w:r>
        <w:rPr>
          <w:rFonts w:ascii="Liberation Serif" w:hAnsi="Liberation Serif"/>
        </w:rPr>
        <w:t xml:space="preserve">, 301–306 </w:t>
      </w:r>
      <w:r>
        <w:rPr>
          <w:rFonts w:ascii="Liberation Serif" w:hAnsi="Liberation Serif"/>
        </w:rPr>
        <w:t>(2011)</w:t>
      </w:r>
      <w:r>
        <w:rPr>
          <w:rFonts w:ascii="Liberation Serif" w:hAnsi="Liberation Serif"/>
        </w:rPr>
        <w:t>.</w:t>
      </w:r>
    </w:p>
    <w:p>
      <w:pPr>
        <w:pStyle w:val="Bibliography"/>
        <w:spacing w:lineRule="auto" w:line="360"/>
        <w:rPr>
          <w:rFonts w:ascii="Liberation Serif" w:hAnsi="Liberation Serif"/>
        </w:rPr>
      </w:pPr>
      <w:r>
        <w:rPr>
          <w:rFonts w:ascii="Liberation Serif" w:hAnsi="Liberation Serif"/>
        </w:rPr>
        <w:t xml:space="preserve">Faurby, S. &amp; Svenning, J.-C. Historic and prehistoric human-driven extinctions have reshaped global mammal diversity patterns. </w:t>
      </w:r>
      <w:r>
        <w:rPr>
          <w:rFonts w:ascii="Liberation Serif" w:hAnsi="Liberation Serif"/>
          <w:i/>
        </w:rPr>
        <w:t>Div. Distr.</w:t>
      </w:r>
      <w:r>
        <w:rPr>
          <w:rFonts w:ascii="Liberation Serif" w:hAnsi="Liberation Serif"/>
        </w:rPr>
        <w:t xml:space="preserve"> </w:t>
      </w:r>
      <w:r>
        <w:rPr>
          <w:rFonts w:ascii="Liberation Serif" w:hAnsi="Liberation Serif"/>
          <w:b/>
          <w:bCs/>
          <w:i w:val="false"/>
          <w:iCs w:val="false"/>
        </w:rPr>
        <w:t>21</w:t>
      </w:r>
      <w:r>
        <w:rPr>
          <w:rFonts w:ascii="Liberation Serif" w:hAnsi="Liberation Serif"/>
        </w:rPr>
        <w:t>, 1155–1166 (2015).</w:t>
      </w:r>
    </w:p>
    <w:p>
      <w:pPr>
        <w:pStyle w:val="Bibliography"/>
        <w:spacing w:lineRule="auto" w:line="360"/>
        <w:rPr/>
      </w:pPr>
      <w:r>
        <w:rPr>
          <w:rFonts w:ascii="Liberation Serif" w:hAnsi="Liberation Serif"/>
        </w:rPr>
        <w:t xml:space="preserve">Faurby, S. </w:t>
      </w:r>
      <w:r>
        <w:rPr>
          <w:rFonts w:ascii="Liberation Serif" w:hAnsi="Liberation Serif"/>
        </w:rPr>
        <w:t>et al.</w:t>
      </w:r>
      <w:r>
        <w:rPr>
          <w:rFonts w:ascii="Liberation Serif" w:hAnsi="Liberation Serif"/>
        </w:rPr>
        <w:t xml:space="preserve"> PHYLACINE 1.2: The phylogenetic atlas of mammal macroecology. </w:t>
      </w:r>
      <w:r>
        <w:rPr>
          <w:rFonts w:ascii="Liberation Serif" w:hAnsi="Liberation Serif"/>
          <w:i/>
        </w:rPr>
        <w:t>Ecology</w:t>
      </w:r>
      <w:r>
        <w:rPr>
          <w:rFonts w:ascii="Liberation Serif" w:hAnsi="Liberation Serif"/>
        </w:rPr>
        <w:t xml:space="preserve"> </w:t>
      </w:r>
      <w:r>
        <w:rPr>
          <w:rFonts w:ascii="Liberation Serif" w:hAnsi="Liberation Serif"/>
          <w:b/>
          <w:bCs/>
          <w:i w:val="false"/>
          <w:iCs w:val="false"/>
        </w:rPr>
        <w:t>99</w:t>
      </w:r>
      <w:r>
        <w:rPr>
          <w:rFonts w:ascii="Liberation Serif" w:hAnsi="Liberation Serif"/>
        </w:rPr>
        <w:t>, 2626–2626 (2018).</w:t>
      </w:r>
    </w:p>
    <w:p>
      <w:pPr>
        <w:pStyle w:val="Bibliography"/>
        <w:spacing w:lineRule="auto" w:line="360"/>
        <w:rPr>
          <w:rFonts w:ascii="Liberation Serif" w:hAnsi="Liberation Serif"/>
        </w:rPr>
      </w:pPr>
      <w:r>
        <w:rPr>
          <w:rFonts w:ascii="Liberation Serif" w:hAnsi="Liberation Serif"/>
        </w:rPr>
        <w:t xml:space="preserve">Fick, S. E. &amp; Hijmans, R. J. WorldClim 2: New 1-km spatial resolution climate surfaces for global land areas. </w:t>
      </w:r>
      <w:r>
        <w:rPr>
          <w:rFonts w:ascii="Liberation Serif" w:hAnsi="Liberation Serif"/>
          <w:i/>
        </w:rPr>
        <w:t>Intern. J. Clim.</w:t>
      </w:r>
      <w:r>
        <w:rPr>
          <w:rFonts w:ascii="Liberation Serif" w:hAnsi="Liberation Serif"/>
        </w:rPr>
        <w:t xml:space="preserve"> </w:t>
      </w:r>
      <w:r>
        <w:rPr>
          <w:rFonts w:ascii="Liberation Serif" w:hAnsi="Liberation Serif"/>
          <w:b/>
          <w:bCs/>
          <w:i w:val="false"/>
          <w:iCs w:val="false"/>
        </w:rPr>
        <w:t>37</w:t>
      </w:r>
      <w:r>
        <w:rPr>
          <w:rFonts w:ascii="Liberation Serif" w:hAnsi="Liberation Serif"/>
        </w:rPr>
        <w:t xml:space="preserve">, 4302–4315 </w:t>
      </w:r>
      <w:r>
        <w:rPr>
          <w:rFonts w:ascii="Liberation Serif" w:hAnsi="Liberation Serif"/>
        </w:rPr>
        <w:t>(2017)</w:t>
      </w:r>
      <w:r>
        <w:rPr>
          <w:rFonts w:ascii="Liberation Serif" w:hAnsi="Liberation Serif"/>
        </w:rPr>
        <w:t>.</w:t>
      </w:r>
    </w:p>
    <w:p>
      <w:pPr>
        <w:pStyle w:val="Normal"/>
        <w:spacing w:lineRule="auto" w:line="360"/>
        <w:rPr>
          <w:rFonts w:ascii="Liberation Serif" w:hAnsi="Liberation Serif"/>
        </w:rPr>
      </w:pPr>
      <w:r>
        <w:rPr>
          <w:rFonts w:ascii="Liberation Serif" w:hAnsi="Liberation Serif"/>
        </w:rPr>
        <w:t xml:space="preserve">Fielding, A. H. </w:t>
      </w:r>
      <w:r>
        <w:rPr>
          <w:rFonts w:ascii="Liberation Serif" w:hAnsi="Liberation Serif"/>
        </w:rPr>
        <w:t xml:space="preserve">&amp; </w:t>
      </w:r>
      <w:r>
        <w:rPr>
          <w:rFonts w:ascii="Liberation Serif" w:hAnsi="Liberation Serif"/>
        </w:rPr>
        <w:t xml:space="preserve">Bell, J. F. A review of methods for the assessment of prediction errors in conservation presence/absence models. </w:t>
      </w:r>
      <w:r>
        <w:rPr>
          <w:rFonts w:ascii="Liberation Serif" w:hAnsi="Liberation Serif"/>
          <w:i/>
        </w:rPr>
        <w:t xml:space="preserve">Envir. </w:t>
      </w:r>
      <w:r>
        <w:rPr>
          <w:rFonts w:ascii="Liberation Serif" w:hAnsi="Liberation Serif"/>
          <w:i/>
        </w:rPr>
        <w:t>C</w:t>
      </w:r>
      <w:r>
        <w:rPr>
          <w:rFonts w:ascii="Liberation Serif" w:hAnsi="Liberation Serif"/>
          <w:i/>
        </w:rPr>
        <w:t>ons.</w:t>
      </w:r>
      <w:r>
        <w:rPr>
          <w:rFonts w:ascii="Liberation Serif" w:hAnsi="Liberation Serif"/>
        </w:rPr>
        <w:t xml:space="preserve"> </w:t>
      </w:r>
      <w:r>
        <w:rPr>
          <w:rFonts w:ascii="Liberation Serif" w:hAnsi="Liberation Serif"/>
          <w:b/>
          <w:bCs/>
          <w:i w:val="false"/>
          <w:iCs w:val="false"/>
        </w:rPr>
        <w:t>24</w:t>
      </w:r>
      <w:r>
        <w:rPr>
          <w:rFonts w:ascii="Liberation Serif" w:hAnsi="Liberation Serif"/>
        </w:rPr>
        <w:t xml:space="preserve">, 38-49 </w:t>
      </w:r>
      <w:r>
        <w:rPr>
          <w:rFonts w:ascii="Liberation Serif" w:hAnsi="Liberation Serif"/>
        </w:rPr>
        <w:t>(1997)</w:t>
      </w:r>
      <w:r>
        <w:rPr>
          <w:rFonts w:ascii="Liberation Serif" w:hAnsi="Liberation Serif"/>
        </w:rPr>
        <w:t>.</w:t>
      </w:r>
    </w:p>
    <w:p>
      <w:pPr>
        <w:pStyle w:val="Bibliography"/>
        <w:spacing w:lineRule="auto" w:line="360"/>
        <w:rPr>
          <w:rFonts w:ascii="Liberation Serif" w:hAnsi="Liberation Serif"/>
        </w:rPr>
      </w:pPr>
      <w:r>
        <w:rPr>
          <w:rFonts w:ascii="Liberation Serif" w:hAnsi="Liberation Serif"/>
        </w:rPr>
        <w:t xml:space="preserve">Garrido, P. </w:t>
      </w:r>
      <w:r>
        <w:rPr>
          <w:rFonts w:ascii="Liberation Serif" w:hAnsi="Liberation Serif"/>
        </w:rPr>
        <w:t>et al</w:t>
      </w:r>
      <w:r>
        <w:rPr>
          <w:rFonts w:ascii="Liberation Serif" w:hAnsi="Liberation Serif"/>
        </w:rPr>
        <w:t xml:space="preserve">. Experimental rewilding enhances grassland functional composition and pollinator habitat use. </w:t>
      </w:r>
      <w:r>
        <w:rPr>
          <w:rFonts w:ascii="Liberation Serif" w:hAnsi="Liberation Serif"/>
          <w:i/>
        </w:rPr>
        <w:t>J. Appl. Ecol.</w:t>
      </w:r>
      <w:r>
        <w:rPr>
          <w:rFonts w:ascii="Liberation Serif" w:hAnsi="Liberation Serif"/>
        </w:rPr>
        <w:t xml:space="preserve"> </w:t>
      </w:r>
      <w:r>
        <w:rPr>
          <w:rFonts w:ascii="Liberation Serif" w:hAnsi="Liberation Serif"/>
          <w:b/>
          <w:bCs/>
          <w:i w:val="false"/>
          <w:iCs w:val="false"/>
        </w:rPr>
        <w:t>56</w:t>
      </w:r>
      <w:r>
        <w:rPr>
          <w:rFonts w:ascii="Liberation Serif" w:hAnsi="Liberation Serif"/>
        </w:rPr>
        <w:t xml:space="preserve">, 946–955 </w:t>
      </w:r>
      <w:r>
        <w:rPr>
          <w:rFonts w:ascii="Liberation Serif" w:hAnsi="Liberation Serif"/>
        </w:rPr>
        <w:t>(2019)</w:t>
      </w:r>
      <w:r>
        <w:rPr>
          <w:rFonts w:ascii="Liberation Serif" w:hAnsi="Liberation Serif"/>
        </w:rPr>
        <w:t>.</w:t>
      </w:r>
    </w:p>
    <w:p>
      <w:pPr>
        <w:pStyle w:val="Bibliography"/>
        <w:spacing w:lineRule="auto" w:line="360"/>
        <w:rPr>
          <w:rFonts w:ascii="Liberation Serif" w:hAnsi="Liberation Serif"/>
        </w:rPr>
      </w:pPr>
      <w:r>
        <w:rPr>
          <w:rFonts w:ascii="Liberation Serif" w:hAnsi="Liberation Serif"/>
        </w:rPr>
        <w:t xml:space="preserve">Genes, L., Cid, B., Fernandez, F. A. &amp; Pires, A. S. Credit of ecological interactions: A new conceptual framework to support conservation in a defaunated world. </w:t>
      </w:r>
      <w:r>
        <w:rPr>
          <w:rFonts w:ascii="Liberation Serif" w:hAnsi="Liberation Serif"/>
          <w:i/>
        </w:rPr>
        <w:t>Ecol. Evol.</w:t>
      </w:r>
      <w:r>
        <w:rPr>
          <w:rFonts w:ascii="Liberation Serif" w:hAnsi="Liberation Serif"/>
          <w:b/>
          <w:bCs/>
          <w:i/>
          <w:iCs/>
        </w:rPr>
        <w:t xml:space="preserve"> 7</w:t>
      </w:r>
      <w:r>
        <w:rPr>
          <w:rFonts w:ascii="Liberation Serif" w:hAnsi="Liberation Serif"/>
        </w:rPr>
        <w:t>, 1892–1897 (2017).</w:t>
      </w:r>
    </w:p>
    <w:p>
      <w:pPr>
        <w:pStyle w:val="Bibliography"/>
        <w:spacing w:lineRule="auto" w:line="360"/>
        <w:rPr>
          <w:rFonts w:ascii="Liberation Serif" w:hAnsi="Liberation Serif"/>
        </w:rPr>
      </w:pPr>
      <w:r>
        <w:rPr>
          <w:rFonts w:ascii="Liberation Serif" w:hAnsi="Liberation Serif"/>
        </w:rPr>
        <w:t xml:space="preserve">Genes, L. </w:t>
      </w:r>
      <w:r>
        <w:rPr>
          <w:rFonts w:ascii="Liberation Serif" w:hAnsi="Liberation Serif"/>
        </w:rPr>
        <w:t>et al.</w:t>
      </w:r>
      <w:r>
        <w:rPr>
          <w:rFonts w:ascii="Liberation Serif" w:hAnsi="Liberation Serif"/>
        </w:rPr>
        <w:t xml:space="preserve"> Effects of howler monkey reintroduction on ecological interactions and processes. </w:t>
      </w:r>
      <w:r>
        <w:rPr>
          <w:rFonts w:ascii="Liberation Serif" w:hAnsi="Liberation Serif"/>
          <w:i/>
        </w:rPr>
        <w:t>Cons. Biol.</w:t>
      </w:r>
      <w:r>
        <w:rPr>
          <w:rFonts w:ascii="Liberation Serif" w:hAnsi="Liberation Serif"/>
        </w:rPr>
        <w:t xml:space="preserve"> </w:t>
      </w:r>
      <w:r>
        <w:rPr>
          <w:rFonts w:ascii="Liberation Serif" w:hAnsi="Liberation Serif"/>
          <w:b/>
          <w:bCs/>
          <w:i w:val="false"/>
          <w:iCs w:val="false"/>
        </w:rPr>
        <w:t>33</w:t>
      </w:r>
      <w:r>
        <w:rPr>
          <w:rFonts w:ascii="Liberation Serif" w:hAnsi="Liberation Serif"/>
        </w:rPr>
        <w:t xml:space="preserve">, 88–98 </w:t>
      </w:r>
      <w:r>
        <w:rPr>
          <w:rFonts w:ascii="Liberation Serif" w:hAnsi="Liberation Serif"/>
        </w:rPr>
        <w:t>(2019)</w:t>
      </w:r>
      <w:r>
        <w:rPr>
          <w:rFonts w:ascii="Liberation Serif" w:hAnsi="Liberation Serif"/>
        </w:rPr>
        <w:t>.</w:t>
      </w:r>
    </w:p>
    <w:p>
      <w:pPr>
        <w:pStyle w:val="Bibliography"/>
        <w:spacing w:lineRule="auto" w:line="360"/>
        <w:rPr>
          <w:rFonts w:ascii="Liberation Serif" w:hAnsi="Liberation Serif"/>
        </w:rPr>
      </w:pPr>
      <w:r>
        <w:rPr>
          <w:rFonts w:ascii="Liberation Serif" w:hAnsi="Liberation Serif"/>
        </w:rPr>
        <w:t xml:space="preserve">Gill, J. L. Ecological impacts of the late quaternary megaherbivore extinctions. </w:t>
      </w:r>
      <w:r>
        <w:rPr>
          <w:rFonts w:ascii="Liberation Serif" w:hAnsi="Liberation Serif"/>
          <w:i/>
        </w:rPr>
        <w:t>New Phytologist</w:t>
      </w:r>
      <w:r>
        <w:rPr>
          <w:rFonts w:ascii="Liberation Serif" w:hAnsi="Liberation Serif"/>
        </w:rPr>
        <w:t xml:space="preserve"> </w:t>
      </w:r>
      <w:r>
        <w:rPr>
          <w:rFonts w:ascii="Liberation Serif" w:hAnsi="Liberation Serif"/>
          <w:b/>
          <w:bCs/>
          <w:i w:val="false"/>
          <w:iCs w:val="false"/>
        </w:rPr>
        <w:t>201</w:t>
      </w:r>
      <w:r>
        <w:rPr>
          <w:rFonts w:ascii="Liberation Serif" w:hAnsi="Liberation Serif"/>
        </w:rPr>
        <w:t xml:space="preserve">, 1163–1169 </w:t>
      </w:r>
      <w:r>
        <w:rPr>
          <w:rFonts w:ascii="Liberation Serif" w:hAnsi="Liberation Serif"/>
        </w:rPr>
        <w:t>(2014)</w:t>
      </w:r>
      <w:r>
        <w:rPr>
          <w:rFonts w:ascii="Liberation Serif" w:hAnsi="Liberation Serif"/>
        </w:rPr>
        <w:t>.</w:t>
      </w:r>
    </w:p>
    <w:p>
      <w:pPr>
        <w:pStyle w:val="Bibliography"/>
        <w:spacing w:lineRule="auto" w:line="360"/>
        <w:rPr>
          <w:rFonts w:ascii="Liberation Serif" w:hAnsi="Liberation Serif"/>
        </w:rPr>
      </w:pPr>
      <w:r>
        <w:rPr>
          <w:rFonts w:ascii="Liberation Serif" w:hAnsi="Liberation Serif"/>
        </w:rPr>
        <w:t xml:space="preserve">Gravel, D., Poisot, T., Albouy, C., Velez, L. &amp; Mouillot, D. Inferring food web structure from predator–prey body size relationships. </w:t>
      </w:r>
      <w:r>
        <w:rPr>
          <w:rFonts w:ascii="Liberation Serif" w:hAnsi="Liberation Serif"/>
          <w:i/>
        </w:rPr>
        <w:t>Met. Ecol. Evol.</w:t>
      </w:r>
      <w:r>
        <w:rPr>
          <w:rFonts w:ascii="Liberation Serif" w:hAnsi="Liberation Serif"/>
        </w:rPr>
        <w:t xml:space="preserve"> </w:t>
      </w:r>
      <w:r>
        <w:rPr>
          <w:rFonts w:ascii="Liberation Serif" w:hAnsi="Liberation Serif"/>
          <w:b/>
          <w:bCs/>
          <w:i w:val="false"/>
          <w:iCs w:val="false"/>
        </w:rPr>
        <w:t>4</w:t>
      </w:r>
      <w:r>
        <w:rPr>
          <w:rFonts w:ascii="Liberation Serif" w:hAnsi="Liberation Serif"/>
        </w:rPr>
        <w:t>, 1083–1090 (2013).</w:t>
      </w:r>
    </w:p>
    <w:p>
      <w:pPr>
        <w:pStyle w:val="Bibliography"/>
        <w:spacing w:lineRule="auto" w:line="360"/>
        <w:rPr>
          <w:rFonts w:ascii="Liberation Serif" w:hAnsi="Liberation Serif"/>
        </w:rPr>
      </w:pPr>
      <w:r>
        <w:rPr>
          <w:rFonts w:ascii="Liberation Serif" w:hAnsi="Liberation Serif"/>
        </w:rPr>
        <w:t xml:space="preserve">Gray, C. </w:t>
      </w:r>
      <w:r>
        <w:rPr>
          <w:rFonts w:ascii="Liberation Serif" w:hAnsi="Liberation Serif"/>
        </w:rPr>
        <w:t>et al.</w:t>
      </w:r>
      <w:r>
        <w:rPr>
          <w:rFonts w:ascii="Liberation Serif" w:hAnsi="Liberation Serif"/>
        </w:rPr>
        <w:t xml:space="preserve"> Joining the dots: An automated method for constructing food webs from compendia of published interactions. </w:t>
      </w:r>
      <w:r>
        <w:rPr>
          <w:rFonts w:ascii="Liberation Serif" w:hAnsi="Liberation Serif"/>
          <w:i/>
        </w:rPr>
        <w:t>Food Webs</w:t>
      </w:r>
      <w:r>
        <w:rPr>
          <w:rFonts w:ascii="Liberation Serif" w:hAnsi="Liberation Serif"/>
        </w:rPr>
        <w:t xml:space="preserve"> </w:t>
      </w:r>
      <w:r>
        <w:rPr>
          <w:rFonts w:ascii="Liberation Serif" w:hAnsi="Liberation Serif"/>
          <w:b/>
          <w:bCs/>
          <w:i w:val="false"/>
          <w:iCs w:val="false"/>
        </w:rPr>
        <w:t>5</w:t>
      </w:r>
      <w:r>
        <w:rPr>
          <w:rFonts w:ascii="Liberation Serif" w:hAnsi="Liberation Serif"/>
        </w:rPr>
        <w:t xml:space="preserve"> 11–20 (2015).</w:t>
      </w:r>
    </w:p>
    <w:p>
      <w:pPr>
        <w:pStyle w:val="Bibliography"/>
        <w:spacing w:lineRule="auto" w:line="360"/>
        <w:rPr>
          <w:rFonts w:ascii="Liberation Serif" w:hAnsi="Liberation Serif"/>
        </w:rPr>
      </w:pPr>
      <w:r>
        <w:rPr>
          <w:rFonts w:ascii="Liberation Serif" w:hAnsi="Liberation Serif"/>
        </w:rPr>
        <w:t xml:space="preserve">Guevara, L., Gerstner, B. E., Kass, J. M. </w:t>
      </w:r>
      <w:r>
        <w:rPr>
          <w:rFonts w:ascii="Liberation Serif" w:hAnsi="Liberation Serif"/>
        </w:rPr>
        <w:t>&amp;</w:t>
      </w:r>
      <w:r>
        <w:rPr>
          <w:rFonts w:ascii="Liberation Serif" w:hAnsi="Liberation Serif"/>
        </w:rPr>
        <w:t xml:space="preserve"> Anderson, R. P. Toward ecologically realistic predictions of species distributions: A cross‐time example from tropical montane cloud forests. </w:t>
      </w:r>
      <w:r>
        <w:rPr>
          <w:rFonts w:ascii="Liberation Serif" w:hAnsi="Liberation Serif"/>
          <w:i/>
        </w:rPr>
        <w:t xml:space="preserve">Glob. </w:t>
      </w:r>
      <w:r>
        <w:rPr>
          <w:rFonts w:ascii="Liberation Serif" w:hAnsi="Liberation Serif"/>
          <w:i/>
        </w:rPr>
        <w:t>C</w:t>
      </w:r>
      <w:r>
        <w:rPr>
          <w:rFonts w:ascii="Liberation Serif" w:hAnsi="Liberation Serif"/>
          <w:i/>
        </w:rPr>
        <w:t xml:space="preserve">hange </w:t>
      </w:r>
      <w:r>
        <w:rPr>
          <w:rFonts w:ascii="Liberation Serif" w:hAnsi="Liberation Serif"/>
          <w:i/>
        </w:rPr>
        <w:t>B</w:t>
      </w:r>
      <w:r>
        <w:rPr>
          <w:rFonts w:ascii="Liberation Serif" w:hAnsi="Liberation Serif"/>
          <w:i/>
        </w:rPr>
        <w:t>iol.</w:t>
      </w:r>
      <w:r>
        <w:rPr>
          <w:rFonts w:ascii="Liberation Serif" w:hAnsi="Liberation Serif"/>
        </w:rPr>
        <w:t xml:space="preserve"> </w:t>
      </w:r>
      <w:r>
        <w:rPr>
          <w:rFonts w:ascii="Liberation Serif" w:hAnsi="Liberation Serif"/>
          <w:b/>
          <w:bCs/>
          <w:i w:val="false"/>
          <w:iCs w:val="false"/>
        </w:rPr>
        <w:t>24</w:t>
      </w:r>
      <w:r>
        <w:rPr>
          <w:rFonts w:ascii="Liberation Serif" w:hAnsi="Liberation Serif"/>
        </w:rPr>
        <w:t xml:space="preserve">, </w:t>
      </w:r>
      <w:r>
        <w:rPr>
          <w:rFonts w:ascii="Liberation Serif" w:hAnsi="Liberation Serif"/>
        </w:rPr>
        <w:t>1</w:t>
      </w:r>
      <w:r>
        <w:rPr>
          <w:rFonts w:ascii="Liberation Serif" w:hAnsi="Liberation Serif"/>
        </w:rPr>
        <w:t xml:space="preserve">511-1522 </w:t>
      </w:r>
      <w:r>
        <w:rPr>
          <w:rFonts w:ascii="Liberation Serif" w:hAnsi="Liberation Serif"/>
        </w:rPr>
        <w:t>(2018)</w:t>
      </w:r>
      <w:r>
        <w:rPr>
          <w:rFonts w:ascii="Liberation Serif" w:hAnsi="Liberation Serif"/>
        </w:rPr>
        <w:t>.</w:t>
      </w:r>
    </w:p>
    <w:p>
      <w:pPr>
        <w:pStyle w:val="Bibliography"/>
        <w:spacing w:lineRule="auto" w:line="360"/>
        <w:rPr>
          <w:rFonts w:ascii="Liberation Serif" w:hAnsi="Liberation Serif"/>
        </w:rPr>
      </w:pPr>
      <w:r>
        <w:rPr>
          <w:rFonts w:ascii="Liberation Serif" w:hAnsi="Liberation Serif"/>
        </w:rPr>
        <w:t xml:space="preserve">Guisan, A. &amp; Thuiller, W. Predicting species distribution: Offering more than simple habitat models. </w:t>
      </w:r>
      <w:r>
        <w:rPr>
          <w:rFonts w:ascii="Liberation Serif" w:hAnsi="Liberation Serif"/>
          <w:i/>
        </w:rPr>
        <w:t>Ecol. Lett.</w:t>
      </w:r>
      <w:r>
        <w:rPr>
          <w:rFonts w:ascii="Liberation Serif" w:hAnsi="Liberation Serif"/>
        </w:rPr>
        <w:t xml:space="preserve"> </w:t>
      </w:r>
      <w:r>
        <w:rPr>
          <w:rFonts w:ascii="Liberation Serif" w:hAnsi="Liberation Serif"/>
          <w:b/>
          <w:bCs/>
          <w:i w:val="false"/>
          <w:iCs w:val="false"/>
        </w:rPr>
        <w:t>8</w:t>
      </w:r>
      <w:r>
        <w:rPr>
          <w:rFonts w:ascii="Liberation Serif" w:hAnsi="Liberation Serif"/>
        </w:rPr>
        <w:t>, 993–1009 (2005).</w:t>
      </w:r>
    </w:p>
    <w:p>
      <w:pPr>
        <w:pStyle w:val="Bibliography"/>
        <w:spacing w:lineRule="auto" w:line="360"/>
        <w:rPr>
          <w:rFonts w:ascii="Liberation Serif" w:hAnsi="Liberation Serif"/>
        </w:rPr>
      </w:pPr>
      <w:commentRangeStart w:id="49"/>
      <w:r>
        <w:rPr>
          <w:rFonts w:ascii="Liberation Serif" w:hAnsi="Liberation Serif"/>
        </w:rPr>
        <w:t xml:space="preserve">Dudley, N., Shadie, P. </w:t>
      </w:r>
      <w:r>
        <w:rPr>
          <w:rFonts w:ascii="Liberation Serif" w:hAnsi="Liberation Serif"/>
        </w:rPr>
        <w:t xml:space="preserve">&amp; </w:t>
      </w:r>
      <w:r>
        <w:rPr>
          <w:rFonts w:ascii="Liberation Serif" w:hAnsi="Liberation Serif"/>
        </w:rPr>
        <w:t xml:space="preserve">Stolton, S. </w:t>
      </w:r>
      <w:r>
        <w:rPr>
          <w:rFonts w:ascii="Liberation Serif" w:hAnsi="Liberation Serif"/>
          <w:i/>
          <w:iCs/>
        </w:rPr>
        <w:t xml:space="preserve">Guidelines </w:t>
      </w:r>
      <w:r>
        <w:rPr>
          <w:rFonts w:ascii="Liberation Serif" w:hAnsi="Liberation Serif"/>
          <w:i/>
          <w:iCs/>
        </w:rPr>
        <w:t>F</w:t>
      </w:r>
      <w:r>
        <w:rPr>
          <w:rFonts w:ascii="Liberation Serif" w:hAnsi="Liberation Serif"/>
          <w:i/>
          <w:iCs/>
        </w:rPr>
        <w:t xml:space="preserve">or </w:t>
      </w:r>
      <w:r>
        <w:rPr>
          <w:rFonts w:ascii="Liberation Serif" w:hAnsi="Liberation Serif"/>
          <w:i/>
          <w:iCs/>
        </w:rPr>
        <w:t>A</w:t>
      </w:r>
      <w:r>
        <w:rPr>
          <w:rFonts w:ascii="Liberation Serif" w:hAnsi="Liberation Serif"/>
          <w:i/>
          <w:iCs/>
        </w:rPr>
        <w:t xml:space="preserve">pplying </w:t>
      </w:r>
      <w:r>
        <w:rPr>
          <w:rFonts w:ascii="Liberation Serif" w:hAnsi="Liberation Serif"/>
          <w:i/>
          <w:iCs/>
        </w:rPr>
        <w:t>P</w:t>
      </w:r>
      <w:r>
        <w:rPr>
          <w:rFonts w:ascii="Liberation Serif" w:hAnsi="Liberation Serif"/>
          <w:i/>
          <w:iCs/>
        </w:rPr>
        <w:t xml:space="preserve">rotected </w:t>
      </w:r>
      <w:r>
        <w:rPr>
          <w:rFonts w:ascii="Liberation Serif" w:hAnsi="Liberation Serif"/>
          <w:i/>
          <w:iCs/>
        </w:rPr>
        <w:t>A</w:t>
      </w:r>
      <w:r>
        <w:rPr>
          <w:rFonts w:ascii="Liberation Serif" w:hAnsi="Liberation Serif"/>
          <w:i/>
          <w:iCs/>
        </w:rPr>
        <w:t xml:space="preserve">rea </w:t>
      </w:r>
      <w:r>
        <w:rPr>
          <w:rFonts w:ascii="Liberation Serif" w:hAnsi="Liberation Serif"/>
          <w:i/>
          <w:iCs/>
        </w:rPr>
        <w:t>M</w:t>
      </w:r>
      <w:r>
        <w:rPr>
          <w:rFonts w:ascii="Liberation Serif" w:hAnsi="Liberation Serif"/>
          <w:i/>
          <w:iCs/>
        </w:rPr>
        <w:t xml:space="preserve">anagement </w:t>
      </w:r>
      <w:r>
        <w:rPr>
          <w:rFonts w:ascii="Liberation Serif" w:hAnsi="Liberation Serif"/>
          <w:i/>
          <w:iCs/>
        </w:rPr>
        <w:t>C</w:t>
      </w:r>
      <w:r>
        <w:rPr>
          <w:rFonts w:ascii="Liberation Serif" w:hAnsi="Liberation Serif"/>
          <w:i/>
          <w:iCs/>
        </w:rPr>
        <w:t>ategories</w:t>
      </w:r>
      <w:r>
        <w:rPr>
          <w:rFonts w:ascii="Liberation Serif" w:hAnsi="Liberation Serif"/>
          <w:i w:val="false"/>
          <w:iCs w:val="false"/>
        </w:rPr>
        <w:t xml:space="preserve"> </w:t>
      </w:r>
      <w:r>
        <w:rPr>
          <w:rFonts w:ascii="Liberation Serif" w:hAnsi="Liberation Serif"/>
          <w:i w:val="false"/>
          <w:iCs w:val="false"/>
        </w:rPr>
        <w:t>(IUCN, 2013).</w:t>
      </w:r>
      <w:commentRangeEnd w:id="49"/>
      <w:r>
        <w:commentReference w:id="49"/>
      </w:r>
      <w:r>
        <w:rPr>
          <w:rFonts w:ascii="Liberation Serif" w:hAnsi="Liberation Serif"/>
        </w:rPr>
      </w:r>
    </w:p>
    <w:p>
      <w:pPr>
        <w:pStyle w:val="Bibliography"/>
        <w:spacing w:lineRule="auto" w:line="360"/>
        <w:rPr>
          <w:rFonts w:ascii="Liberation Serif" w:hAnsi="Liberation Serif"/>
        </w:rPr>
      </w:pPr>
      <w:r>
        <w:rPr>
          <w:rFonts w:ascii="Liberation Serif" w:hAnsi="Liberation Serif"/>
        </w:rPr>
        <w:t xml:space="preserve">Hayward, M. W. </w:t>
      </w:r>
      <w:r>
        <w:rPr>
          <w:rFonts w:ascii="Liberation Serif" w:hAnsi="Liberation Serif"/>
        </w:rPr>
        <w:t>et al</w:t>
      </w:r>
      <w:r>
        <w:rPr>
          <w:rFonts w:ascii="Liberation Serif" w:hAnsi="Liberation Serif"/>
        </w:rPr>
        <w:t xml:space="preserve">. Reintroducing rewilding to restoration–Rejecting the search for novelty. </w:t>
      </w:r>
      <w:r>
        <w:rPr>
          <w:rFonts w:ascii="Liberation Serif" w:hAnsi="Liberation Serif"/>
          <w:i/>
        </w:rPr>
        <w:t>Biol. Cons.</w:t>
      </w:r>
      <w:r>
        <w:rPr>
          <w:rFonts w:ascii="Liberation Serif" w:hAnsi="Liberation Serif"/>
        </w:rPr>
        <w:t xml:space="preserve"> </w:t>
      </w:r>
      <w:r>
        <w:rPr>
          <w:rFonts w:ascii="Liberation Serif" w:hAnsi="Liberation Serif"/>
          <w:b/>
          <w:bCs/>
          <w:i w:val="false"/>
          <w:iCs w:val="false"/>
        </w:rPr>
        <w:t>233</w:t>
      </w:r>
      <w:r>
        <w:rPr>
          <w:rFonts w:ascii="Liberation Serif" w:hAnsi="Liberation Serif"/>
        </w:rPr>
        <w:t xml:space="preserve"> 255–259 (2019).</w:t>
      </w:r>
    </w:p>
    <w:p>
      <w:pPr>
        <w:pStyle w:val="Bibliography"/>
        <w:spacing w:lineRule="auto" w:line="360"/>
        <w:rPr/>
      </w:pPr>
      <w:commentRangeStart w:id="50"/>
      <w:r>
        <w:rPr>
          <w:rFonts w:ascii="Liberation Serif" w:hAnsi="Liberation Serif"/>
        </w:rPr>
        <w:t xml:space="preserve">Hijmans, R. J. (2019). </w:t>
      </w:r>
      <w:r>
        <w:rPr>
          <w:rFonts w:ascii="Liberation Serif" w:hAnsi="Liberation Serif"/>
          <w:i/>
        </w:rPr>
        <w:t>Raster: Geographic data analysis and modeling</w:t>
      </w:r>
      <w:r>
        <w:rPr>
          <w:rFonts w:ascii="Liberation Serif" w:hAnsi="Liberation Serif"/>
        </w:rPr>
        <w:t xml:space="preserve">. Retrieved from </w:t>
      </w:r>
      <w:hyperlink r:id="rId5">
        <w:r>
          <w:rPr>
            <w:rStyle w:val="InternetLink"/>
            <w:rFonts w:ascii="Liberation Serif" w:hAnsi="Liberation Serif"/>
          </w:rPr>
          <w:t>https://CRAN.R-project.org/package=raster</w:t>
        </w:r>
        <w:commentRangeEnd w:id="50"/>
        <w:r>
          <w:commentReference w:id="50"/>
        </w:r>
        <w:r>
          <w:rPr/>
        </w:r>
      </w:hyperlink>
    </w:p>
    <w:p>
      <w:pPr>
        <w:pStyle w:val="Bibliography"/>
        <w:spacing w:lineRule="auto" w:line="360"/>
        <w:rPr/>
      </w:pPr>
      <w:commentRangeStart w:id="51"/>
      <w:r>
        <w:rPr>
          <w:rFonts w:ascii="Liberation Serif" w:hAnsi="Liberation Serif"/>
        </w:rPr>
        <w:t xml:space="preserve">Hijmans, R. J., Phillips, S., Leathwick, J., &amp; Elith, J. (2017). </w:t>
      </w:r>
      <w:r>
        <w:rPr>
          <w:rFonts w:ascii="Liberation Serif" w:hAnsi="Liberation Serif"/>
          <w:i/>
        </w:rPr>
        <w:t>Dismo: Species distribution modeling</w:t>
      </w:r>
      <w:r>
        <w:rPr>
          <w:rFonts w:ascii="Liberation Serif" w:hAnsi="Liberation Serif"/>
        </w:rPr>
        <w:t xml:space="preserve">. Retrieved from </w:t>
      </w:r>
      <w:hyperlink r:id="rId6">
        <w:r>
          <w:rPr>
            <w:rStyle w:val="InternetLink"/>
            <w:rFonts w:ascii="Liberation Serif" w:hAnsi="Liberation Serif"/>
          </w:rPr>
          <w:t>https://CRAN.R-project.org/package=dismo</w:t>
        </w:r>
        <w:commentRangeEnd w:id="51"/>
        <w:r>
          <w:commentReference w:id="51"/>
        </w:r>
        <w:r>
          <w:rPr/>
        </w:r>
      </w:hyperlink>
    </w:p>
    <w:p>
      <w:pPr>
        <w:pStyle w:val="Normal"/>
        <w:spacing w:lineRule="auto" w:line="360"/>
        <w:rPr>
          <w:rFonts w:ascii="Liberation Serif" w:hAnsi="Liberation Serif"/>
        </w:rPr>
      </w:pPr>
      <w:r>
        <w:rPr>
          <w:rFonts w:ascii="Liberation Serif" w:hAnsi="Liberation Serif"/>
          <w:lang w:val="da-DK"/>
        </w:rPr>
        <w:t xml:space="preserve">Hirzel, A.H., Le Lay, G., Helfer, V., Randin, C. </w:t>
      </w:r>
      <w:r>
        <w:rPr>
          <w:rFonts w:ascii="Liberation Serif" w:hAnsi="Liberation Serif"/>
          <w:lang w:val="da-DK"/>
        </w:rPr>
        <w:t xml:space="preserve">&amp; </w:t>
      </w:r>
      <w:r>
        <w:rPr>
          <w:rFonts w:ascii="Liberation Serif" w:hAnsi="Liberation Serif"/>
          <w:lang w:val="da-DK"/>
        </w:rPr>
        <w:t xml:space="preserve">Guisan, A. Evaluating the ability of habitat suitability models to predict species presences. </w:t>
      </w:r>
      <w:r>
        <w:rPr>
          <w:rFonts w:ascii="Liberation Serif" w:hAnsi="Liberation Serif"/>
          <w:i/>
          <w:lang w:val="da-DK"/>
        </w:rPr>
        <w:t xml:space="preserve">Ecol. </w:t>
      </w:r>
      <w:r>
        <w:rPr>
          <w:rFonts w:ascii="Liberation Serif" w:hAnsi="Liberation Serif"/>
          <w:i/>
          <w:lang w:val="da-DK"/>
        </w:rPr>
        <w:t>M</w:t>
      </w:r>
      <w:r>
        <w:rPr>
          <w:rFonts w:ascii="Liberation Serif" w:hAnsi="Liberation Serif"/>
          <w:i/>
          <w:lang w:val="da-DK"/>
        </w:rPr>
        <w:t>odel.</w:t>
      </w:r>
      <w:r>
        <w:rPr>
          <w:rFonts w:ascii="Liberation Serif" w:hAnsi="Liberation Serif"/>
          <w:lang w:val="da-DK"/>
        </w:rPr>
        <w:t xml:space="preserve"> </w:t>
      </w:r>
      <w:r>
        <w:rPr>
          <w:rFonts w:ascii="Liberation Serif" w:hAnsi="Liberation Serif"/>
          <w:b/>
          <w:bCs/>
          <w:i w:val="false"/>
          <w:iCs w:val="false"/>
          <w:lang w:val="da-DK"/>
        </w:rPr>
        <w:t>199</w:t>
      </w:r>
      <w:r>
        <w:rPr>
          <w:rFonts w:ascii="Liberation Serif" w:hAnsi="Liberation Serif"/>
          <w:lang w:val="da-DK"/>
        </w:rPr>
        <w:t xml:space="preserve">, 142–152 </w:t>
      </w:r>
      <w:r>
        <w:rPr>
          <w:rFonts w:ascii="Liberation Serif" w:hAnsi="Liberation Serif"/>
          <w:lang w:val="da-DK"/>
        </w:rPr>
        <w:t>(2006)</w:t>
      </w:r>
      <w:r>
        <w:rPr>
          <w:rFonts w:ascii="Liberation Serif" w:hAnsi="Liberation Serif"/>
          <w:lang w:val="da-DK"/>
        </w:rPr>
        <w:t>.</w:t>
      </w:r>
    </w:p>
    <w:p>
      <w:pPr>
        <w:pStyle w:val="Bibliography"/>
        <w:spacing w:lineRule="auto" w:line="360"/>
        <w:rPr>
          <w:rFonts w:ascii="Liberation Serif" w:hAnsi="Liberation Serif"/>
        </w:rPr>
      </w:pPr>
      <w:r>
        <w:rPr>
          <w:rFonts w:ascii="Liberation Serif" w:hAnsi="Liberation Serif"/>
          <w:lang w:val="da-DK"/>
        </w:rPr>
        <w:t xml:space="preserve">Hof, C. </w:t>
      </w:r>
      <w:r>
        <w:rPr>
          <w:rFonts w:ascii="Liberation Serif" w:hAnsi="Liberation Serif"/>
          <w:lang w:val="da-DK"/>
        </w:rPr>
        <w:t>et al</w:t>
      </w:r>
      <w:r>
        <w:rPr>
          <w:rFonts w:ascii="Liberation Serif" w:hAnsi="Liberation Serif"/>
        </w:rPr>
        <w:t xml:space="preserve">. Bioenergy cropland expansion may offset positive effects of climate change mitigation for global vertebrate diversity. </w:t>
      </w:r>
      <w:r>
        <w:rPr>
          <w:rFonts w:ascii="Liberation Serif" w:hAnsi="Liberation Serif"/>
          <w:i/>
        </w:rPr>
        <w:t>Proc. Nat. Acad. Sci.</w:t>
      </w:r>
      <w:r>
        <w:rPr>
          <w:rFonts w:ascii="Liberation Serif" w:hAnsi="Liberation Serif"/>
        </w:rPr>
        <w:t xml:space="preserve"> </w:t>
      </w:r>
      <w:r>
        <w:rPr>
          <w:rFonts w:ascii="Liberation Serif" w:hAnsi="Liberation Serif"/>
          <w:b/>
          <w:bCs/>
          <w:i w:val="false"/>
          <w:iCs w:val="false"/>
        </w:rPr>
        <w:t>115</w:t>
      </w:r>
      <w:r>
        <w:rPr>
          <w:rFonts w:ascii="Liberation Serif" w:hAnsi="Liberation Serif"/>
        </w:rPr>
        <w:t>, 13294–13299 (2018).</w:t>
      </w:r>
    </w:p>
    <w:p>
      <w:pPr>
        <w:pStyle w:val="Bibliography"/>
        <w:spacing w:lineRule="auto" w:line="360"/>
        <w:rPr>
          <w:rFonts w:ascii="Liberation Serif" w:hAnsi="Liberation Serif"/>
        </w:rPr>
      </w:pPr>
      <w:r>
        <w:rPr>
          <w:rFonts w:ascii="Liberation Serif" w:hAnsi="Liberation Serif"/>
        </w:rPr>
        <w:t xml:space="preserve">Hopcraft, J. G. C., Olff, H. &amp; Sinclair, A. Herbivores, resources and risks: Alternating regulation along primary environmental gradients in savannas. </w:t>
      </w:r>
      <w:r>
        <w:rPr>
          <w:rFonts w:ascii="Liberation Serif" w:hAnsi="Liberation Serif"/>
          <w:i/>
        </w:rPr>
        <w:t>Tr. Ecol. Evol.</w:t>
      </w:r>
      <w:r>
        <w:rPr>
          <w:rFonts w:ascii="Liberation Serif" w:hAnsi="Liberation Serif"/>
        </w:rPr>
        <w:t xml:space="preserve"> </w:t>
      </w:r>
      <w:r>
        <w:rPr>
          <w:rFonts w:ascii="Liberation Serif" w:hAnsi="Liberation Serif"/>
          <w:b/>
          <w:bCs/>
          <w:i w:val="false"/>
          <w:iCs w:val="false"/>
        </w:rPr>
        <w:t>25</w:t>
      </w:r>
      <w:r>
        <w:rPr>
          <w:rFonts w:ascii="Liberation Serif" w:hAnsi="Liberation Serif"/>
        </w:rPr>
        <w:t xml:space="preserve">, 119–128 </w:t>
      </w:r>
      <w:r>
        <w:rPr>
          <w:rFonts w:ascii="Liberation Serif" w:hAnsi="Liberation Serif"/>
        </w:rPr>
        <w:t>(2010)</w:t>
      </w:r>
      <w:r>
        <w:rPr>
          <w:rFonts w:ascii="Liberation Serif" w:hAnsi="Liberation Serif"/>
        </w:rPr>
        <w:t>.</w:t>
      </w:r>
    </w:p>
    <w:p>
      <w:pPr>
        <w:pStyle w:val="Bibliography"/>
        <w:spacing w:lineRule="auto" w:line="360"/>
        <w:rPr/>
      </w:pPr>
      <w:commentRangeStart w:id="52"/>
      <w:r>
        <w:rPr>
          <w:rFonts w:ascii="Liberation Serif" w:hAnsi="Liberation Serif"/>
        </w:rPr>
        <w:t>IUCN 201</w:t>
      </w:r>
      <w:r>
        <w:rPr>
          <w:rFonts w:ascii="Liberation Serif" w:hAnsi="Liberation Serif"/>
        </w:rPr>
        <w:t>9</w:t>
      </w:r>
      <w:r>
        <w:rPr>
          <w:rFonts w:ascii="Liberation Serif" w:hAnsi="Liberation Serif"/>
        </w:rPr>
        <w:t xml:space="preserve">. </w:t>
      </w:r>
      <w:r>
        <w:rPr>
          <w:rStyle w:val="Emphasis"/>
          <w:rFonts w:ascii="Liberation Serif" w:hAnsi="Liberation Serif"/>
        </w:rPr>
        <w:t>The IUCN Red List of Threatened Species.</w:t>
      </w:r>
      <w:r>
        <w:rPr>
          <w:rFonts w:ascii="Liberation Serif" w:hAnsi="Liberation Serif"/>
        </w:rPr>
        <w:t xml:space="preserve"> </w:t>
      </w:r>
      <w:r>
        <w:rPr>
          <w:rStyle w:val="Emphasis"/>
          <w:rFonts w:ascii="Liberation Serif" w:hAnsi="Liberation Serif"/>
        </w:rPr>
        <w:t>Version 2019-3.</w:t>
      </w:r>
      <w:r>
        <w:rPr>
          <w:rFonts w:ascii="Liberation Serif" w:hAnsi="Liberation Serif"/>
        </w:rPr>
        <w:t xml:space="preserve"> </w:t>
      </w:r>
      <w:hyperlink r:id="rId7">
        <w:r>
          <w:rPr>
            <w:rStyle w:val="InternetLink"/>
            <w:rFonts w:ascii="Liberation Serif" w:hAnsi="Liberation Serif"/>
          </w:rPr>
          <w:t>http://www.iucnredlist.org/</w:t>
        </w:r>
      </w:hyperlink>
      <w:r>
        <w:rPr>
          <w:rFonts w:ascii="Liberation Serif" w:hAnsi="Liberation Serif"/>
        </w:rPr>
        <w:t>. Downloaded on 10 December 2019.</w:t>
      </w:r>
      <w:commentRangeEnd w:id="52"/>
      <w:r>
        <w:commentReference w:id="52"/>
      </w:r>
      <w:r>
        <w:rPr/>
      </w:r>
    </w:p>
    <w:p>
      <w:pPr>
        <w:pStyle w:val="Bibliography"/>
        <w:spacing w:lineRule="auto" w:line="360"/>
        <w:rPr>
          <w:rFonts w:ascii="Liberation Serif" w:hAnsi="Liberation Serif"/>
        </w:rPr>
      </w:pPr>
      <w:r>
        <w:rPr>
          <w:rFonts w:ascii="Liberation Serif" w:hAnsi="Liberation Serif"/>
        </w:rPr>
        <w:t xml:space="preserve">Janzen, D. H. &amp; Martin, P. S. Neotropical anachronisms: The fruits the gomphotheres ate. </w:t>
      </w:r>
      <w:r>
        <w:rPr>
          <w:rFonts w:ascii="Liberation Serif" w:hAnsi="Liberation Serif"/>
          <w:i/>
        </w:rPr>
        <w:t xml:space="preserve">Science </w:t>
      </w:r>
      <w:r>
        <w:rPr>
          <w:rFonts w:ascii="Liberation Serif" w:hAnsi="Liberation Serif"/>
          <w:b/>
          <w:bCs/>
          <w:i w:val="false"/>
          <w:iCs w:val="false"/>
        </w:rPr>
        <w:t>215</w:t>
      </w:r>
      <w:r>
        <w:rPr>
          <w:rFonts w:ascii="Liberation Serif" w:hAnsi="Liberation Serif"/>
        </w:rPr>
        <w:t>, 19–27 (1982).</w:t>
      </w:r>
    </w:p>
    <w:p>
      <w:pPr>
        <w:pStyle w:val="Bibliography"/>
        <w:spacing w:lineRule="auto" w:line="360"/>
        <w:rPr>
          <w:rFonts w:ascii="Liberation Serif" w:hAnsi="Liberation Serif"/>
        </w:rPr>
      </w:pPr>
      <w:r>
        <w:rPr>
          <w:rFonts w:ascii="Liberation Serif" w:hAnsi="Liberation Serif"/>
        </w:rPr>
        <w:t xml:space="preserve">Jarvie, S. &amp; Svenning, J.-C. Using species distribution modelling to determine opportunities for trophic rewilding under future scenarios of climate change. </w:t>
      </w:r>
      <w:r>
        <w:rPr>
          <w:rFonts w:ascii="Liberation Serif" w:hAnsi="Liberation Serif"/>
          <w:i/>
        </w:rPr>
        <w:t>Phil. Trans. R. Soc. B: Biol. Sci.</w:t>
      </w:r>
      <w:r>
        <w:rPr>
          <w:rFonts w:ascii="Liberation Serif" w:hAnsi="Liberation Serif"/>
        </w:rPr>
        <w:t xml:space="preserve"> </w:t>
      </w:r>
      <w:r>
        <w:rPr>
          <w:rFonts w:ascii="Liberation Serif" w:hAnsi="Liberation Serif"/>
          <w:b/>
          <w:bCs/>
          <w:i w:val="false"/>
          <w:iCs w:val="false"/>
        </w:rPr>
        <w:t>373</w:t>
      </w:r>
      <w:r>
        <w:rPr>
          <w:rFonts w:ascii="Liberation Serif" w:hAnsi="Liberation Serif"/>
        </w:rPr>
        <w:t xml:space="preserve">, 20170446 </w:t>
      </w:r>
      <w:r>
        <w:rPr>
          <w:rFonts w:ascii="Liberation Serif" w:hAnsi="Liberation Serif"/>
        </w:rPr>
        <w:t>(2018)</w:t>
      </w:r>
      <w:r>
        <w:rPr>
          <w:rFonts w:ascii="Liberation Serif" w:hAnsi="Liberation Serif"/>
        </w:rPr>
        <w:t>.</w:t>
      </w:r>
    </w:p>
    <w:p>
      <w:pPr>
        <w:pStyle w:val="Bibliography"/>
        <w:spacing w:lineRule="auto" w:line="360"/>
        <w:rPr>
          <w:rFonts w:ascii="Liberation Serif" w:hAnsi="Liberation Serif"/>
        </w:rPr>
      </w:pPr>
      <w:r>
        <w:rPr>
          <w:rFonts w:ascii="Liberation Serif" w:hAnsi="Liberation Serif"/>
        </w:rPr>
        <w:t xml:space="preserve">Jones, K. R. </w:t>
      </w:r>
      <w:r>
        <w:rPr>
          <w:rFonts w:ascii="Liberation Serif" w:hAnsi="Liberation Serif"/>
        </w:rPr>
        <w:t>et al.</w:t>
      </w:r>
      <w:r>
        <w:rPr>
          <w:rFonts w:ascii="Liberation Serif" w:hAnsi="Liberation Serif"/>
        </w:rPr>
        <w:t xml:space="preserve"> One-third of global protected land is under intense human pressure. </w:t>
      </w:r>
      <w:r>
        <w:rPr>
          <w:rFonts w:ascii="Liberation Serif" w:hAnsi="Liberation Serif"/>
          <w:i/>
        </w:rPr>
        <w:t>Science</w:t>
      </w:r>
      <w:r>
        <w:rPr>
          <w:rFonts w:ascii="Liberation Serif" w:hAnsi="Liberation Serif"/>
        </w:rPr>
        <w:t xml:space="preserve"> </w:t>
      </w:r>
      <w:r>
        <w:rPr>
          <w:rFonts w:ascii="Liberation Serif" w:hAnsi="Liberation Serif"/>
          <w:b/>
          <w:bCs/>
          <w:i w:val="false"/>
          <w:iCs w:val="false"/>
        </w:rPr>
        <w:t>360</w:t>
      </w:r>
      <w:r>
        <w:rPr>
          <w:rFonts w:ascii="Liberation Serif" w:hAnsi="Liberation Serif"/>
        </w:rPr>
        <w:t xml:space="preserve">, 788–791 </w:t>
      </w:r>
      <w:r>
        <w:rPr>
          <w:rFonts w:ascii="Liberation Serif" w:hAnsi="Liberation Serif"/>
        </w:rPr>
        <w:t>(2018)</w:t>
      </w:r>
      <w:r>
        <w:rPr>
          <w:rFonts w:ascii="Liberation Serif" w:hAnsi="Liberation Serif"/>
        </w:rPr>
        <w:t>.</w:t>
      </w:r>
    </w:p>
    <w:p>
      <w:pPr>
        <w:pStyle w:val="TextBody"/>
        <w:spacing w:lineRule="auto" w:line="360"/>
        <w:rPr>
          <w:rFonts w:ascii="Liberation Serif" w:hAnsi="Liberation Serif"/>
        </w:rPr>
      </w:pPr>
      <w:commentRangeStart w:id="53"/>
      <w:r>
        <w:rPr>
          <w:rFonts w:ascii="Liberation Serif" w:hAnsi="Liberation Serif"/>
        </w:rPr>
        <w:t xml:space="preserve">Joppa, L. N. &amp; Pfaff, A. High and far: </w:t>
      </w:r>
      <w:r>
        <w:rPr>
          <w:rFonts w:ascii="Liberation Serif" w:hAnsi="Liberation Serif"/>
        </w:rPr>
        <w:t>B</w:t>
      </w:r>
      <w:r>
        <w:rPr>
          <w:rFonts w:ascii="Liberation Serif" w:hAnsi="Liberation Serif"/>
        </w:rPr>
        <w:t xml:space="preserve">iases in the location of protected areas. </w:t>
      </w:r>
      <w:r>
        <w:rPr>
          <w:rFonts w:ascii="Liberation Serif" w:hAnsi="Liberation Serif"/>
          <w:i/>
          <w:iCs/>
        </w:rPr>
        <w:t xml:space="preserve">PloS </w:t>
      </w:r>
      <w:r>
        <w:rPr>
          <w:rFonts w:ascii="Liberation Serif" w:hAnsi="Liberation Serif"/>
          <w:i/>
          <w:iCs/>
        </w:rPr>
        <w:t>ONE</w:t>
      </w:r>
      <w:r>
        <w:rPr>
          <w:rFonts w:ascii="Liberation Serif" w:hAnsi="Liberation Serif"/>
        </w:rPr>
        <w:t xml:space="preserve"> </w:t>
      </w:r>
      <w:r>
        <w:rPr>
          <w:rFonts w:ascii="Liberation Serif" w:hAnsi="Liberation Serif"/>
          <w:b/>
          <w:bCs/>
        </w:rPr>
        <w:t>4</w:t>
      </w:r>
      <w:r>
        <w:rPr>
          <w:rFonts w:ascii="Liberation Serif" w:hAnsi="Liberation Serif"/>
        </w:rPr>
        <w:t xml:space="preserve"> (2009).</w:t>
      </w:r>
      <w:commentRangeEnd w:id="53"/>
      <w:r>
        <w:commentReference w:id="53"/>
      </w:r>
      <w:r>
        <w:rPr>
          <w:rFonts w:ascii="Liberation Serif" w:hAnsi="Liberation Serif"/>
        </w:rPr>
      </w:r>
    </w:p>
    <w:p>
      <w:pPr>
        <w:pStyle w:val="Bibliography"/>
        <w:spacing w:lineRule="auto" w:line="360"/>
        <w:rPr>
          <w:rFonts w:ascii="Liberation Serif" w:hAnsi="Liberation Serif"/>
        </w:rPr>
      </w:pPr>
      <w:r>
        <w:rPr>
          <w:rFonts w:ascii="Liberation Serif" w:hAnsi="Liberation Serif"/>
        </w:rPr>
        <w:t xml:space="preserve">Josh Donlan, C. </w:t>
      </w:r>
      <w:r>
        <w:rPr>
          <w:rFonts w:ascii="Liberation Serif" w:hAnsi="Liberation Serif"/>
        </w:rPr>
        <w:t>et al</w:t>
      </w:r>
      <w:r>
        <w:rPr>
          <w:rFonts w:ascii="Liberation Serif" w:hAnsi="Liberation Serif"/>
        </w:rPr>
        <w:t xml:space="preserve">. </w:t>
      </w:r>
      <w:r>
        <w:rPr>
          <w:rFonts w:ascii="Liberation Serif" w:hAnsi="Liberation Serif"/>
        </w:rPr>
        <w:t>P</w:t>
      </w:r>
      <w:r>
        <w:rPr>
          <w:rFonts w:ascii="Liberation Serif" w:hAnsi="Liberation Serif"/>
        </w:rPr>
        <w:t xml:space="preserve">leistocene rewilding: An optimistic agenda for twenty-first century conservation. </w:t>
      </w:r>
      <w:r>
        <w:rPr>
          <w:rFonts w:ascii="Liberation Serif" w:hAnsi="Liberation Serif"/>
          <w:i/>
        </w:rPr>
        <w:t>Am. Nat.</w:t>
      </w:r>
      <w:r>
        <w:rPr>
          <w:rFonts w:ascii="Liberation Serif" w:hAnsi="Liberation Serif"/>
        </w:rPr>
        <w:t xml:space="preserve"> </w:t>
      </w:r>
      <w:r>
        <w:rPr>
          <w:rFonts w:ascii="Liberation Serif" w:hAnsi="Liberation Serif"/>
          <w:b/>
          <w:bCs/>
          <w:i w:val="false"/>
          <w:iCs w:val="false"/>
        </w:rPr>
        <w:t>168</w:t>
      </w:r>
      <w:r>
        <w:rPr>
          <w:rFonts w:ascii="Liberation Serif" w:hAnsi="Liberation Serif"/>
        </w:rPr>
        <w:t>, 660–681 (2006).</w:t>
      </w:r>
    </w:p>
    <w:p>
      <w:pPr>
        <w:pStyle w:val="Bibliography"/>
        <w:spacing w:lineRule="auto" w:line="360"/>
        <w:rPr/>
      </w:pPr>
      <w:commentRangeStart w:id="54"/>
      <w:r>
        <w:rPr>
          <w:rFonts w:ascii="Liberation Serif" w:hAnsi="Liberation Serif"/>
        </w:rPr>
        <w:t xml:space="preserve">Koenker, R. (2019). </w:t>
      </w:r>
      <w:r>
        <w:rPr>
          <w:rFonts w:ascii="Liberation Serif" w:hAnsi="Liberation Serif"/>
          <w:i/>
        </w:rPr>
        <w:t>Quantreg: Quantile regression</w:t>
      </w:r>
      <w:r>
        <w:rPr>
          <w:rFonts w:ascii="Liberation Serif" w:hAnsi="Liberation Serif"/>
        </w:rPr>
        <w:t xml:space="preserve">. Retrieved from </w:t>
      </w:r>
      <w:hyperlink r:id="rId8">
        <w:r>
          <w:rPr>
            <w:rStyle w:val="InternetLink"/>
            <w:rFonts w:ascii="Liberation Serif" w:hAnsi="Liberation Serif"/>
          </w:rPr>
          <w:t>https://CRAN.R-project.org/package=quantreg</w:t>
        </w:r>
        <w:commentRangeEnd w:id="54"/>
        <w:r>
          <w:commentReference w:id="54"/>
        </w:r>
        <w:r>
          <w:rPr/>
        </w:r>
      </w:hyperlink>
    </w:p>
    <w:p>
      <w:pPr>
        <w:pStyle w:val="Bibliography"/>
        <w:spacing w:lineRule="auto" w:line="360"/>
        <w:rPr>
          <w:rFonts w:ascii="Liberation Serif" w:hAnsi="Liberation Serif"/>
        </w:rPr>
      </w:pPr>
      <w:r>
        <w:rPr>
          <w:rFonts w:ascii="Liberation Serif" w:hAnsi="Liberation Serif"/>
        </w:rPr>
        <w:t xml:space="preserve">Laundré, J. W., Hernández, L. &amp; Ripple, W. J. . The landscape of fear: Ecological implications of being afraid. </w:t>
      </w:r>
      <w:r>
        <w:rPr>
          <w:rFonts w:ascii="Liberation Serif" w:hAnsi="Liberation Serif"/>
          <w:i/>
        </w:rPr>
        <w:t xml:space="preserve">Open Ecol. J. </w:t>
      </w:r>
      <w:r>
        <w:rPr>
          <w:rFonts w:ascii="Liberation Serif" w:hAnsi="Liberation Serif"/>
          <w:b/>
          <w:bCs/>
          <w:i w:val="false"/>
          <w:iCs w:val="false"/>
        </w:rPr>
        <w:t>3</w:t>
      </w:r>
      <w:r>
        <w:rPr>
          <w:rFonts w:ascii="Liberation Serif" w:hAnsi="Liberation Serif"/>
        </w:rPr>
        <w:t>, 1–7 (2010).</w:t>
      </w:r>
    </w:p>
    <w:p>
      <w:pPr>
        <w:pStyle w:val="Bibliography"/>
        <w:spacing w:lineRule="auto" w:line="360"/>
        <w:rPr/>
      </w:pPr>
      <w:commentRangeStart w:id="55"/>
      <w:r>
        <w:rPr>
          <w:rFonts w:ascii="Liberation Serif" w:hAnsi="Liberation Serif"/>
        </w:rPr>
        <w:t xml:space="preserve">Lenth, R. (2019). </w:t>
      </w:r>
      <w:r>
        <w:rPr>
          <w:rFonts w:ascii="Liberation Serif" w:hAnsi="Liberation Serif"/>
          <w:i/>
        </w:rPr>
        <w:t>Emmeans: Estimated marginal means, aka least-squares means</w:t>
      </w:r>
      <w:r>
        <w:rPr>
          <w:rFonts w:ascii="Liberation Serif" w:hAnsi="Liberation Serif"/>
        </w:rPr>
        <w:t xml:space="preserve">. Retrieved from </w:t>
      </w:r>
      <w:hyperlink r:id="rId9">
        <w:r>
          <w:rPr>
            <w:rStyle w:val="InternetLink"/>
            <w:rFonts w:ascii="Liberation Serif" w:hAnsi="Liberation Serif"/>
          </w:rPr>
          <w:t>https://CRAN.R-project.org/package=emmeans</w:t>
        </w:r>
        <w:commentRangeEnd w:id="55"/>
        <w:r>
          <w:commentReference w:id="55"/>
        </w:r>
        <w:r>
          <w:rPr/>
        </w:r>
      </w:hyperlink>
    </w:p>
    <w:p>
      <w:pPr>
        <w:pStyle w:val="Bibliography"/>
        <w:spacing w:lineRule="auto" w:line="360"/>
        <w:rPr>
          <w:rFonts w:ascii="Liberation Serif" w:hAnsi="Liberation Serif"/>
        </w:rPr>
      </w:pPr>
      <w:r>
        <w:rPr>
          <w:rFonts w:ascii="Liberation Serif" w:hAnsi="Liberation Serif"/>
        </w:rPr>
        <w:t xml:space="preserve">Linnell, J. D. &amp; Strand, O. Interference interactions, co-existence and conservation of mammalian carnivores. </w:t>
      </w:r>
      <w:r>
        <w:rPr>
          <w:rFonts w:ascii="Liberation Serif" w:hAnsi="Liberation Serif"/>
          <w:i/>
        </w:rPr>
        <w:t>Div. Dist</w:t>
      </w:r>
      <w:r>
        <w:rPr>
          <w:rFonts w:ascii="Liberation Serif" w:hAnsi="Liberation Serif"/>
          <w:i/>
        </w:rPr>
        <w:t>r</w:t>
      </w:r>
      <w:r>
        <w:rPr>
          <w:rFonts w:ascii="Liberation Serif" w:hAnsi="Liberation Serif"/>
          <w:i/>
        </w:rPr>
        <w:t xml:space="preserve">. </w:t>
      </w:r>
      <w:r>
        <w:rPr>
          <w:rFonts w:ascii="Liberation Serif" w:hAnsi="Liberation Serif"/>
          <w:b/>
          <w:bCs/>
          <w:i w:val="false"/>
          <w:iCs w:val="false"/>
        </w:rPr>
        <w:t>6</w:t>
      </w:r>
      <w:r>
        <w:rPr>
          <w:rFonts w:ascii="Liberation Serif" w:hAnsi="Liberation Serif"/>
        </w:rPr>
        <w:t xml:space="preserve">, 169–176 </w:t>
      </w:r>
      <w:r>
        <w:rPr>
          <w:rFonts w:ascii="Liberation Serif" w:hAnsi="Liberation Serif"/>
        </w:rPr>
        <w:t>(2000)</w:t>
      </w:r>
      <w:r>
        <w:rPr>
          <w:rFonts w:ascii="Liberation Serif" w:hAnsi="Liberation Serif"/>
        </w:rPr>
        <w:t>.</w:t>
      </w:r>
    </w:p>
    <w:p>
      <w:pPr>
        <w:pStyle w:val="Bibliography"/>
        <w:spacing w:lineRule="auto" w:line="360"/>
        <w:rPr>
          <w:rFonts w:ascii="Liberation Serif" w:hAnsi="Liberation Serif"/>
        </w:rPr>
      </w:pPr>
      <w:r>
        <w:rPr>
          <w:rFonts w:ascii="Liberation Serif" w:hAnsi="Liberation Serif"/>
        </w:rPr>
        <w:t xml:space="preserve">Liu, C., White, M. </w:t>
      </w:r>
      <w:r>
        <w:rPr>
          <w:rFonts w:ascii="Liberation Serif" w:hAnsi="Liberation Serif"/>
        </w:rPr>
        <w:t>&amp;</w:t>
      </w:r>
      <w:r>
        <w:rPr>
          <w:rFonts w:ascii="Liberation Serif" w:hAnsi="Liberation Serif"/>
        </w:rPr>
        <w:t xml:space="preserve"> Newell, G. Selecting thresholds for the prediction of species occurrence with presence‐only data. </w:t>
      </w:r>
      <w:r>
        <w:rPr>
          <w:rFonts w:ascii="Liberation Serif" w:hAnsi="Liberation Serif"/>
          <w:i/>
        </w:rPr>
        <w:t xml:space="preserve">J. </w:t>
      </w:r>
      <w:r>
        <w:rPr>
          <w:rFonts w:ascii="Liberation Serif" w:hAnsi="Liberation Serif"/>
          <w:i/>
        </w:rPr>
        <w:t>B</w:t>
      </w:r>
      <w:r>
        <w:rPr>
          <w:rFonts w:ascii="Liberation Serif" w:hAnsi="Liberation Serif"/>
          <w:i/>
        </w:rPr>
        <w:t>iogeog</w:t>
      </w:r>
      <w:r>
        <w:rPr>
          <w:rFonts w:ascii="Liberation Serif" w:hAnsi="Liberation Serif"/>
          <w:i/>
        </w:rPr>
        <w:t>r</w:t>
      </w:r>
      <w:r>
        <w:rPr>
          <w:rFonts w:ascii="Liberation Serif" w:hAnsi="Liberation Serif"/>
          <w:i/>
        </w:rPr>
        <w:t>.</w:t>
      </w:r>
      <w:r>
        <w:rPr>
          <w:rFonts w:ascii="Liberation Serif" w:hAnsi="Liberation Serif"/>
        </w:rPr>
        <w:t xml:space="preserve"> </w:t>
      </w:r>
      <w:r>
        <w:rPr>
          <w:rFonts w:ascii="Liberation Serif" w:hAnsi="Liberation Serif"/>
          <w:b/>
          <w:bCs/>
          <w:i w:val="false"/>
          <w:iCs w:val="false"/>
        </w:rPr>
        <w:t>40</w:t>
      </w:r>
      <w:r>
        <w:rPr>
          <w:rFonts w:ascii="Liberation Serif" w:hAnsi="Liberation Serif"/>
        </w:rPr>
        <w:t xml:space="preserve">, 778–789 </w:t>
      </w:r>
      <w:r>
        <w:rPr>
          <w:rFonts w:ascii="Liberation Serif" w:hAnsi="Liberation Serif"/>
        </w:rPr>
        <w:t>(2013)</w:t>
      </w:r>
      <w:r>
        <w:rPr>
          <w:rFonts w:ascii="Liberation Serif" w:hAnsi="Liberation Serif"/>
        </w:rPr>
        <w:t>.</w:t>
      </w:r>
    </w:p>
    <w:p>
      <w:pPr>
        <w:pStyle w:val="Bibliography"/>
        <w:spacing w:lineRule="auto" w:line="360"/>
        <w:rPr>
          <w:rFonts w:ascii="Liberation Serif" w:hAnsi="Liberation Serif"/>
        </w:rPr>
      </w:pPr>
      <w:r>
        <w:rPr>
          <w:rFonts w:ascii="Liberation Serif" w:hAnsi="Liberation Serif"/>
        </w:rPr>
        <w:t xml:space="preserve">Luck, G. W. The relationships between net primary productivity, human population density and species conservation. </w:t>
      </w:r>
      <w:r>
        <w:rPr>
          <w:rFonts w:ascii="Liberation Serif" w:hAnsi="Liberation Serif"/>
          <w:i/>
        </w:rPr>
        <w:t xml:space="preserve">J. Biogeogr. </w:t>
      </w:r>
      <w:r>
        <w:rPr>
          <w:rFonts w:ascii="Liberation Serif" w:hAnsi="Liberation Serif"/>
          <w:b/>
          <w:bCs/>
          <w:i w:val="false"/>
          <w:iCs w:val="false"/>
        </w:rPr>
        <w:t>34</w:t>
      </w:r>
      <w:r>
        <w:rPr>
          <w:rFonts w:ascii="Liberation Serif" w:hAnsi="Liberation Serif"/>
        </w:rPr>
        <w:t xml:space="preserve">, 201–212 </w:t>
      </w:r>
      <w:r>
        <w:rPr>
          <w:rFonts w:ascii="Liberation Serif" w:hAnsi="Liberation Serif"/>
        </w:rPr>
        <w:t>(2007)</w:t>
      </w:r>
      <w:r>
        <w:rPr>
          <w:rFonts w:ascii="Liberation Serif" w:hAnsi="Liberation Serif"/>
        </w:rPr>
        <w:t>.</w:t>
      </w:r>
    </w:p>
    <w:p>
      <w:pPr>
        <w:pStyle w:val="Bibliography"/>
        <w:spacing w:lineRule="auto" w:line="360"/>
        <w:rPr>
          <w:rFonts w:ascii="Liberation Serif" w:hAnsi="Liberation Serif"/>
        </w:rPr>
      </w:pPr>
      <w:r>
        <w:rPr>
          <w:rFonts w:ascii="Liberation Serif" w:hAnsi="Liberation Serif"/>
        </w:rPr>
        <w:t xml:space="preserve">Lundgren, E. J., Ramp, D., Ripple, W. J. &amp; Wallach, A. D. Introduced megafauna are rewilding the Anthropocene. </w:t>
      </w:r>
      <w:r>
        <w:rPr>
          <w:rFonts w:ascii="Liberation Serif" w:hAnsi="Liberation Serif"/>
          <w:i/>
        </w:rPr>
        <w:t>Ecography</w:t>
      </w:r>
      <w:r>
        <w:rPr>
          <w:rFonts w:ascii="Liberation Serif" w:hAnsi="Liberation Serif"/>
        </w:rPr>
        <w:t xml:space="preserve">, </w:t>
      </w:r>
      <w:r>
        <w:rPr>
          <w:rFonts w:ascii="Liberation Serif" w:hAnsi="Liberation Serif"/>
          <w:b/>
          <w:bCs/>
          <w:i w:val="false"/>
          <w:iCs w:val="false"/>
        </w:rPr>
        <w:t>41</w:t>
      </w:r>
      <w:r>
        <w:rPr>
          <w:rFonts w:ascii="Liberation Serif" w:hAnsi="Liberation Serif"/>
        </w:rPr>
        <w:t>, 857–866 (2018).</w:t>
      </w:r>
    </w:p>
    <w:p>
      <w:pPr>
        <w:pStyle w:val="Bibliography"/>
        <w:spacing w:lineRule="auto" w:line="360"/>
        <w:rPr/>
      </w:pPr>
      <w:commentRangeStart w:id="56"/>
      <w:r>
        <w:rPr>
          <w:rFonts w:ascii="Liberation Serif" w:hAnsi="Liberation Serif"/>
        </w:rPr>
        <w:t xml:space="preserve">Lüdecke, D., Makowski, D., &amp; Waggoner, P. (2019). </w:t>
      </w:r>
      <w:r>
        <w:rPr>
          <w:rFonts w:ascii="Liberation Serif" w:hAnsi="Liberation Serif"/>
          <w:i/>
        </w:rPr>
        <w:t>Performance: Assessment of regression models performance</w:t>
      </w:r>
      <w:r>
        <w:rPr>
          <w:rFonts w:ascii="Liberation Serif" w:hAnsi="Liberation Serif"/>
        </w:rPr>
        <w:t xml:space="preserve">. Retrieved from </w:t>
      </w:r>
      <w:hyperlink r:id="rId10">
        <w:r>
          <w:rPr>
            <w:rStyle w:val="InternetLink"/>
            <w:rFonts w:ascii="Liberation Serif" w:hAnsi="Liberation Serif"/>
          </w:rPr>
          <w:t>https://CRAN.R-project.org/package=performance</w:t>
        </w:r>
      </w:hyperlink>
    </w:p>
    <w:p>
      <w:pPr>
        <w:pStyle w:val="Bibliography"/>
        <w:bidi w:val="0"/>
        <w:spacing w:lineRule="auto" w:line="360"/>
        <w:rPr/>
      </w:pPr>
      <w:r>
        <w:rPr>
          <w:rFonts w:ascii="Liberation Serif" w:hAnsi="Liberation Serif"/>
        </w:rPr>
        <w:t xml:space="preserve">Makowski, D., Lüdecke, D. and Ben-Shachar, M. S. (2020). Modelbased: estimation of model-based predictions, contrasts and means. R package version 0.1.2. </w:t>
      </w:r>
      <w:hyperlink r:id="rId11">
        <w:r>
          <w:rPr>
            <w:rStyle w:val="InternetLink"/>
            <w:rFonts w:ascii="Liberation Serif" w:hAnsi="Liberation Serif"/>
          </w:rPr>
          <w:t>https://github.com/easystats/modelbased</w:t>
        </w:r>
      </w:hyperlink>
    </w:p>
    <w:p>
      <w:pPr>
        <w:pStyle w:val="Bibliography"/>
        <w:bidi w:val="0"/>
        <w:spacing w:lineRule="auto" w:line="360"/>
        <w:rPr/>
      </w:pPr>
      <w:r>
        <w:rPr>
          <w:rFonts w:ascii="Liberation Serif" w:hAnsi="Liberation Serif"/>
        </w:rPr>
        <w:t xml:space="preserve">Makowski, D., &amp; Lüdecke, D. (2019). </w:t>
      </w:r>
      <w:r>
        <w:rPr>
          <w:rFonts w:ascii="Liberation Serif" w:hAnsi="Liberation Serif"/>
          <w:i/>
        </w:rPr>
        <w:t>Estimate: Estimate effects, contrasts and means</w:t>
      </w:r>
      <w:r>
        <w:rPr>
          <w:rFonts w:ascii="Liberation Serif" w:hAnsi="Liberation Serif"/>
        </w:rPr>
        <w:t xml:space="preserve">. Retrieved from </w:t>
      </w:r>
      <w:hyperlink r:id="rId12">
        <w:r>
          <w:rPr>
            <w:rStyle w:val="InternetLink"/>
            <w:rFonts w:ascii="Liberation Serif" w:hAnsi="Liberation Serif"/>
          </w:rPr>
          <w:t>https://github.com/easystats/estimate</w:t>
        </w:r>
        <w:commentRangeEnd w:id="56"/>
        <w:r>
          <w:commentReference w:id="56"/>
        </w:r>
        <w:r>
          <w:rPr/>
        </w:r>
      </w:hyperlink>
    </w:p>
    <w:p>
      <w:pPr>
        <w:pStyle w:val="Bibliography"/>
        <w:spacing w:lineRule="auto" w:line="360"/>
        <w:rPr>
          <w:rFonts w:ascii="Liberation Serif" w:hAnsi="Liberation Serif"/>
        </w:rPr>
      </w:pPr>
      <w:r>
        <w:rPr>
          <w:rFonts w:ascii="Liberation Serif" w:hAnsi="Liberation Serif"/>
        </w:rPr>
        <w:t xml:space="preserve">Malhi, Y </w:t>
      </w:r>
      <w:r>
        <w:rPr>
          <w:rFonts w:ascii="Liberation Serif" w:hAnsi="Liberation Serif"/>
        </w:rPr>
        <w:t>et al.</w:t>
      </w:r>
      <w:r>
        <w:rPr>
          <w:rFonts w:ascii="Liberation Serif" w:hAnsi="Liberation Serif"/>
        </w:rPr>
        <w:t xml:space="preserve"> Megafauna and ecosystem function from the Pleistocene to the Anthropocene. </w:t>
      </w:r>
      <w:r>
        <w:rPr>
          <w:rFonts w:ascii="Liberation Serif" w:hAnsi="Liberation Serif"/>
          <w:i/>
        </w:rPr>
        <w:t>Proc. Nat. Acad. Sci.</w:t>
      </w:r>
      <w:r>
        <w:rPr>
          <w:rFonts w:ascii="Liberation Serif" w:hAnsi="Liberation Serif"/>
        </w:rPr>
        <w:t xml:space="preserve"> </w:t>
      </w:r>
      <w:r>
        <w:rPr>
          <w:rFonts w:ascii="Liberation Serif" w:hAnsi="Liberation Serif"/>
          <w:b/>
          <w:bCs/>
          <w:i w:val="false"/>
          <w:iCs w:val="false"/>
        </w:rPr>
        <w:t>113</w:t>
      </w:r>
      <w:r>
        <w:rPr>
          <w:rFonts w:ascii="Liberation Serif" w:hAnsi="Liberation Serif"/>
        </w:rPr>
        <w:t xml:space="preserve">, 838–846 </w:t>
      </w:r>
      <w:r>
        <w:rPr>
          <w:rFonts w:ascii="Liberation Serif" w:hAnsi="Liberation Serif"/>
        </w:rPr>
        <w:t>(2016)</w:t>
      </w:r>
      <w:r>
        <w:rPr>
          <w:rFonts w:ascii="Liberation Serif" w:hAnsi="Liberation Serif"/>
        </w:rPr>
        <w:t>.</w:t>
      </w:r>
    </w:p>
    <w:p>
      <w:pPr>
        <w:pStyle w:val="Bibliography"/>
        <w:spacing w:lineRule="auto" w:line="360"/>
        <w:rPr>
          <w:rFonts w:ascii="Liberation Serif" w:hAnsi="Liberation Serif"/>
        </w:rPr>
      </w:pPr>
      <w:r>
        <w:rPr>
          <w:rFonts w:ascii="Liberation Serif" w:hAnsi="Liberation Serif"/>
        </w:rPr>
        <w:t xml:space="preserve">Marjakangas, E.-L. </w:t>
      </w:r>
      <w:r>
        <w:rPr>
          <w:rFonts w:ascii="Liberation Serif" w:hAnsi="Liberation Serif"/>
        </w:rPr>
        <w:t xml:space="preserve">Et al. </w:t>
        <w:tab/>
      </w:r>
      <w:r>
        <w:rPr>
          <w:rFonts w:ascii="Liberation Serif" w:hAnsi="Liberation Serif"/>
        </w:rPr>
        <w:t xml:space="preserve">. </w:t>
      </w:r>
      <w:r>
        <w:rPr>
          <w:rFonts w:ascii="Liberation Serif" w:hAnsi="Liberation Serif"/>
          <w:i/>
        </w:rPr>
        <w:t>Phil. Tr</w:t>
      </w:r>
      <w:r>
        <w:rPr>
          <w:rFonts w:ascii="Liberation Serif" w:hAnsi="Liberation Serif"/>
          <w:i/>
        </w:rPr>
        <w:t>ans</w:t>
      </w:r>
      <w:r>
        <w:rPr>
          <w:rFonts w:ascii="Liberation Serif" w:hAnsi="Liberation Serif"/>
          <w:i/>
        </w:rPr>
        <w:t>. R. Soc. B: Biol. Sci.</w:t>
      </w:r>
      <w:r>
        <w:rPr>
          <w:rFonts w:ascii="Liberation Serif" w:hAnsi="Liberation Serif"/>
        </w:rPr>
        <w:t xml:space="preserve"> </w:t>
      </w:r>
      <w:r>
        <w:rPr>
          <w:rFonts w:ascii="Liberation Serif" w:hAnsi="Liberation Serif"/>
          <w:b/>
          <w:bCs/>
          <w:i w:val="false"/>
          <w:iCs w:val="false"/>
        </w:rPr>
        <w:t>373</w:t>
      </w:r>
      <w:r>
        <w:rPr>
          <w:rFonts w:ascii="Liberation Serif" w:hAnsi="Liberation Serif"/>
        </w:rPr>
        <w:t>, 20170435 (2018).</w:t>
      </w:r>
    </w:p>
    <w:p>
      <w:pPr>
        <w:pStyle w:val="Bibliography"/>
        <w:spacing w:lineRule="auto" w:line="360"/>
        <w:rPr>
          <w:rFonts w:ascii="Liberation Serif" w:hAnsi="Liberation Serif"/>
        </w:rPr>
      </w:pPr>
      <w:commentRangeStart w:id="57"/>
      <w:r>
        <w:rPr>
          <w:rFonts w:ascii="Liberation Serif" w:hAnsi="Liberation Serif"/>
        </w:rPr>
        <w:t xml:space="preserve">Martin, P. S. (1984). Prehistoric overkill: The global model. </w:t>
      </w:r>
      <w:r>
        <w:rPr>
          <w:rFonts w:ascii="Liberation Serif" w:hAnsi="Liberation Serif"/>
          <w:i/>
        </w:rPr>
        <w:t>Quaternary Extinctions: A Prehistoric Revolution</w:t>
      </w:r>
      <w:r>
        <w:rPr>
          <w:rFonts w:ascii="Liberation Serif" w:hAnsi="Liberation Serif"/>
        </w:rPr>
        <w:t>, 354–403.</w:t>
      </w:r>
      <w:commentRangeEnd w:id="57"/>
      <w:r>
        <w:commentReference w:id="57"/>
      </w:r>
      <w:r>
        <w:rPr>
          <w:rFonts w:ascii="Liberation Serif" w:hAnsi="Liberation Serif"/>
        </w:rPr>
      </w:r>
    </w:p>
    <w:p>
      <w:pPr>
        <w:pStyle w:val="Bibliography"/>
        <w:spacing w:lineRule="auto" w:line="360"/>
        <w:rPr>
          <w:rFonts w:ascii="Liberation Serif" w:hAnsi="Liberation Serif"/>
        </w:rPr>
      </w:pPr>
      <w:r>
        <w:rPr>
          <w:rFonts w:ascii="Liberation Serif" w:hAnsi="Liberation Serif"/>
          <w:lang w:val="da-DK"/>
        </w:rPr>
        <w:t xml:space="preserve">Mendoza, M. &amp; Araújo, M. B. </w:t>
      </w:r>
      <w:r>
        <w:rPr>
          <w:rFonts w:ascii="Liberation Serif" w:hAnsi="Liberation Serif"/>
        </w:rPr>
        <w:t xml:space="preserve">Climate shapes mammal community trophic structures and humans simplify them. </w:t>
      </w:r>
      <w:r>
        <w:rPr>
          <w:rFonts w:ascii="Liberation Serif" w:hAnsi="Liberation Serif"/>
          <w:i/>
        </w:rPr>
        <w:t xml:space="preserve">Nature Comm. </w:t>
      </w:r>
      <w:r>
        <w:rPr>
          <w:rFonts w:ascii="Liberation Serif" w:hAnsi="Liberation Serif"/>
          <w:b/>
          <w:bCs/>
          <w:i w:val="false"/>
          <w:iCs w:val="false"/>
        </w:rPr>
        <w:t>10</w:t>
      </w:r>
      <w:r>
        <w:rPr>
          <w:rFonts w:ascii="Liberation Serif" w:hAnsi="Liberation Serif"/>
        </w:rPr>
        <w:t xml:space="preserve">, 1–9 </w:t>
      </w:r>
      <w:r>
        <w:rPr>
          <w:rFonts w:ascii="Liberation Serif" w:hAnsi="Liberation Serif"/>
        </w:rPr>
        <w:t>(</w:t>
      </w:r>
      <w:r>
        <w:rPr>
          <w:rFonts w:ascii="Liberation Serif" w:hAnsi="Liberation Serif"/>
          <w:lang w:val="da-DK"/>
        </w:rPr>
        <w:t>2019)</w:t>
      </w:r>
      <w:r>
        <w:rPr>
          <w:rFonts w:ascii="Liberation Serif" w:hAnsi="Liberation Serif"/>
        </w:rPr>
        <w:t>.</w:t>
      </w:r>
    </w:p>
    <w:p>
      <w:pPr>
        <w:pStyle w:val="Bibliography"/>
        <w:spacing w:lineRule="auto" w:line="360"/>
        <w:rPr>
          <w:rFonts w:ascii="Liberation Serif" w:hAnsi="Liberation Serif"/>
        </w:rPr>
      </w:pPr>
      <w:r>
        <w:rPr>
          <w:rFonts w:ascii="Liberation Serif" w:hAnsi="Liberation Serif"/>
        </w:rPr>
        <w:t xml:space="preserve">Merow, C., Smith, M. J. &amp; Silander Jr, J. A. A practical guide to </w:t>
      </w:r>
      <w:r>
        <w:rPr>
          <w:rFonts w:ascii="Liberation Serif" w:hAnsi="Liberation Serif"/>
        </w:rPr>
        <w:t xml:space="preserve">MaxEnt </w:t>
      </w:r>
      <w:r>
        <w:rPr>
          <w:rFonts w:ascii="Liberation Serif" w:hAnsi="Liberation Serif"/>
        </w:rPr>
        <w:t xml:space="preserve">for modeling species’ distributions: What it does, and why inputs and settings matter. </w:t>
      </w:r>
      <w:r>
        <w:rPr>
          <w:rFonts w:ascii="Liberation Serif" w:hAnsi="Liberation Serif"/>
          <w:i/>
        </w:rPr>
        <w:t>Ecography</w:t>
      </w:r>
      <w:r>
        <w:rPr>
          <w:rFonts w:ascii="Liberation Serif" w:hAnsi="Liberation Serif"/>
        </w:rPr>
        <w:t xml:space="preserve"> </w:t>
      </w:r>
      <w:r>
        <w:rPr>
          <w:rFonts w:ascii="Liberation Serif" w:hAnsi="Liberation Serif"/>
          <w:b/>
          <w:bCs/>
          <w:i w:val="false"/>
          <w:iCs w:val="false"/>
        </w:rPr>
        <w:t>36</w:t>
      </w:r>
      <w:r>
        <w:rPr>
          <w:rFonts w:ascii="Liberation Serif" w:hAnsi="Liberation Serif"/>
        </w:rPr>
        <w:t xml:space="preserve">, 1058–1069 </w:t>
      </w:r>
      <w:r>
        <w:rPr>
          <w:rFonts w:ascii="Liberation Serif" w:hAnsi="Liberation Serif"/>
        </w:rPr>
        <w:t>(2013)</w:t>
      </w:r>
      <w:r>
        <w:rPr>
          <w:rFonts w:ascii="Liberation Serif" w:hAnsi="Liberation Serif"/>
        </w:rPr>
        <w:t>.</w:t>
      </w:r>
    </w:p>
    <w:p>
      <w:pPr>
        <w:pStyle w:val="Bibliography"/>
        <w:spacing w:lineRule="auto" w:line="360"/>
        <w:rPr/>
      </w:pPr>
      <w:commentRangeStart w:id="58"/>
      <w:r>
        <w:rPr>
          <w:rFonts w:ascii="Liberation Serif" w:hAnsi="Liberation Serif"/>
        </w:rPr>
        <w:t xml:space="preserve">Microsoft, &amp; Weston, S. (2017). </w:t>
      </w:r>
      <w:r>
        <w:rPr>
          <w:rFonts w:ascii="Liberation Serif" w:hAnsi="Liberation Serif"/>
          <w:i/>
        </w:rPr>
        <w:t xml:space="preserve">Foreach: Provides foreach looping construct for </w:t>
      </w:r>
      <w:commentRangeStart w:id="59"/>
      <w:r>
        <w:rPr>
          <w:rFonts w:ascii="Liberation Serif" w:hAnsi="Liberation Serif"/>
          <w:i/>
        </w:rPr>
        <w:t>r</w:t>
      </w:r>
      <w:r>
        <w:rPr>
          <w:rFonts w:ascii="Liberation Serif" w:hAnsi="Liberation Serif"/>
        </w:rPr>
        <w:t>.</w:t>
      </w:r>
      <w:r>
        <w:rPr/>
      </w:r>
      <w:commentRangeEnd w:id="59"/>
      <w:r>
        <w:commentReference w:id="59"/>
      </w:r>
      <w:r>
        <w:rPr>
          <w:rFonts w:ascii="Liberation Serif" w:hAnsi="Liberation Serif"/>
        </w:rPr>
        <w:t xml:space="preserve"> Retrieved from </w:t>
      </w:r>
      <w:hyperlink r:id="rId13">
        <w:r>
          <w:rPr>
            <w:rStyle w:val="InternetLink"/>
            <w:rFonts w:ascii="Liberation Serif" w:hAnsi="Liberation Serif"/>
          </w:rPr>
          <w:t>https://CRAN.R-project.org/package=foreach</w:t>
        </w:r>
        <w:commentRangeEnd w:id="58"/>
        <w:r>
          <w:commentReference w:id="58"/>
        </w:r>
        <w:r>
          <w:rPr/>
        </w:r>
      </w:hyperlink>
    </w:p>
    <w:p>
      <w:pPr>
        <w:pStyle w:val="Normal"/>
        <w:spacing w:lineRule="auto" w:line="360"/>
        <w:rPr>
          <w:rFonts w:ascii="Liberation Serif" w:hAnsi="Liberation Serif"/>
        </w:rPr>
      </w:pPr>
      <w:r>
        <w:rPr>
          <w:rFonts w:ascii="Liberation Serif" w:hAnsi="Liberation Serif"/>
        </w:rPr>
        <w:t xml:space="preserve">Nakagawa, S. </w:t>
      </w:r>
      <w:r>
        <w:rPr>
          <w:rFonts w:ascii="Liberation Serif" w:hAnsi="Liberation Serif"/>
        </w:rPr>
        <w:t>&amp;</w:t>
      </w:r>
      <w:r>
        <w:rPr>
          <w:rFonts w:ascii="Liberation Serif" w:hAnsi="Liberation Serif"/>
        </w:rPr>
        <w:t xml:space="preserve"> Schielzeth, H. A general and simple method for obtaining R2 from generalized linear mixed‐effects models. </w:t>
      </w:r>
      <w:r>
        <w:rPr>
          <w:rFonts w:ascii="Liberation Serif" w:hAnsi="Liberation Serif"/>
          <w:i/>
        </w:rPr>
        <w:t xml:space="preserve">Met. </w:t>
      </w:r>
      <w:r>
        <w:rPr>
          <w:rFonts w:ascii="Liberation Serif" w:hAnsi="Liberation Serif"/>
          <w:i/>
        </w:rPr>
        <w:t>Ecol. Evol.</w:t>
      </w:r>
      <w:r>
        <w:rPr>
          <w:rFonts w:ascii="Liberation Serif" w:hAnsi="Liberation Serif"/>
        </w:rPr>
        <w:t xml:space="preserve"> </w:t>
      </w:r>
      <w:r>
        <w:rPr>
          <w:rFonts w:ascii="Liberation Serif" w:hAnsi="Liberation Serif"/>
          <w:b/>
          <w:bCs/>
          <w:i w:val="false"/>
          <w:iCs w:val="false"/>
        </w:rPr>
        <w:t>4</w:t>
      </w:r>
      <w:r>
        <w:rPr>
          <w:rFonts w:ascii="Liberation Serif" w:hAnsi="Liberation Serif"/>
        </w:rPr>
        <w:t xml:space="preserve">, 133–142 </w:t>
      </w:r>
      <w:r>
        <w:rPr>
          <w:rFonts w:ascii="Liberation Serif" w:hAnsi="Liberation Serif"/>
        </w:rPr>
        <w:t>(2013)</w:t>
      </w:r>
      <w:r>
        <w:rPr>
          <w:rFonts w:ascii="Liberation Serif" w:hAnsi="Liberation Serif"/>
        </w:rPr>
        <w:t>.</w:t>
      </w:r>
    </w:p>
    <w:p>
      <w:pPr>
        <w:pStyle w:val="Bibliography"/>
        <w:spacing w:lineRule="auto" w:line="360"/>
        <w:rPr>
          <w:rFonts w:ascii="Liberation Serif" w:hAnsi="Liberation Serif"/>
        </w:rPr>
      </w:pPr>
      <w:commentRangeStart w:id="60"/>
      <w:r>
        <w:rPr>
          <w:rFonts w:ascii="Liberation Serif" w:hAnsi="Liberation Serif"/>
        </w:rPr>
        <w:t xml:space="preserve">Navarro, L. M., &amp; Pereira, H. M. (2015). Rewilding abandoned landscapes in Europe. In </w:t>
      </w:r>
      <w:r>
        <w:rPr>
          <w:rFonts w:ascii="Liberation Serif" w:hAnsi="Liberation Serif"/>
          <w:i/>
        </w:rPr>
        <w:t>Rewilding European :andscapes</w:t>
      </w:r>
      <w:r>
        <w:rPr>
          <w:rFonts w:ascii="Liberation Serif" w:hAnsi="Liberation Serif"/>
        </w:rPr>
        <w:t xml:space="preserve"> (pp. 3–23). Springer, Cham</w:t>
      </w:r>
      <w:r>
        <w:rPr>
          <w:rFonts w:ascii="Liberation Serif" w:hAnsi="Liberation Serif"/>
        </w:rPr>
      </w:r>
      <w:commentRangeEnd w:id="60"/>
      <w:r>
        <w:commentReference w:id="60"/>
      </w:r>
      <w:r>
        <w:rPr>
          <w:rFonts w:ascii="Liberation Serif" w:hAnsi="Liberation Serif"/>
        </w:rPr>
        <w:t>.</w:t>
      </w:r>
    </w:p>
    <w:p>
      <w:pPr>
        <w:pStyle w:val="Bibliography"/>
        <w:spacing w:lineRule="auto" w:line="360"/>
        <w:rPr>
          <w:rFonts w:ascii="Liberation Serif" w:hAnsi="Liberation Serif"/>
        </w:rPr>
      </w:pPr>
      <w:commentRangeStart w:id="61"/>
      <w:r>
        <w:rPr>
          <w:rFonts w:ascii="Liberation Serif" w:hAnsi="Liberation Serif"/>
        </w:rPr>
        <w:t xml:space="preserve">Nogués-Bravo, D., Simberloff, D., Rahbek, C., &amp; Sanders, N. J. (2016). Rewilding is the new Pandora’s box in conservation. </w:t>
      </w:r>
      <w:r>
        <w:rPr>
          <w:rFonts w:ascii="Liberation Serif" w:hAnsi="Liberation Serif"/>
          <w:i/>
        </w:rPr>
        <w:t>Current Biology</w:t>
      </w:r>
      <w:r>
        <w:rPr>
          <w:rFonts w:ascii="Liberation Serif" w:hAnsi="Liberation Serif"/>
        </w:rPr>
        <w:t xml:space="preserve">, </w:t>
      </w:r>
      <w:r>
        <w:rPr>
          <w:rFonts w:ascii="Liberation Serif" w:hAnsi="Liberation Serif"/>
          <w:i/>
        </w:rPr>
        <w:t>26</w:t>
      </w:r>
      <w:r>
        <w:rPr>
          <w:rFonts w:ascii="Liberation Serif" w:hAnsi="Liberation Serif"/>
        </w:rPr>
        <w:t>(3), R87–R91.</w:t>
      </w:r>
      <w:commentRangeEnd w:id="61"/>
      <w:r>
        <w:commentReference w:id="61"/>
      </w:r>
      <w:r>
        <w:rPr>
          <w:rFonts w:ascii="Liberation Serif" w:hAnsi="Liberation Serif"/>
        </w:rPr>
      </w:r>
    </w:p>
    <w:p>
      <w:pPr>
        <w:pStyle w:val="Bibliography"/>
        <w:spacing w:lineRule="auto" w:line="360"/>
        <w:rPr>
          <w:rFonts w:ascii="Liberation Serif" w:hAnsi="Liberation Serif"/>
        </w:rPr>
      </w:pPr>
      <w:commentRangeStart w:id="62"/>
      <w:r>
        <w:rPr>
          <w:rFonts w:ascii="Liberation Serif" w:hAnsi="Liberation Serif"/>
        </w:rPr>
        <w:t xml:space="preserve">Olson, D. M., &amp; Dinerstein, E. (2002). The global 200: Priority ecoregions for global conservation. </w:t>
      </w:r>
      <w:r>
        <w:rPr>
          <w:rFonts w:ascii="Liberation Serif" w:hAnsi="Liberation Serif"/>
          <w:i/>
        </w:rPr>
        <w:t>Annals of the Missouri Botanical Garden</w:t>
      </w:r>
      <w:r>
        <w:rPr>
          <w:rFonts w:ascii="Liberation Serif" w:hAnsi="Liberation Serif"/>
        </w:rPr>
        <w:t>, 199–224.</w:t>
      </w:r>
      <w:commentRangeEnd w:id="62"/>
      <w:r>
        <w:commentReference w:id="62"/>
      </w:r>
      <w:r>
        <w:rPr>
          <w:rFonts w:ascii="Liberation Serif" w:hAnsi="Liberation Serif"/>
        </w:rPr>
      </w:r>
    </w:p>
    <w:p>
      <w:pPr>
        <w:pStyle w:val="Bibliography"/>
        <w:spacing w:lineRule="auto" w:line="360"/>
        <w:rPr>
          <w:rFonts w:ascii="Liberation Serif" w:hAnsi="Liberation Serif"/>
        </w:rPr>
      </w:pPr>
      <w:commentRangeStart w:id="63"/>
      <w:r>
        <w:rPr>
          <w:rFonts w:ascii="Liberation Serif" w:hAnsi="Liberation Serif"/>
        </w:rPr>
        <w:t xml:space="preserve">Olson, D. M. </w:t>
      </w:r>
      <w:r>
        <w:rPr>
          <w:rFonts w:ascii="Liberation Serif" w:hAnsi="Liberation Serif"/>
        </w:rPr>
        <w:t>et al.</w:t>
      </w:r>
      <w:r>
        <w:rPr>
          <w:rFonts w:ascii="Liberation Serif" w:hAnsi="Liberation Serif"/>
        </w:rPr>
        <w:t xml:space="preserve"> (2001). Terrestrial ecoregions of the world: A new map of life on </w:t>
      </w:r>
      <w:commentRangeStart w:id="64"/>
      <w:r>
        <w:rPr>
          <w:rFonts w:ascii="Liberation Serif" w:hAnsi="Liberation Serif"/>
        </w:rPr>
        <w:t xml:space="preserve">eartha </w:t>
      </w:r>
      <w:r>
        <w:rPr>
          <w:rFonts w:ascii="Liberation Serif" w:hAnsi="Liberation Serif"/>
        </w:rPr>
      </w:r>
      <w:commentRangeEnd w:id="64"/>
      <w:r>
        <w:commentReference w:id="64"/>
      </w:r>
      <w:r>
        <w:rPr>
          <w:rFonts w:ascii="Liberation Serif" w:hAnsi="Liberation Serif"/>
        </w:rPr>
        <w:t xml:space="preserve">new global map of terrestrial ecoregions provides an innovative tool for conserving biodiversity. </w:t>
      </w:r>
      <w:r>
        <w:rPr>
          <w:rFonts w:ascii="Liberation Serif" w:hAnsi="Liberation Serif"/>
          <w:i/>
        </w:rPr>
        <w:t>BioScience</w:t>
      </w:r>
      <w:r>
        <w:rPr>
          <w:rFonts w:ascii="Liberation Serif" w:hAnsi="Liberation Serif"/>
        </w:rPr>
        <w:t xml:space="preserve">, </w:t>
      </w:r>
      <w:r>
        <w:rPr>
          <w:rFonts w:ascii="Liberation Serif" w:hAnsi="Liberation Serif"/>
          <w:i/>
        </w:rPr>
        <w:t>51</w:t>
      </w:r>
      <w:r>
        <w:rPr>
          <w:rFonts w:ascii="Liberation Serif" w:hAnsi="Liberation Serif"/>
        </w:rPr>
        <w:t>(11), 933–938.</w:t>
      </w:r>
      <w:commentRangeEnd w:id="63"/>
      <w:r>
        <w:commentReference w:id="63"/>
      </w:r>
      <w:r>
        <w:rPr>
          <w:rFonts w:ascii="Liberation Serif" w:hAnsi="Liberation Serif"/>
        </w:rPr>
      </w:r>
    </w:p>
    <w:p>
      <w:pPr>
        <w:pStyle w:val="Bibliography"/>
        <w:spacing w:lineRule="auto" w:line="360"/>
        <w:rPr>
          <w:rFonts w:ascii="Liberation Serif" w:hAnsi="Liberation Serif"/>
        </w:rPr>
      </w:pPr>
      <w:r>
        <w:rPr>
          <w:rFonts w:ascii="Liberation Serif" w:hAnsi="Liberation Serif"/>
        </w:rPr>
        <w:t xml:space="preserve">Owen-Smith, N. &amp; Mills, M. G. Predator–prey size relationships in an African large-mammal food web. </w:t>
      </w:r>
      <w:r>
        <w:rPr>
          <w:rFonts w:ascii="Liberation Serif" w:hAnsi="Liberation Serif"/>
          <w:i/>
        </w:rPr>
        <w:t>J. An. Ecol.</w:t>
      </w:r>
      <w:r>
        <w:rPr>
          <w:rFonts w:ascii="Liberation Serif" w:hAnsi="Liberation Serif"/>
        </w:rPr>
        <w:t xml:space="preserve"> </w:t>
      </w:r>
      <w:r>
        <w:rPr>
          <w:rFonts w:ascii="Liberation Serif" w:hAnsi="Liberation Serif"/>
          <w:b/>
          <w:bCs/>
          <w:i w:val="false"/>
          <w:iCs w:val="false"/>
        </w:rPr>
        <w:t>77</w:t>
      </w:r>
      <w:r>
        <w:rPr>
          <w:rFonts w:ascii="Liberation Serif" w:hAnsi="Liberation Serif"/>
        </w:rPr>
        <w:t>, 173–183 (2008).</w:t>
      </w:r>
    </w:p>
    <w:p>
      <w:pPr>
        <w:pStyle w:val="Bibliography"/>
        <w:spacing w:lineRule="auto" w:line="360"/>
        <w:rPr/>
      </w:pPr>
      <w:commentRangeStart w:id="65"/>
      <w:r>
        <w:rPr>
          <w:rFonts w:ascii="Liberation Serif" w:hAnsi="Liberation Serif"/>
        </w:rPr>
        <w:t xml:space="preserve">Pebesma, E. (2018). Simple Features for R: Standardized Support for Spatial Vector Data. </w:t>
      </w:r>
      <w:r>
        <w:rPr>
          <w:rFonts w:ascii="Liberation Serif" w:hAnsi="Liberation Serif"/>
          <w:i/>
        </w:rPr>
        <w:t>The R Journal</w:t>
      </w:r>
      <w:r>
        <w:rPr>
          <w:rFonts w:ascii="Liberation Serif" w:hAnsi="Liberation Serif"/>
        </w:rPr>
        <w:t xml:space="preserve">, </w:t>
      </w:r>
      <w:r>
        <w:rPr>
          <w:rFonts w:ascii="Liberation Serif" w:hAnsi="Liberation Serif"/>
          <w:i/>
        </w:rPr>
        <w:t>10</w:t>
      </w:r>
      <w:r>
        <w:rPr>
          <w:rFonts w:ascii="Liberation Serif" w:hAnsi="Liberation Serif"/>
        </w:rPr>
        <w:t xml:space="preserve">(1), 439–446. </w:t>
      </w:r>
      <w:hyperlink r:id="rId14">
        <w:r>
          <w:rPr>
            <w:rStyle w:val="InternetLink"/>
            <w:rFonts w:ascii="Liberation Serif" w:hAnsi="Liberation Serif"/>
          </w:rPr>
          <w:t>https://doi.org/10.32614/RJ-2018-009</w:t>
        </w:r>
        <w:commentRangeEnd w:id="65"/>
        <w:r>
          <w:commentReference w:id="65"/>
        </w:r>
        <w:r>
          <w:rPr/>
        </w:r>
      </w:hyperlink>
    </w:p>
    <w:p>
      <w:pPr>
        <w:pStyle w:val="Bibliography"/>
        <w:spacing w:lineRule="auto" w:line="360"/>
        <w:rPr>
          <w:rFonts w:ascii="Liberation Serif" w:hAnsi="Liberation Serif"/>
        </w:rPr>
      </w:pPr>
      <w:r>
        <w:rPr>
          <w:rFonts w:ascii="Liberation Serif" w:hAnsi="Liberation Serif"/>
        </w:rPr>
        <w:t xml:space="preserve">Perino, A. </w:t>
      </w:r>
      <w:r>
        <w:rPr>
          <w:rFonts w:ascii="Liberation Serif" w:hAnsi="Liberation Serif"/>
        </w:rPr>
        <w:t xml:space="preserve">et al. </w:t>
      </w:r>
      <w:r>
        <w:rPr>
          <w:rFonts w:ascii="Liberation Serif" w:hAnsi="Liberation Serif"/>
        </w:rPr>
        <w:t xml:space="preserve">Rewilding complex ecosystems. </w:t>
      </w:r>
      <w:r>
        <w:rPr>
          <w:rFonts w:ascii="Liberation Serif" w:hAnsi="Liberation Serif"/>
          <w:i/>
        </w:rPr>
        <w:t>Science</w:t>
      </w:r>
      <w:r>
        <w:rPr>
          <w:rFonts w:ascii="Liberation Serif" w:hAnsi="Liberation Serif"/>
        </w:rPr>
        <w:t xml:space="preserve"> </w:t>
      </w:r>
      <w:r>
        <w:rPr>
          <w:rFonts w:ascii="Liberation Serif" w:hAnsi="Liberation Serif"/>
          <w:b/>
          <w:bCs/>
          <w:i w:val="false"/>
          <w:iCs w:val="false"/>
        </w:rPr>
        <w:t>364</w:t>
      </w:r>
      <w:r>
        <w:rPr>
          <w:rFonts w:ascii="Liberation Serif" w:hAnsi="Liberation Serif"/>
        </w:rPr>
        <w:t>, eaav5570 (2019).</w:t>
      </w:r>
      <w:r>
        <w:rPr>
          <w:rFonts w:ascii="Liberation Serif" w:hAnsi="Liberation Serif"/>
        </w:rPr>
        <w:commentReference w:id="66"/>
      </w:r>
    </w:p>
    <w:p>
      <w:pPr>
        <w:pStyle w:val="Bibliography"/>
        <w:spacing w:lineRule="auto" w:line="360"/>
        <w:rPr/>
      </w:pPr>
      <w:commentRangeStart w:id="67"/>
      <w:r>
        <w:rPr>
          <w:rFonts w:ascii="Liberation Serif" w:hAnsi="Liberation Serif"/>
        </w:rPr>
        <w:t xml:space="preserve">Phillips, S. (2017). </w:t>
      </w:r>
      <w:r>
        <w:rPr>
          <w:rFonts w:ascii="Liberation Serif" w:hAnsi="Liberation Serif"/>
          <w:i/>
        </w:rPr>
        <w:t>Maxnet: Fitting ’maxent’ species distribution models with ’glmnet’</w:t>
      </w:r>
      <w:r>
        <w:rPr>
          <w:rFonts w:ascii="Liberation Serif" w:hAnsi="Liberation Serif"/>
        </w:rPr>
        <w:t xml:space="preserve">. Retrieved from </w:t>
      </w:r>
      <w:hyperlink r:id="rId15">
        <w:r>
          <w:rPr>
            <w:rStyle w:val="InternetLink"/>
            <w:rFonts w:ascii="Liberation Serif" w:hAnsi="Liberation Serif"/>
          </w:rPr>
          <w:t>https://CRAN.R-project.org/package=maxnet</w:t>
        </w:r>
        <w:commentRangeEnd w:id="67"/>
        <w:r>
          <w:commentReference w:id="67"/>
        </w:r>
        <w:r>
          <w:rPr/>
        </w:r>
      </w:hyperlink>
    </w:p>
    <w:p>
      <w:pPr>
        <w:pStyle w:val="Bibliography"/>
        <w:spacing w:lineRule="auto" w:line="360"/>
        <w:rPr>
          <w:rFonts w:ascii="Liberation Serif" w:hAnsi="Liberation Serif"/>
        </w:rPr>
      </w:pPr>
      <w:r>
        <w:rPr>
          <w:rFonts w:ascii="Liberation Serif" w:hAnsi="Liberation Serif"/>
        </w:rPr>
        <w:t xml:space="preserve">Phillips, S. J., Anderson, R. P., Dudík, M., Schapire, R. E., &amp; Blair, M. E. (2017). Opening the black box: An open-source release of Maxent. </w:t>
      </w:r>
      <w:r>
        <w:rPr>
          <w:rFonts w:ascii="Liberation Serif" w:hAnsi="Liberation Serif"/>
          <w:i/>
        </w:rPr>
        <w:t>Ecography</w:t>
      </w:r>
      <w:r>
        <w:rPr>
          <w:rFonts w:ascii="Liberation Serif" w:hAnsi="Liberation Serif"/>
        </w:rPr>
        <w:t xml:space="preserve">, </w:t>
      </w:r>
      <w:r>
        <w:rPr>
          <w:rFonts w:ascii="Liberation Serif" w:hAnsi="Liberation Serif"/>
          <w:i/>
        </w:rPr>
        <w:t>40</w:t>
      </w:r>
      <w:r>
        <w:rPr>
          <w:rFonts w:ascii="Liberation Serif" w:hAnsi="Liberation Serif"/>
        </w:rPr>
        <w:t>(7), 887–893.</w:t>
      </w:r>
    </w:p>
    <w:p>
      <w:pPr>
        <w:pStyle w:val="Bibliography"/>
        <w:spacing w:lineRule="auto" w:line="360"/>
        <w:rPr>
          <w:rFonts w:ascii="Liberation Serif" w:hAnsi="Liberation Serif"/>
        </w:rPr>
      </w:pPr>
      <w:r>
        <w:rPr>
          <w:rFonts w:ascii="Liberation Serif" w:hAnsi="Liberation Serif"/>
        </w:rPr>
        <w:t xml:space="preserve">Pires, M. M. (2017). Rewilding ecological communities and rewiring ecological networks. </w:t>
      </w:r>
      <w:r>
        <w:rPr>
          <w:rFonts w:ascii="Liberation Serif" w:hAnsi="Liberation Serif"/>
          <w:i/>
        </w:rPr>
        <w:t>Perspectives in Ecology and Conservation</w:t>
      </w:r>
      <w:r>
        <w:rPr>
          <w:rFonts w:ascii="Liberation Serif" w:hAnsi="Liberation Serif"/>
        </w:rPr>
        <w:t xml:space="preserve">, </w:t>
      </w:r>
      <w:r>
        <w:rPr>
          <w:rFonts w:ascii="Liberation Serif" w:hAnsi="Liberation Serif"/>
          <w:i/>
        </w:rPr>
        <w:t>15</w:t>
      </w:r>
      <w:r>
        <w:rPr>
          <w:rFonts w:ascii="Liberation Serif" w:hAnsi="Liberation Serif"/>
        </w:rPr>
        <w:t>(4), 257–265.</w:t>
      </w:r>
    </w:p>
    <w:p>
      <w:pPr>
        <w:pStyle w:val="Bibliography"/>
        <w:spacing w:lineRule="auto" w:line="360"/>
        <w:rPr>
          <w:rFonts w:ascii="Liberation Serif" w:hAnsi="Liberation Serif"/>
        </w:rPr>
      </w:pPr>
      <w:r>
        <w:rPr>
          <w:rFonts w:ascii="Liberation Serif" w:hAnsi="Liberation Serif"/>
        </w:rPr>
        <w:t xml:space="preserve">Pires, M. M., Koch, P. L., Farina, R. A., Aguiar, M. A. de, Reis, S. F. dos, &amp; Guimarães Jr, P. R. (2015). Pleistocene megafaunal interaction networks became more vulnerable after human arrival. </w:t>
      </w:r>
      <w:r>
        <w:rPr>
          <w:rFonts w:ascii="Liberation Serif" w:hAnsi="Liberation Serif"/>
          <w:i/>
        </w:rPr>
        <w:t>Proceedings of the Royal Society B: Biological Sciences</w:t>
      </w:r>
      <w:r>
        <w:rPr>
          <w:rFonts w:ascii="Liberation Serif" w:hAnsi="Liberation Serif"/>
        </w:rPr>
        <w:t xml:space="preserve">, </w:t>
      </w:r>
      <w:r>
        <w:rPr>
          <w:rFonts w:ascii="Liberation Serif" w:hAnsi="Liberation Serif"/>
          <w:i/>
        </w:rPr>
        <w:t>282</w:t>
      </w:r>
      <w:r>
        <w:rPr>
          <w:rFonts w:ascii="Liberation Serif" w:hAnsi="Liberation Serif"/>
        </w:rPr>
        <w:t>(1814), 20151367.</w:t>
      </w:r>
    </w:p>
    <w:p>
      <w:pPr>
        <w:pStyle w:val="Bibliography"/>
        <w:spacing w:lineRule="auto" w:line="360"/>
        <w:rPr>
          <w:rFonts w:ascii="Liberation Serif" w:hAnsi="Liberation Serif"/>
        </w:rPr>
      </w:pPr>
      <w:r>
        <w:rPr>
          <w:rFonts w:ascii="Liberation Serif" w:hAnsi="Liberation Serif"/>
        </w:rPr>
        <w:t xml:space="preserve">Poelen, J. H., Simons, J. D., &amp; Mungall, C. J. (2014). Global biotic interactions: An open infrastructure to share and analyze species-interaction datasets. </w:t>
      </w:r>
      <w:r>
        <w:rPr>
          <w:rFonts w:ascii="Liberation Serif" w:hAnsi="Liberation Serif"/>
          <w:i/>
        </w:rPr>
        <w:t>Ecological Informatics</w:t>
      </w:r>
      <w:r>
        <w:rPr>
          <w:rFonts w:ascii="Liberation Serif" w:hAnsi="Liberation Serif"/>
        </w:rPr>
        <w:t xml:space="preserve">, </w:t>
      </w:r>
      <w:r>
        <w:rPr>
          <w:rFonts w:ascii="Liberation Serif" w:hAnsi="Liberation Serif"/>
          <w:i/>
        </w:rPr>
        <w:t>24</w:t>
      </w:r>
      <w:r>
        <w:rPr>
          <w:rFonts w:ascii="Liberation Serif" w:hAnsi="Liberation Serif"/>
        </w:rPr>
        <w:t>, 148–159.</w:t>
      </w:r>
    </w:p>
    <w:p>
      <w:pPr>
        <w:pStyle w:val="Bibliography"/>
        <w:spacing w:lineRule="auto" w:line="360"/>
        <w:rPr>
          <w:rFonts w:ascii="Liberation Serif" w:hAnsi="Liberation Serif"/>
        </w:rPr>
      </w:pPr>
      <w:r>
        <w:rPr>
          <w:rFonts w:ascii="Liberation Serif" w:hAnsi="Liberation Serif"/>
        </w:rPr>
        <w:t xml:space="preserve">Pomeranz, J. P., Thompson, R. M., Poisot, T., &amp; Harding, J. S. (2019). Inferring predator–prey interactions in food webs. </w:t>
      </w:r>
      <w:r>
        <w:rPr>
          <w:rFonts w:ascii="Liberation Serif" w:hAnsi="Liberation Serif"/>
          <w:i/>
        </w:rPr>
        <w:t>Methods in Ecology and Evolution</w:t>
      </w:r>
      <w:r>
        <w:rPr>
          <w:rFonts w:ascii="Liberation Serif" w:hAnsi="Liberation Serif"/>
        </w:rPr>
        <w:t xml:space="preserve">, </w:t>
      </w:r>
      <w:r>
        <w:rPr>
          <w:rFonts w:ascii="Liberation Serif" w:hAnsi="Liberation Serif"/>
          <w:i/>
        </w:rPr>
        <w:t>10</w:t>
      </w:r>
      <w:r>
        <w:rPr>
          <w:rFonts w:ascii="Liberation Serif" w:hAnsi="Liberation Serif"/>
        </w:rPr>
        <w:t>(3), 356–367.</w:t>
      </w:r>
    </w:p>
    <w:p>
      <w:pPr>
        <w:pStyle w:val="Bibliography"/>
        <w:spacing w:lineRule="auto" w:line="360"/>
        <w:rPr>
          <w:rFonts w:ascii="Liberation Serif" w:hAnsi="Liberation Serif"/>
        </w:rPr>
      </w:pPr>
      <w:r>
        <w:rPr>
          <w:rFonts w:ascii="Liberation Serif" w:hAnsi="Liberation Serif"/>
        </w:rPr>
        <w:t xml:space="preserve">Poo-Muñoz, D. A., Escobar, L. E., Peterson, A. T., Astorga, F., Organ, J. F., &amp; Medina-Vogel, G. (2014). </w:t>
      </w:r>
      <w:r>
        <w:rPr>
          <w:rFonts w:ascii="Liberation Serif" w:hAnsi="Liberation Serif"/>
          <w:i/>
          <w:iCs/>
        </w:rPr>
        <w:t>Galictis cuja</w:t>
      </w:r>
      <w:r>
        <w:rPr>
          <w:rFonts w:ascii="Liberation Serif" w:hAnsi="Liberation Serif"/>
        </w:rPr>
        <w:t xml:space="preserve"> (mammalia): An update of current knowledge and geographic distribution. </w:t>
      </w:r>
      <w:r>
        <w:rPr>
          <w:rFonts w:ascii="Liberation Serif" w:hAnsi="Liberation Serif"/>
          <w:i/>
        </w:rPr>
        <w:t>Iheringia. Série Zoologia</w:t>
      </w:r>
      <w:r>
        <w:rPr>
          <w:rFonts w:ascii="Liberation Serif" w:hAnsi="Liberation Serif"/>
        </w:rPr>
        <w:t xml:space="preserve">, </w:t>
      </w:r>
      <w:r>
        <w:rPr>
          <w:rFonts w:ascii="Liberation Serif" w:hAnsi="Liberation Serif"/>
          <w:i/>
        </w:rPr>
        <w:t>104</w:t>
      </w:r>
      <w:r>
        <w:rPr>
          <w:rFonts w:ascii="Liberation Serif" w:hAnsi="Liberation Serif"/>
        </w:rPr>
        <w:t>(3), 341–346.</w:t>
      </w:r>
    </w:p>
    <w:p>
      <w:pPr>
        <w:pStyle w:val="Bibliography"/>
        <w:spacing w:lineRule="auto" w:line="360"/>
        <w:rPr/>
      </w:pPr>
      <w:r>
        <w:rPr>
          <w:rFonts w:ascii="Liberation Serif" w:hAnsi="Liberation Serif"/>
        </w:rPr>
        <w:t xml:space="preserve">R Core Team. (2018). </w:t>
      </w:r>
      <w:r>
        <w:rPr>
          <w:rFonts w:ascii="Liberation Serif" w:hAnsi="Liberation Serif"/>
          <w:i/>
        </w:rPr>
        <w:t>R: A language and environment for statistical computing</w:t>
      </w:r>
      <w:r>
        <w:rPr>
          <w:rFonts w:ascii="Liberation Serif" w:hAnsi="Liberation Serif"/>
        </w:rPr>
        <w:t xml:space="preserve">. Retrieved from </w:t>
      </w:r>
      <w:hyperlink r:id="rId16">
        <w:r>
          <w:rPr>
            <w:rStyle w:val="InternetLink"/>
            <w:rFonts w:ascii="Liberation Serif" w:hAnsi="Liberation Serif"/>
          </w:rPr>
          <w:t>https://www.R-project.org/</w:t>
        </w:r>
      </w:hyperlink>
    </w:p>
    <w:p>
      <w:pPr>
        <w:pStyle w:val="Normal"/>
        <w:spacing w:lineRule="auto" w:line="360"/>
        <w:rPr>
          <w:rFonts w:ascii="Liberation Serif" w:hAnsi="Liberation Serif"/>
        </w:rPr>
      </w:pPr>
      <w:r>
        <w:rPr>
          <w:rFonts w:ascii="Liberation Serif" w:hAnsi="Liberation Serif"/>
        </w:rPr>
        <w:t xml:space="preserve">Radosavljevic, A. </w:t>
      </w:r>
      <w:r>
        <w:rPr>
          <w:rFonts w:ascii="Liberation Serif" w:hAnsi="Liberation Serif"/>
        </w:rPr>
        <w:t xml:space="preserve">&amp; </w:t>
      </w:r>
      <w:r>
        <w:rPr>
          <w:rFonts w:ascii="Liberation Serif" w:hAnsi="Liberation Serif"/>
        </w:rPr>
        <w:t xml:space="preserve">Anderson, R. P. Making better Maxent models of species distributions: complexity, overfitting and evaluation. </w:t>
      </w:r>
      <w:r>
        <w:rPr>
          <w:rFonts w:ascii="Liberation Serif" w:hAnsi="Liberation Serif"/>
          <w:i/>
        </w:rPr>
        <w:t xml:space="preserve">J. </w:t>
      </w:r>
      <w:r>
        <w:rPr>
          <w:rFonts w:ascii="Liberation Serif" w:hAnsi="Liberation Serif"/>
          <w:i/>
        </w:rPr>
        <w:t>B</w:t>
      </w:r>
      <w:r>
        <w:rPr>
          <w:rFonts w:ascii="Liberation Serif" w:hAnsi="Liberation Serif"/>
          <w:i/>
        </w:rPr>
        <w:t>iogeogr.</w:t>
      </w:r>
      <w:r>
        <w:rPr>
          <w:rFonts w:ascii="Liberation Serif" w:hAnsi="Liberation Serif"/>
        </w:rPr>
        <w:t xml:space="preserve"> </w:t>
      </w:r>
      <w:r>
        <w:rPr>
          <w:rFonts w:ascii="Liberation Serif" w:hAnsi="Liberation Serif"/>
          <w:b/>
          <w:bCs/>
          <w:i w:val="false"/>
          <w:iCs w:val="false"/>
        </w:rPr>
        <w:t>41</w:t>
      </w:r>
      <w:r>
        <w:rPr>
          <w:rFonts w:ascii="Liberation Serif" w:hAnsi="Liberation Serif"/>
        </w:rPr>
        <w:t xml:space="preserve">, 629–643 </w:t>
      </w:r>
      <w:r>
        <w:rPr>
          <w:rFonts w:ascii="Liberation Serif" w:hAnsi="Liberation Serif"/>
        </w:rPr>
        <w:t>(2014)</w:t>
      </w:r>
      <w:r>
        <w:rPr>
          <w:rFonts w:ascii="Liberation Serif" w:hAnsi="Liberation Serif"/>
        </w:rPr>
        <w:t>.</w:t>
      </w:r>
    </w:p>
    <w:p>
      <w:pPr>
        <w:pStyle w:val="Bibliography"/>
        <w:spacing w:lineRule="auto" w:line="360"/>
        <w:rPr>
          <w:rFonts w:ascii="Liberation Serif" w:hAnsi="Liberation Serif"/>
        </w:rPr>
      </w:pPr>
      <w:r>
        <w:rPr>
          <w:rFonts w:ascii="Liberation Serif" w:hAnsi="Liberation Serif"/>
        </w:rPr>
        <w:t xml:space="preserve">Riesch, F., Tonn, B., Meißner, M., Balkenhol, N., &amp; Isselstein, J. (2019). Grazing by wild red deer: Management options for the conservation of semi-natural open habitats. </w:t>
      </w:r>
      <w:commentRangeStart w:id="68"/>
      <w:r>
        <w:rPr>
          <w:rFonts w:ascii="Liberation Serif" w:hAnsi="Liberation Serif"/>
          <w:i/>
        </w:rPr>
        <w:t>Journal of Applied Ecology</w:t>
      </w:r>
      <w:r>
        <w:rPr>
          <w:rFonts w:ascii="Liberation Serif" w:hAnsi="Liberation Serif"/>
        </w:rPr>
        <w:t>.</w:t>
      </w:r>
      <w:commentRangeEnd w:id="68"/>
      <w:r>
        <w:commentReference w:id="68"/>
      </w:r>
      <w:r>
        <w:rPr>
          <w:rFonts w:ascii="Liberation Serif" w:hAnsi="Liberation Serif"/>
        </w:rPr>
      </w:r>
    </w:p>
    <w:p>
      <w:pPr>
        <w:pStyle w:val="Bibliography"/>
        <w:spacing w:lineRule="auto" w:line="360"/>
        <w:rPr>
          <w:rFonts w:ascii="Liberation Serif" w:hAnsi="Liberation Serif"/>
        </w:rPr>
      </w:pPr>
      <w:r>
        <w:rPr>
          <w:rFonts w:ascii="Liberation Serif" w:hAnsi="Liberation Serif"/>
        </w:rPr>
        <w:t xml:space="preserve">Ripple, W. J., Estes, J. A., Beschta, R. L., Wilmers, C. C., Ritchie, E. G., Hebblewhite, M., … others. (2014). Status and ecological effects of the world’s largest carnivores. </w:t>
      </w:r>
      <w:r>
        <w:rPr>
          <w:rFonts w:ascii="Liberation Serif" w:hAnsi="Liberation Serif"/>
          <w:i/>
        </w:rPr>
        <w:t>Science</w:t>
      </w:r>
      <w:r>
        <w:rPr>
          <w:rFonts w:ascii="Liberation Serif" w:hAnsi="Liberation Serif"/>
        </w:rPr>
        <w:t xml:space="preserve">, </w:t>
      </w:r>
      <w:r>
        <w:rPr>
          <w:rFonts w:ascii="Liberation Serif" w:hAnsi="Liberation Serif"/>
          <w:i/>
        </w:rPr>
        <w:t>343</w:t>
      </w:r>
      <w:r>
        <w:rPr>
          <w:rFonts w:ascii="Liberation Serif" w:hAnsi="Liberation Serif"/>
        </w:rPr>
        <w:t>(6167), 1241484.</w:t>
      </w:r>
    </w:p>
    <w:p>
      <w:pPr>
        <w:pStyle w:val="Bibliography"/>
        <w:spacing w:lineRule="auto" w:line="360"/>
        <w:rPr>
          <w:rFonts w:ascii="Liberation Serif" w:hAnsi="Liberation Serif"/>
        </w:rPr>
      </w:pPr>
      <w:r>
        <w:rPr>
          <w:rFonts w:ascii="Liberation Serif" w:hAnsi="Liberation Serif"/>
        </w:rPr>
        <w:t xml:space="preserve">Robinson, N., Regetz, J., &amp; Guralnick, R. P. (2014). EarthEnv-dem90: </w:t>
      </w:r>
      <w:commentRangeStart w:id="69"/>
      <w:r>
        <w:rPr>
          <w:rFonts w:ascii="Liberation Serif" w:hAnsi="Liberation Serif"/>
        </w:rPr>
        <w:t xml:space="preserve">A nearly-global, void-free, multi-scale smoothed, 90m digital elevation model from fused aster and srtm data. </w:t>
      </w:r>
      <w:r>
        <w:rPr>
          <w:rFonts w:ascii="Liberation Serif" w:hAnsi="Liberation Serif"/>
        </w:rPr>
      </w:r>
      <w:commentRangeEnd w:id="69"/>
      <w:r>
        <w:commentReference w:id="69"/>
      </w:r>
      <w:r>
        <w:rPr>
          <w:rFonts w:ascii="Liberation Serif" w:hAnsi="Liberation Serif"/>
          <w:i/>
        </w:rPr>
        <w:t>ISPRS Journal of Photogrammetry and Remote Sensing</w:t>
      </w:r>
      <w:r>
        <w:rPr>
          <w:rFonts w:ascii="Liberation Serif" w:hAnsi="Liberation Serif"/>
        </w:rPr>
        <w:t xml:space="preserve">, </w:t>
      </w:r>
      <w:r>
        <w:rPr>
          <w:rFonts w:ascii="Liberation Serif" w:hAnsi="Liberation Serif"/>
          <w:i/>
        </w:rPr>
        <w:t>87</w:t>
      </w:r>
      <w:r>
        <w:rPr>
          <w:rFonts w:ascii="Liberation Serif" w:hAnsi="Liberation Serif"/>
        </w:rPr>
        <w:t>, 57–67.</w:t>
      </w:r>
    </w:p>
    <w:p>
      <w:pPr>
        <w:pStyle w:val="Bibliography"/>
        <w:spacing w:lineRule="auto" w:line="360"/>
        <w:rPr>
          <w:rFonts w:ascii="Liberation Serif" w:hAnsi="Liberation Serif"/>
        </w:rPr>
      </w:pPr>
      <w:r>
        <w:rPr>
          <w:rFonts w:ascii="Liberation Serif" w:hAnsi="Liberation Serif"/>
        </w:rPr>
        <w:t xml:space="preserve">Root-Bernstein, M., Gooden, J., &amp; Boyes, A. (2018). Rewilding in practice: Projects and policy. </w:t>
      </w:r>
      <w:r>
        <w:rPr>
          <w:rFonts w:ascii="Liberation Serif" w:hAnsi="Liberation Serif"/>
          <w:i/>
        </w:rPr>
        <w:t>Geoforum</w:t>
      </w:r>
      <w:r>
        <w:rPr>
          <w:rFonts w:ascii="Liberation Serif" w:hAnsi="Liberation Serif"/>
        </w:rPr>
        <w:t xml:space="preserve">, </w:t>
      </w:r>
      <w:r>
        <w:rPr>
          <w:rFonts w:ascii="Liberation Serif" w:hAnsi="Liberation Serif"/>
          <w:i/>
        </w:rPr>
        <w:t>97</w:t>
      </w:r>
      <w:r>
        <w:rPr>
          <w:rFonts w:ascii="Liberation Serif" w:hAnsi="Liberation Serif"/>
        </w:rPr>
        <w:t>, 292–304.</w:t>
      </w:r>
    </w:p>
    <w:p>
      <w:pPr>
        <w:pStyle w:val="Bibliography"/>
        <w:spacing w:lineRule="auto" w:line="360"/>
        <w:rPr>
          <w:rFonts w:ascii="Liberation Serif" w:hAnsi="Liberation Serif"/>
        </w:rPr>
      </w:pPr>
      <w:r>
        <w:rPr>
          <w:rFonts w:ascii="Liberation Serif" w:hAnsi="Liberation Serif"/>
        </w:rPr>
        <w:t xml:space="preserve">Runge, C. A., Watson, J. E., Butchart, S. H., Hanson, J. O., Possingham, H. P., &amp; Fuller, R. A. (2015). Protected areas and global conservation of migratory birds. </w:t>
      </w:r>
      <w:r>
        <w:rPr>
          <w:rFonts w:ascii="Liberation Serif" w:hAnsi="Liberation Serif"/>
          <w:i/>
        </w:rPr>
        <w:t>Science</w:t>
      </w:r>
      <w:r>
        <w:rPr>
          <w:rFonts w:ascii="Liberation Serif" w:hAnsi="Liberation Serif"/>
        </w:rPr>
        <w:t xml:space="preserve">, </w:t>
      </w:r>
      <w:r>
        <w:rPr>
          <w:rFonts w:ascii="Liberation Serif" w:hAnsi="Liberation Serif"/>
          <w:i/>
        </w:rPr>
        <w:t>350</w:t>
      </w:r>
      <w:r>
        <w:rPr>
          <w:rFonts w:ascii="Liberation Serif" w:hAnsi="Liberation Serif"/>
        </w:rPr>
        <w:t>(6265), 1255–1258.</w:t>
      </w:r>
    </w:p>
    <w:p>
      <w:pPr>
        <w:pStyle w:val="Bibliography"/>
        <w:spacing w:lineRule="auto" w:line="360"/>
        <w:rPr>
          <w:rFonts w:ascii="Liberation Serif" w:hAnsi="Liberation Serif"/>
        </w:rPr>
      </w:pPr>
      <w:r>
        <w:rPr>
          <w:rFonts w:ascii="Liberation Serif" w:hAnsi="Liberation Serif"/>
        </w:rPr>
        <w:t xml:space="preserve">Sawilowsky, S. S. (2009). New effect size rules of thumb. </w:t>
      </w:r>
      <w:r>
        <w:rPr>
          <w:rFonts w:ascii="Liberation Serif" w:hAnsi="Liberation Serif"/>
          <w:i/>
        </w:rPr>
        <w:t>Journal of Modern Applied Statistical Methods</w:t>
      </w:r>
      <w:r>
        <w:rPr>
          <w:rFonts w:ascii="Liberation Serif" w:hAnsi="Liberation Serif"/>
        </w:rPr>
        <w:t xml:space="preserve">, </w:t>
      </w:r>
      <w:r>
        <w:rPr>
          <w:rFonts w:ascii="Liberation Serif" w:hAnsi="Liberation Serif"/>
          <w:i/>
        </w:rPr>
        <w:t>8</w:t>
      </w:r>
      <w:r>
        <w:rPr>
          <w:rFonts w:ascii="Liberation Serif" w:hAnsi="Liberation Serif"/>
        </w:rPr>
        <w:t>(2), 597–599.</w:t>
      </w:r>
    </w:p>
    <w:p>
      <w:pPr>
        <w:pStyle w:val="Bibliography"/>
        <w:spacing w:lineRule="auto" w:line="360"/>
        <w:rPr>
          <w:rFonts w:ascii="Liberation Serif" w:hAnsi="Liberation Serif"/>
        </w:rPr>
      </w:pPr>
      <w:r>
        <w:rPr>
          <w:rFonts w:ascii="Liberation Serif" w:hAnsi="Liberation Serif"/>
        </w:rPr>
        <w:t xml:space="preserve">Segura, A. M., Farina, R. A., &amp; Arim, M. (2016). Exceptional body sizes but typical trophic structure in a Pleistocene food web. </w:t>
      </w:r>
      <w:r>
        <w:rPr>
          <w:rFonts w:ascii="Liberation Serif" w:hAnsi="Liberation Serif"/>
          <w:i/>
        </w:rPr>
        <w:t>Biology Letters</w:t>
      </w:r>
      <w:r>
        <w:rPr>
          <w:rFonts w:ascii="Liberation Serif" w:hAnsi="Liberation Serif"/>
        </w:rPr>
        <w:t xml:space="preserve">, </w:t>
      </w:r>
      <w:r>
        <w:rPr>
          <w:rFonts w:ascii="Liberation Serif" w:hAnsi="Liberation Serif"/>
          <w:i/>
        </w:rPr>
        <w:t>12</w:t>
      </w:r>
      <w:r>
        <w:rPr>
          <w:rFonts w:ascii="Liberation Serif" w:hAnsi="Liberation Serif"/>
        </w:rPr>
        <w:t>(5), 20160228.</w:t>
      </w:r>
    </w:p>
    <w:p>
      <w:pPr>
        <w:pStyle w:val="Bibliography"/>
        <w:spacing w:lineRule="auto" w:line="360"/>
        <w:rPr>
          <w:rFonts w:ascii="Liberation Serif" w:hAnsi="Liberation Serif"/>
        </w:rPr>
      </w:pPr>
      <w:r>
        <w:rPr>
          <w:rFonts w:ascii="Liberation Serif" w:hAnsi="Liberation Serif"/>
        </w:rPr>
        <w:t xml:space="preserve">Smith, F. A., Smith, R. E. E., Lyons, S. K., &amp; Payne, J. L. (2018). Body size downgrading of mammals over the late Quaternary. </w:t>
      </w:r>
      <w:r>
        <w:rPr>
          <w:rFonts w:ascii="Liberation Serif" w:hAnsi="Liberation Serif"/>
          <w:i/>
        </w:rPr>
        <w:t>Science</w:t>
      </w:r>
      <w:r>
        <w:rPr>
          <w:rFonts w:ascii="Liberation Serif" w:hAnsi="Liberation Serif"/>
        </w:rPr>
        <w:t xml:space="preserve">, </w:t>
      </w:r>
      <w:r>
        <w:rPr>
          <w:rFonts w:ascii="Liberation Serif" w:hAnsi="Liberation Serif"/>
          <w:i/>
        </w:rPr>
        <w:t>360</w:t>
      </w:r>
      <w:r>
        <w:rPr>
          <w:rFonts w:ascii="Liberation Serif" w:hAnsi="Liberation Serif"/>
        </w:rPr>
        <w:t>(6386), 310–313.</w:t>
      </w:r>
    </w:p>
    <w:p>
      <w:pPr>
        <w:pStyle w:val="Bibliography"/>
        <w:spacing w:lineRule="auto" w:line="360"/>
        <w:rPr>
          <w:rFonts w:ascii="Liberation Serif" w:hAnsi="Liberation Serif"/>
        </w:rPr>
      </w:pPr>
      <w:r>
        <w:rPr>
          <w:rFonts w:ascii="Liberation Serif" w:hAnsi="Liberation Serif"/>
        </w:rPr>
        <w:t xml:space="preserve">Svenning, J.-C., Pedersen, P. B., Donlan, C. J., Ejrnæs, R., Faurby, S., Galetti, M., … others. (2016). Science for a wilder Anthropocene: Synthesis and future directions for trophic rewilding research. </w:t>
      </w:r>
      <w:r>
        <w:rPr>
          <w:rFonts w:ascii="Liberation Serif" w:hAnsi="Liberation Serif"/>
          <w:i/>
        </w:rPr>
        <w:t>Proceedings of the National Academy of Sciences</w:t>
      </w:r>
      <w:r>
        <w:rPr>
          <w:rFonts w:ascii="Liberation Serif" w:hAnsi="Liberation Serif"/>
        </w:rPr>
        <w:t xml:space="preserve">, </w:t>
      </w:r>
      <w:r>
        <w:rPr>
          <w:rFonts w:ascii="Liberation Serif" w:hAnsi="Liberation Serif"/>
          <w:i/>
        </w:rPr>
        <w:t>113</w:t>
      </w:r>
      <w:r>
        <w:rPr>
          <w:rFonts w:ascii="Liberation Serif" w:hAnsi="Liberation Serif"/>
        </w:rPr>
        <w:t>(4), 898–906.</w:t>
      </w:r>
    </w:p>
    <w:p>
      <w:pPr>
        <w:pStyle w:val="Normal"/>
        <w:spacing w:lineRule="auto" w:line="360"/>
        <w:rPr>
          <w:rFonts w:ascii="Liberation Serif" w:hAnsi="Liberation Serif"/>
        </w:rPr>
      </w:pPr>
      <w:r>
        <w:rPr>
          <w:rFonts w:ascii="Liberation Serif" w:hAnsi="Liberation Serif"/>
        </w:rPr>
        <w:t xml:space="preserve">Swets, J.A. Measuring the accuracy of diagnostic systems. </w:t>
      </w:r>
      <w:r>
        <w:rPr>
          <w:rFonts w:ascii="Liberation Serif" w:hAnsi="Liberation Serif"/>
          <w:i/>
        </w:rPr>
        <w:t xml:space="preserve">Science </w:t>
      </w:r>
      <w:r>
        <w:rPr>
          <w:rFonts w:ascii="Liberation Serif" w:hAnsi="Liberation Serif"/>
          <w:b/>
          <w:bCs/>
          <w:i w:val="false"/>
          <w:iCs w:val="false"/>
        </w:rPr>
        <w:t>240</w:t>
      </w:r>
      <w:r>
        <w:rPr>
          <w:rFonts w:ascii="Liberation Serif" w:hAnsi="Liberation Serif"/>
          <w:b w:val="false"/>
          <w:bCs w:val="false"/>
          <w:i w:val="false"/>
          <w:iCs w:val="false"/>
        </w:rPr>
        <w:t xml:space="preserve">, </w:t>
      </w:r>
      <w:r>
        <w:rPr>
          <w:rFonts w:ascii="Liberation Serif" w:hAnsi="Liberation Serif"/>
        </w:rPr>
        <w:t xml:space="preserve">1285-1293 </w:t>
      </w:r>
      <w:r>
        <w:rPr>
          <w:rFonts w:ascii="Liberation Serif" w:hAnsi="Liberation Serif"/>
        </w:rPr>
        <w:t>(1988)</w:t>
      </w:r>
      <w:r>
        <w:rPr>
          <w:rFonts w:ascii="Liberation Serif" w:hAnsi="Liberation Serif"/>
        </w:rPr>
        <w:t>.</w:t>
      </w:r>
    </w:p>
    <w:p>
      <w:pPr>
        <w:pStyle w:val="Bibliography"/>
        <w:spacing w:lineRule="auto" w:line="360"/>
        <w:rPr>
          <w:rFonts w:ascii="Liberation Serif" w:hAnsi="Liberation Serif"/>
        </w:rPr>
      </w:pPr>
      <w:r>
        <w:rPr>
          <w:rFonts w:ascii="Liberation Serif" w:hAnsi="Liberation Serif"/>
        </w:rPr>
        <w:t xml:space="preserve">Tanentzap, A. J., &amp; Smith, B. R. (2018). Unintentional rewilding: Lessons for trophic rewilding from other forms of species introductions. </w:t>
      </w:r>
      <w:r>
        <w:rPr>
          <w:rFonts w:ascii="Liberation Serif" w:hAnsi="Liberation Serif"/>
          <w:i/>
        </w:rPr>
        <w:t>Philosophical Transactions of the Royal Society B: Biological Sciences</w:t>
      </w:r>
      <w:r>
        <w:rPr>
          <w:rFonts w:ascii="Liberation Serif" w:hAnsi="Liberation Serif"/>
        </w:rPr>
        <w:t xml:space="preserve">, </w:t>
      </w:r>
      <w:r>
        <w:rPr>
          <w:rFonts w:ascii="Liberation Serif" w:hAnsi="Liberation Serif"/>
          <w:i/>
        </w:rPr>
        <w:t>373</w:t>
      </w:r>
      <w:r>
        <w:rPr>
          <w:rFonts w:ascii="Liberation Serif" w:hAnsi="Liberation Serif"/>
        </w:rPr>
        <w:t>(1761), 20170445.</w:t>
      </w:r>
    </w:p>
    <w:p>
      <w:pPr>
        <w:pStyle w:val="Bibliography"/>
        <w:spacing w:lineRule="auto" w:line="360"/>
        <w:rPr>
          <w:rFonts w:ascii="Liberation Serif" w:hAnsi="Liberation Serif"/>
        </w:rPr>
      </w:pPr>
      <w:commentRangeStart w:id="70"/>
      <w:r>
        <w:rPr>
          <w:rFonts w:ascii="Liberation Serif" w:hAnsi="Liberation Serif"/>
        </w:rPr>
        <w:t xml:space="preserve">Theunissen, B. (2019). The oostvaardersplassen fiasco. </w:t>
      </w:r>
      <w:r>
        <w:rPr>
          <w:rFonts w:ascii="Liberation Serif" w:hAnsi="Liberation Serif"/>
          <w:i/>
        </w:rPr>
        <w:t>Isis</w:t>
      </w:r>
      <w:r>
        <w:rPr>
          <w:rFonts w:ascii="Liberation Serif" w:hAnsi="Liberation Serif"/>
        </w:rPr>
        <w:t xml:space="preserve">, </w:t>
      </w:r>
      <w:r>
        <w:rPr>
          <w:rFonts w:ascii="Liberation Serif" w:hAnsi="Liberation Serif"/>
          <w:i/>
        </w:rPr>
        <w:t>110</w:t>
      </w:r>
      <w:r>
        <w:rPr>
          <w:rFonts w:ascii="Liberation Serif" w:hAnsi="Liberation Serif"/>
        </w:rPr>
        <w:t>(2), 341–345.</w:t>
      </w:r>
      <w:commentRangeEnd w:id="70"/>
      <w:r>
        <w:commentReference w:id="70"/>
      </w:r>
      <w:r>
        <w:rPr>
          <w:rFonts w:ascii="Liberation Serif" w:hAnsi="Liberation Serif"/>
        </w:rPr>
      </w:r>
    </w:p>
    <w:p>
      <w:pPr>
        <w:pStyle w:val="Bibliography"/>
        <w:spacing w:lineRule="auto" w:line="360"/>
        <w:rPr/>
      </w:pPr>
      <w:r>
        <w:rPr>
          <w:rFonts w:ascii="Liberation Serif" w:hAnsi="Liberation Serif"/>
        </w:rPr>
        <w:t xml:space="preserve">UNEP-WCMC, &amp; IUCN. (2019). </w:t>
      </w:r>
      <w:commentRangeStart w:id="71"/>
      <w:r>
        <w:rPr>
          <w:rFonts w:ascii="Liberation Serif" w:hAnsi="Liberation Serif"/>
          <w:i/>
        </w:rPr>
        <w:t>Protected planet: The world database on protected areas (wdpa)</w:t>
      </w:r>
      <w:r>
        <w:rPr>
          <w:rFonts w:ascii="Liberation Serif" w:hAnsi="Liberation Serif"/>
        </w:rPr>
        <w:t xml:space="preserve">. </w:t>
      </w:r>
      <w:r>
        <w:rPr/>
      </w:r>
      <w:commentRangeEnd w:id="71"/>
      <w:r>
        <w:commentReference w:id="71"/>
      </w:r>
      <w:r>
        <w:rPr>
          <w:rFonts w:ascii="Liberation Serif" w:hAnsi="Liberation Serif"/>
        </w:rPr>
        <w:t xml:space="preserve">Retrieved from </w:t>
      </w:r>
      <w:hyperlink r:id="rId17">
        <w:r>
          <w:rPr>
            <w:rStyle w:val="InternetLink"/>
            <w:rFonts w:ascii="Liberation Serif" w:hAnsi="Liberation Serif"/>
          </w:rPr>
          <w:t>www.protectedplanet.net</w:t>
        </w:r>
      </w:hyperlink>
    </w:p>
    <w:p>
      <w:pPr>
        <w:pStyle w:val="Bibliography"/>
        <w:spacing w:lineRule="auto" w:line="360"/>
        <w:rPr>
          <w:rFonts w:ascii="Liberation Serif" w:hAnsi="Liberation Serif"/>
        </w:rPr>
      </w:pPr>
      <w:r>
        <w:rPr>
          <w:rFonts w:ascii="Liberation Serif" w:hAnsi="Liberation Serif"/>
        </w:rPr>
        <w:t xml:space="preserve">Valiente-Banuet, A., Aizen, M. A., Alcántara, J. M., Arroyo, J., Cocucci, A., Galetti, M., … others. (2015). Beyond species loss: The extinction of ecological interactions in a changing world. </w:t>
      </w:r>
      <w:r>
        <w:rPr>
          <w:rFonts w:ascii="Liberation Serif" w:hAnsi="Liberation Serif"/>
          <w:i/>
        </w:rPr>
        <w:t>Functional Ecology</w:t>
      </w:r>
      <w:r>
        <w:rPr>
          <w:rFonts w:ascii="Liberation Serif" w:hAnsi="Liberation Serif"/>
        </w:rPr>
        <w:t xml:space="preserve">, </w:t>
      </w:r>
      <w:r>
        <w:rPr>
          <w:rFonts w:ascii="Liberation Serif" w:hAnsi="Liberation Serif"/>
          <w:i/>
        </w:rPr>
        <w:t>29</w:t>
      </w:r>
      <w:r>
        <w:rPr>
          <w:rFonts w:ascii="Liberation Serif" w:hAnsi="Liberation Serif"/>
        </w:rPr>
        <w:t>(3), 299–307.</w:t>
      </w:r>
    </w:p>
    <w:p>
      <w:pPr>
        <w:pStyle w:val="Bibliography"/>
        <w:spacing w:lineRule="auto" w:line="360"/>
        <w:rPr>
          <w:rFonts w:ascii="Liberation Serif" w:hAnsi="Liberation Serif"/>
        </w:rPr>
      </w:pPr>
      <w:r>
        <w:rPr>
          <w:rFonts w:ascii="Liberation Serif" w:hAnsi="Liberation Serif"/>
        </w:rPr>
        <w:t xml:space="preserve">Venter, O., Magrach, A., Outram, N., Klein, C. J., Possingham, H. P., Di Marco, M., &amp; Watson, J. E. (2018). Bias in protected-area location and its effects on long-term aspirations of biodiversity conventions. </w:t>
      </w:r>
      <w:r>
        <w:rPr>
          <w:rFonts w:ascii="Liberation Serif" w:hAnsi="Liberation Serif"/>
          <w:i/>
        </w:rPr>
        <w:t>Conservation Biology</w:t>
      </w:r>
      <w:r>
        <w:rPr>
          <w:rFonts w:ascii="Liberation Serif" w:hAnsi="Liberation Serif"/>
        </w:rPr>
        <w:t xml:space="preserve">, </w:t>
      </w:r>
      <w:r>
        <w:rPr>
          <w:rFonts w:ascii="Liberation Serif" w:hAnsi="Liberation Serif"/>
          <w:i/>
        </w:rPr>
        <w:t>32</w:t>
      </w:r>
      <w:r>
        <w:rPr>
          <w:rFonts w:ascii="Liberation Serif" w:hAnsi="Liberation Serif"/>
        </w:rPr>
        <w:t>(1), 127–134.</w:t>
      </w:r>
    </w:p>
    <w:p>
      <w:pPr>
        <w:pStyle w:val="Bibliography"/>
        <w:spacing w:lineRule="auto" w:line="360"/>
        <w:rPr>
          <w:rFonts w:ascii="Liberation Serif" w:hAnsi="Liberation Serif"/>
        </w:rPr>
      </w:pPr>
      <w:r>
        <w:rPr>
          <w:rFonts w:ascii="Liberation Serif" w:hAnsi="Liberation Serif"/>
        </w:rPr>
        <w:t xml:space="preserve">Visser, S. N. de, Freymann, B. P., &amp; Olff, H. (2011). The Serengeti food web: Empirical quantification and analysis of topological changes under increasing human impact. </w:t>
      </w:r>
      <w:r>
        <w:rPr>
          <w:rFonts w:ascii="Liberation Serif" w:hAnsi="Liberation Serif"/>
          <w:i/>
        </w:rPr>
        <w:t>Journal of Animal Ecology</w:t>
      </w:r>
      <w:r>
        <w:rPr>
          <w:rFonts w:ascii="Liberation Serif" w:hAnsi="Liberation Serif"/>
        </w:rPr>
        <w:t xml:space="preserve">, </w:t>
      </w:r>
      <w:r>
        <w:rPr>
          <w:rFonts w:ascii="Liberation Serif" w:hAnsi="Liberation Serif"/>
          <w:i/>
        </w:rPr>
        <w:t>80</w:t>
      </w:r>
      <w:r>
        <w:rPr>
          <w:rFonts w:ascii="Liberation Serif" w:hAnsi="Liberation Serif"/>
        </w:rPr>
        <w:t>(2), 484–494.</w:t>
      </w:r>
    </w:p>
    <w:p>
      <w:pPr>
        <w:pStyle w:val="Bibliography"/>
        <w:spacing w:lineRule="auto" w:line="360"/>
        <w:rPr/>
      </w:pPr>
      <w:r>
        <w:rPr>
          <w:rFonts w:ascii="Liberation Serif" w:hAnsi="Liberation Serif"/>
        </w:rPr>
        <w:t xml:space="preserve">Wickham, H. (2016). </w:t>
      </w:r>
      <w:commentRangeStart w:id="72"/>
      <w:r>
        <w:rPr>
          <w:rFonts w:ascii="Liberation Serif" w:hAnsi="Liberation Serif"/>
          <w:i/>
        </w:rPr>
        <w:t>Ggplot2: Elegant graphics for data analysis</w:t>
      </w:r>
      <w:r>
        <w:rPr/>
      </w:r>
      <w:commentRangeEnd w:id="72"/>
      <w:r>
        <w:commentReference w:id="72"/>
      </w:r>
      <w:r>
        <w:rPr>
          <w:rFonts w:ascii="Liberation Serif" w:hAnsi="Liberation Serif"/>
        </w:rPr>
        <w:t xml:space="preserve">. Retrieved from </w:t>
      </w:r>
      <w:hyperlink r:id="rId18">
        <w:r>
          <w:rPr>
            <w:rStyle w:val="InternetLink"/>
            <w:rFonts w:ascii="Liberation Serif" w:hAnsi="Liberation Serif"/>
          </w:rPr>
          <w:t>https://ggplot2.tidyverse.org</w:t>
        </w:r>
      </w:hyperlink>
    </w:p>
    <w:p>
      <w:pPr>
        <w:pStyle w:val="Bibliography"/>
        <w:spacing w:lineRule="auto" w:line="360"/>
        <w:rPr>
          <w:rFonts w:ascii="Liberation Serif" w:hAnsi="Liberation Serif"/>
        </w:rPr>
      </w:pPr>
      <w:commentRangeStart w:id="73"/>
      <w:r>
        <w:rPr>
          <w:rFonts w:ascii="Liberation Serif" w:hAnsi="Liberation Serif"/>
        </w:rPr>
        <w:t xml:space="preserve">Wickham, H. (2017). The tidyverse. </w:t>
      </w:r>
      <w:r>
        <w:rPr>
          <w:rFonts w:ascii="Liberation Serif" w:hAnsi="Liberation Serif"/>
          <w:i/>
        </w:rPr>
        <w:t>R Package Ver. 1.1. 1</w:t>
      </w:r>
      <w:r>
        <w:rPr>
          <w:rFonts w:ascii="Liberation Serif" w:hAnsi="Liberation Serif"/>
        </w:rPr>
        <w:t>.</w:t>
      </w:r>
      <w:commentRangeEnd w:id="73"/>
      <w:r>
        <w:commentReference w:id="73"/>
      </w:r>
      <w:r>
        <w:rPr>
          <w:rFonts w:ascii="Liberation Serif" w:hAnsi="Liberation Serif"/>
        </w:rPr>
      </w:r>
    </w:p>
    <w:p>
      <w:pPr>
        <w:pStyle w:val="Bibliography"/>
        <w:spacing w:lineRule="auto" w:line="360"/>
        <w:rPr>
          <w:rFonts w:ascii="Liberation Serif" w:hAnsi="Liberation Serif"/>
        </w:rPr>
      </w:pPr>
      <w:r>
        <w:rPr>
          <w:rFonts w:ascii="Liberation Serif" w:hAnsi="Liberation Serif"/>
        </w:rPr>
        <w:t xml:space="preserve">Williams, R. J., &amp; Martinez, N. D. (2000). Simple rules yield complex food webs. </w:t>
      </w:r>
      <w:r>
        <w:rPr>
          <w:rFonts w:ascii="Liberation Serif" w:hAnsi="Liberation Serif"/>
          <w:i/>
        </w:rPr>
        <w:t>Nature</w:t>
      </w:r>
      <w:r>
        <w:rPr>
          <w:rFonts w:ascii="Liberation Serif" w:hAnsi="Liberation Serif"/>
        </w:rPr>
        <w:t xml:space="preserve">, </w:t>
      </w:r>
      <w:r>
        <w:rPr>
          <w:rFonts w:ascii="Liberation Serif" w:hAnsi="Liberation Serif"/>
          <w:i/>
        </w:rPr>
        <w:t>404</w:t>
      </w:r>
      <w:r>
        <w:rPr>
          <w:rFonts w:ascii="Liberation Serif" w:hAnsi="Liberation Serif"/>
        </w:rPr>
        <w:t>(6774), 180.</w:t>
      </w:r>
    </w:p>
    <w:p>
      <w:pPr>
        <w:pStyle w:val="Bibliography"/>
        <w:spacing w:lineRule="auto" w:line="360"/>
        <w:rPr>
          <w:rFonts w:ascii="Liberation Serif" w:hAnsi="Liberation Serif"/>
        </w:rPr>
      </w:pPr>
      <w:r>
        <w:rPr>
          <w:rFonts w:ascii="Liberation Serif" w:hAnsi="Liberation Serif"/>
        </w:rPr>
        <w:t xml:space="preserve">Woodroffe, R., &amp; Ginsberg, J. R. (1998). Edge effects and the extinction of populations inside protected areas. </w:t>
      </w:r>
      <w:r>
        <w:rPr>
          <w:rFonts w:ascii="Liberation Serif" w:hAnsi="Liberation Serif"/>
          <w:i/>
        </w:rPr>
        <w:t>Science</w:t>
      </w:r>
      <w:r>
        <w:rPr>
          <w:rFonts w:ascii="Liberation Serif" w:hAnsi="Liberation Serif"/>
        </w:rPr>
        <w:t xml:space="preserve">, </w:t>
      </w:r>
      <w:r>
        <w:rPr>
          <w:rFonts w:ascii="Liberation Serif" w:hAnsi="Liberation Serif"/>
          <w:i/>
        </w:rPr>
        <w:t>280</w:t>
      </w:r>
      <w:r>
        <w:rPr>
          <w:rFonts w:ascii="Liberation Serif" w:hAnsi="Liberation Serif"/>
        </w:rPr>
        <w:t>(5372), 2126–2128.</w:t>
      </w:r>
    </w:p>
    <w:p>
      <w:pPr>
        <w:pStyle w:val="Bibliography"/>
        <w:spacing w:lineRule="auto" w:line="360"/>
        <w:rPr>
          <w:rFonts w:ascii="Liberation Serif" w:hAnsi="Liberation Serif"/>
        </w:rPr>
      </w:pPr>
      <w:r>
        <w:rPr>
          <w:rFonts w:ascii="Liberation Serif" w:hAnsi="Liberation Serif"/>
        </w:rPr>
        <w:t xml:space="preserve">Yeakel, J. D., Pires, M. M., Rudolf, L., Dominy, N. J., Koch, P. L., Guimarães, P. R., &amp; Gross, T. (2014). Collapse of an ecological network in ancient Egypt. </w:t>
      </w:r>
      <w:r>
        <w:rPr>
          <w:rFonts w:ascii="Liberation Serif" w:hAnsi="Liberation Serif"/>
          <w:i/>
        </w:rPr>
        <w:t>Proceedings of the National Academy of Sciences</w:t>
      </w:r>
      <w:r>
        <w:rPr>
          <w:rFonts w:ascii="Liberation Serif" w:hAnsi="Liberation Serif"/>
        </w:rPr>
        <w:t xml:space="preserve">, </w:t>
      </w:r>
      <w:r>
        <w:rPr>
          <w:rFonts w:ascii="Liberation Serif" w:hAnsi="Liberation Serif"/>
          <w:i/>
        </w:rPr>
        <w:t>111</w:t>
      </w:r>
      <w:r>
        <w:rPr>
          <w:rFonts w:ascii="Liberation Serif" w:hAnsi="Liberation Serif"/>
        </w:rPr>
        <w:t>(40), 14472–14477.</w:t>
      </w:r>
    </w:p>
    <w:p>
      <w:pPr>
        <w:pStyle w:val="Bibliography"/>
        <w:spacing w:lineRule="auto" w:line="360"/>
        <w:rPr>
          <w:rFonts w:ascii="Liberation Serif" w:hAnsi="Liberation Serif"/>
        </w:rPr>
      </w:pPr>
      <w:r>
        <w:rPr>
          <w:rFonts w:ascii="Liberation Serif" w:hAnsi="Liberation Serif"/>
          <w:lang w:val="da-DK"/>
        </w:rPr>
        <w:t xml:space="preserve">Zhang, J., Qian, H., Girardello, M., Pellissier, V., Nielsen, S. E., &amp; Svenning, J.-C. (2018). </w:t>
      </w:r>
      <w:r>
        <w:rPr>
          <w:rFonts w:ascii="Liberation Serif" w:hAnsi="Liberation Serif"/>
        </w:rPr>
        <w:t xml:space="preserve">Trophic interactions among vertebrate guilds and plants shape global patterns in species diversity. </w:t>
      </w:r>
      <w:r>
        <w:rPr>
          <w:rFonts w:ascii="Liberation Serif" w:hAnsi="Liberation Serif"/>
          <w:i/>
        </w:rPr>
        <w:t>Proceedings of the Royal Society B: Biological Sciences</w:t>
      </w:r>
      <w:r>
        <w:rPr>
          <w:rFonts w:ascii="Liberation Serif" w:hAnsi="Liberation Serif"/>
        </w:rPr>
        <w:t xml:space="preserve">, </w:t>
      </w:r>
      <w:r>
        <w:rPr>
          <w:rFonts w:ascii="Liberation Serif" w:hAnsi="Liberation Serif"/>
          <w:i/>
        </w:rPr>
        <w:t>285</w:t>
      </w:r>
      <w:r>
        <w:rPr>
          <w:rFonts w:ascii="Liberation Serif" w:hAnsi="Liberation Serif"/>
        </w:rPr>
        <w:t>(1883), 20180949.</w:t>
      </w:r>
    </w:p>
    <w:p>
      <w:pPr>
        <w:pStyle w:val="Bibliography"/>
        <w:spacing w:lineRule="auto" w:line="360"/>
        <w:rPr>
          <w:rFonts w:ascii="Liberation Serif" w:hAnsi="Liberation Serif"/>
        </w:rPr>
      </w:pPr>
      <w:r>
        <w:rPr>
          <w:rFonts w:ascii="Liberation Serif" w:hAnsi="Liberation Serif"/>
        </w:rPr>
        <w:t xml:space="preserve">Zuur, A., Ieno, E. N., Walker, N., Saveliev, A. A., &amp; Smith, G. M. (2009). </w:t>
      </w:r>
      <w:commentRangeStart w:id="74"/>
      <w:r>
        <w:rPr>
          <w:rFonts w:ascii="Liberation Serif" w:hAnsi="Liberation Serif"/>
          <w:i/>
        </w:rPr>
        <w:t>Mixed effects models and extensions in ecology with r</w:t>
      </w:r>
      <w:r>
        <w:rPr>
          <w:rFonts w:ascii="Liberation Serif" w:hAnsi="Liberation Serif"/>
        </w:rPr>
      </w:r>
      <w:commentRangeEnd w:id="74"/>
      <w:r>
        <w:commentReference w:id="74"/>
      </w:r>
      <w:r>
        <w:rPr>
          <w:rFonts w:ascii="Liberation Serif" w:hAnsi="Liberation Serif"/>
        </w:rPr>
        <w:t>. Springer Science &amp; Business Media.</w:t>
      </w:r>
      <w:r>
        <w:br w:type="page"/>
      </w:r>
    </w:p>
    <w:p>
      <w:pPr>
        <w:pStyle w:val="TextBody"/>
        <w:spacing w:lineRule="auto" w:line="360"/>
        <w:rPr>
          <w:rFonts w:ascii="Liberation Serif" w:hAnsi="Liberation Serif"/>
        </w:rPr>
      </w:pPr>
      <w:commentRangeStart w:id="75"/>
      <w:r>
        <w:rPr>
          <w:rFonts w:ascii="Liberation Serif" w:hAnsi="Liberation Serif"/>
        </w:rPr>
        <w:t>Table 1</w:t>
      </w:r>
      <w:r>
        <w:rPr>
          <w:rFonts w:ascii="Liberation Serif" w:hAnsi="Liberation Serif"/>
        </w:rPr>
      </w:r>
      <w:commentRangeEnd w:id="75"/>
      <w:r>
        <w:commentReference w:id="75"/>
      </w:r>
      <w:r>
        <w:rPr>
          <w:rFonts w:ascii="Liberation Serif" w:hAnsi="Liberation Serif"/>
        </w:rPr>
        <w:t xml:space="preserve">: Standardized differences between model estimates for the number of species per trophic level from generalised linear mixed models </w:t>
      </w:r>
      <w:bookmarkStart w:id="8" w:name="__DdeLink__7856_1261464772"/>
      <w:bookmarkEnd w:id="8"/>
      <w:r>
        <w:rPr>
          <w:rFonts w:ascii="Liberation Serif" w:hAnsi="Liberation Serif"/>
        </w:rPr>
        <w:t>among the present-natural, current, and rewilding scenarios.</w:t>
      </w:r>
    </w:p>
    <w:tbl>
      <w:tblPr>
        <w:tblW w:w="11965" w:type="dxa"/>
        <w:jc w:val="left"/>
        <w:tblInd w:w="-1632" w:type="dxa"/>
        <w:tblBorders>
          <w:bottom w:val="single" w:sz="2" w:space="0" w:color="000000"/>
          <w:insideH w:val="single" w:sz="2" w:space="0" w:color="000000"/>
        </w:tblBorders>
        <w:tblCellMar>
          <w:top w:w="55" w:type="dxa"/>
          <w:left w:w="55" w:type="dxa"/>
          <w:bottom w:w="55" w:type="dxa"/>
          <w:right w:w="55" w:type="dxa"/>
        </w:tblCellMar>
      </w:tblPr>
      <w:tblGrid>
        <w:gridCol w:w="2789"/>
        <w:gridCol w:w="1120"/>
        <w:gridCol w:w="685"/>
        <w:gridCol w:w="1304"/>
        <w:gridCol w:w="1117"/>
        <w:gridCol w:w="727"/>
        <w:gridCol w:w="1166"/>
        <w:gridCol w:w="1084"/>
        <w:gridCol w:w="808"/>
        <w:gridCol w:w="1165"/>
      </w:tblGrid>
      <w:tr>
        <w:trPr/>
        <w:tc>
          <w:tcPr>
            <w:tcW w:w="2789" w:type="dxa"/>
            <w:tcBorders>
              <w:bottom w:val="single" w:sz="2" w:space="0" w:color="000000"/>
              <w:insideH w:val="single" w:sz="2" w:space="0" w:color="000000"/>
            </w:tcBorders>
            <w:shd w:fill="FFFFFF" w:val="clear"/>
          </w:tcPr>
          <w:p>
            <w:pPr>
              <w:pStyle w:val="TableContents"/>
              <w:bidi w:val="0"/>
              <w:spacing w:lineRule="auto" w:line="360" w:before="0" w:after="0"/>
              <w:contextualSpacing/>
              <w:rPr>
                <w:rFonts w:ascii="Liberation Serif" w:hAnsi="Liberation Serif"/>
                <w:b/>
                <w:b/>
                <w:bCs/>
                <w:sz w:val="20"/>
                <w:szCs w:val="20"/>
              </w:rPr>
            </w:pPr>
            <w:r>
              <w:rPr>
                <w:rFonts w:ascii="Liberation Serif" w:hAnsi="Liberation Serif"/>
                <w:b/>
                <w:bCs/>
                <w:sz w:val="20"/>
                <w:szCs w:val="20"/>
              </w:rPr>
              <w:t>Trophic level</w:t>
            </w:r>
          </w:p>
        </w:tc>
        <w:tc>
          <w:tcPr>
            <w:tcW w:w="3109" w:type="dxa"/>
            <w:gridSpan w:val="3"/>
            <w:tcBorders>
              <w:bottom w:val="single" w:sz="2" w:space="0" w:color="000000"/>
              <w:insideH w:val="single" w:sz="2" w:space="0" w:color="000000"/>
            </w:tcBorders>
            <w:shd w:fill="FFFFFF" w:val="clear"/>
          </w:tcPr>
          <w:p>
            <w:pPr>
              <w:pStyle w:val="TableContents"/>
              <w:bidi w:val="0"/>
              <w:spacing w:lineRule="auto" w:line="360" w:before="0" w:after="0"/>
              <w:contextualSpacing/>
              <w:jc w:val="center"/>
              <w:rPr>
                <w:rFonts w:ascii="Liberation Serif" w:hAnsi="Liberation Serif"/>
                <w:b/>
                <w:b/>
                <w:bCs/>
                <w:sz w:val="20"/>
                <w:szCs w:val="20"/>
              </w:rPr>
            </w:pPr>
            <w:r>
              <w:rPr>
                <w:rFonts w:ascii="Liberation Serif" w:hAnsi="Liberation Serif"/>
                <w:b/>
                <w:bCs/>
                <w:sz w:val="20"/>
                <w:szCs w:val="20"/>
              </w:rPr>
              <w:t xml:space="preserve">Present-natural – current </w:t>
            </w:r>
          </w:p>
        </w:tc>
        <w:tc>
          <w:tcPr>
            <w:tcW w:w="3010" w:type="dxa"/>
            <w:gridSpan w:val="3"/>
            <w:tcBorders>
              <w:bottom w:val="single" w:sz="2" w:space="0" w:color="000000"/>
              <w:insideH w:val="single" w:sz="2" w:space="0" w:color="000000"/>
            </w:tcBorders>
            <w:shd w:fill="FFFFFF" w:val="clear"/>
          </w:tcPr>
          <w:p>
            <w:pPr>
              <w:pStyle w:val="TableContents"/>
              <w:bidi w:val="0"/>
              <w:spacing w:lineRule="auto" w:line="360" w:before="0" w:after="0"/>
              <w:contextualSpacing/>
              <w:jc w:val="center"/>
              <w:rPr>
                <w:rFonts w:ascii="Liberation Serif" w:hAnsi="Liberation Serif"/>
                <w:b/>
                <w:b/>
                <w:bCs/>
                <w:sz w:val="20"/>
                <w:szCs w:val="20"/>
              </w:rPr>
            </w:pPr>
            <w:r>
              <w:rPr>
                <w:rFonts w:ascii="Liberation Serif" w:hAnsi="Liberation Serif"/>
                <w:b/>
                <w:bCs/>
                <w:sz w:val="20"/>
                <w:szCs w:val="20"/>
              </w:rPr>
              <w:t xml:space="preserve">Rewilding – current </w:t>
            </w:r>
          </w:p>
        </w:tc>
        <w:tc>
          <w:tcPr>
            <w:tcW w:w="3057" w:type="dxa"/>
            <w:gridSpan w:val="3"/>
            <w:tcBorders>
              <w:bottom w:val="single" w:sz="2" w:space="0" w:color="000000"/>
              <w:insideH w:val="single" w:sz="2" w:space="0" w:color="000000"/>
            </w:tcBorders>
            <w:shd w:fill="FFFFFF" w:val="clear"/>
          </w:tcPr>
          <w:p>
            <w:pPr>
              <w:pStyle w:val="TableContents"/>
              <w:bidi w:val="0"/>
              <w:spacing w:lineRule="auto" w:line="360" w:before="0" w:after="0"/>
              <w:contextualSpacing/>
              <w:jc w:val="center"/>
              <w:rPr>
                <w:rFonts w:ascii="Liberation Serif" w:hAnsi="Liberation Serif"/>
                <w:b/>
                <w:b/>
                <w:bCs/>
                <w:sz w:val="20"/>
                <w:szCs w:val="20"/>
              </w:rPr>
            </w:pPr>
            <w:r>
              <w:rPr>
                <w:rFonts w:ascii="Liberation Serif" w:hAnsi="Liberation Serif"/>
                <w:b/>
                <w:bCs/>
                <w:sz w:val="20"/>
                <w:szCs w:val="20"/>
              </w:rPr>
              <w:t xml:space="preserve">Present-natural – rewilding </w:t>
            </w:r>
          </w:p>
        </w:tc>
      </w:tr>
      <w:tr>
        <w:trPr>
          <w:trHeight w:val="468" w:hRule="atLeast"/>
        </w:trPr>
        <w:tc>
          <w:tcPr>
            <w:tcW w:w="2789" w:type="dxa"/>
            <w:tcBorders/>
            <w:shd w:fill="FFFFFF" w:val="clear"/>
          </w:tcPr>
          <w:p>
            <w:pPr>
              <w:pStyle w:val="Normal"/>
              <w:bidi w:val="0"/>
              <w:spacing w:lineRule="auto" w:line="360" w:before="0" w:after="0"/>
              <w:contextualSpacing/>
              <w:rPr>
                <w:rFonts w:ascii="Liberation Serif" w:hAnsi="Liberation Serif"/>
              </w:rPr>
            </w:pPr>
            <w:r>
              <w:rPr>
                <w:rFonts w:ascii="Liberation Serif" w:hAnsi="Liberation Serif"/>
              </w:rPr>
            </w:r>
          </w:p>
        </w:tc>
        <w:tc>
          <w:tcPr>
            <w:tcW w:w="1120" w:type="dxa"/>
            <w:tcBorders/>
            <w:shd w:fill="FFFFFF" w:val="clear"/>
          </w:tcPr>
          <w:p>
            <w:pPr>
              <w:pStyle w:val="TableContents"/>
              <w:bidi w:val="0"/>
              <w:spacing w:lineRule="auto" w:line="360" w:before="0" w:after="0"/>
              <w:contextualSpacing/>
              <w:jc w:val="center"/>
              <w:rPr>
                <w:rFonts w:ascii="Liberation Serif" w:hAnsi="Liberation Serif"/>
                <w:b/>
                <w:b/>
                <w:bCs/>
                <w:i/>
                <w:i/>
                <w:iCs/>
                <w:sz w:val="20"/>
                <w:szCs w:val="20"/>
              </w:rPr>
            </w:pPr>
            <w:bookmarkStart w:id="9" w:name="__DdeLink__7465_1261464772"/>
            <w:r>
              <w:rPr>
                <w:rFonts w:ascii="Liberation Serif" w:hAnsi="Liberation Serif"/>
                <w:b/>
                <w:bCs/>
                <w:i/>
                <w:iCs/>
                <w:sz w:val="20"/>
                <w:szCs w:val="20"/>
              </w:rPr>
              <w:t xml:space="preserve">Cohen’s </w:t>
            </w:r>
            <w:bookmarkEnd w:id="9"/>
            <w:r>
              <w:rPr>
                <w:rFonts w:ascii="Liberation Serif" w:hAnsi="Liberation Serif"/>
                <w:b/>
                <w:bCs/>
                <w:i/>
                <w:iCs/>
                <w:sz w:val="20"/>
                <w:szCs w:val="20"/>
              </w:rPr>
              <w:t>d</w:t>
            </w:r>
          </w:p>
        </w:tc>
        <w:tc>
          <w:tcPr>
            <w:tcW w:w="685" w:type="dxa"/>
            <w:tcBorders/>
            <w:shd w:fill="FFFFFF" w:val="clear"/>
          </w:tcPr>
          <w:p>
            <w:pPr>
              <w:pStyle w:val="TableContents"/>
              <w:bidi w:val="0"/>
              <w:spacing w:lineRule="auto" w:line="360" w:before="0" w:after="0"/>
              <w:contextualSpacing/>
              <w:jc w:val="center"/>
              <w:rPr>
                <w:rFonts w:ascii="Liberation Serif" w:hAnsi="Liberation Serif"/>
                <w:b/>
                <w:b/>
                <w:bCs/>
                <w:i/>
                <w:i/>
                <w:iCs/>
                <w:sz w:val="20"/>
                <w:szCs w:val="20"/>
              </w:rPr>
            </w:pPr>
            <w:r>
              <w:rPr>
                <w:rFonts w:ascii="Liberation Serif" w:hAnsi="Liberation Serif"/>
                <w:b/>
                <w:bCs/>
                <w:i/>
                <w:iCs/>
                <w:sz w:val="20"/>
                <w:szCs w:val="20"/>
              </w:rPr>
              <w:t>P</w:t>
            </w:r>
          </w:p>
        </w:tc>
        <w:tc>
          <w:tcPr>
            <w:tcW w:w="1304" w:type="dxa"/>
            <w:tcBorders/>
            <w:shd w:fill="FFFFFF" w:val="clear"/>
          </w:tcPr>
          <w:p>
            <w:pPr>
              <w:pStyle w:val="TableContents"/>
              <w:bidi w:val="0"/>
              <w:spacing w:lineRule="auto" w:line="360" w:before="0" w:after="0"/>
              <w:contextualSpacing/>
              <w:jc w:val="center"/>
              <w:rPr>
                <w:rFonts w:ascii="Liberation Serif" w:hAnsi="Liberation Serif"/>
                <w:b/>
                <w:b/>
                <w:bCs/>
                <w:i/>
                <w:i/>
                <w:iCs/>
                <w:sz w:val="20"/>
                <w:szCs w:val="20"/>
              </w:rPr>
            </w:pPr>
            <w:r>
              <w:rPr>
                <w:rFonts w:ascii="Liberation Serif" w:hAnsi="Liberation Serif"/>
                <w:b/>
                <w:bCs/>
                <w:i/>
                <w:iCs/>
                <w:sz w:val="20"/>
                <w:szCs w:val="20"/>
              </w:rPr>
              <w:t>Effect size</w:t>
            </w:r>
          </w:p>
        </w:tc>
        <w:tc>
          <w:tcPr>
            <w:tcW w:w="1117" w:type="dxa"/>
            <w:tcBorders/>
            <w:shd w:fill="FFFFFF" w:val="clear"/>
          </w:tcPr>
          <w:p>
            <w:pPr>
              <w:pStyle w:val="TableContents"/>
              <w:bidi w:val="0"/>
              <w:spacing w:lineRule="auto" w:line="360" w:before="0" w:after="0"/>
              <w:contextualSpacing/>
              <w:jc w:val="center"/>
              <w:rPr>
                <w:rFonts w:ascii="Liberation Serif" w:hAnsi="Liberation Serif"/>
                <w:b/>
                <w:b/>
                <w:bCs/>
                <w:i/>
                <w:i/>
                <w:iCs/>
                <w:sz w:val="20"/>
                <w:szCs w:val="20"/>
              </w:rPr>
            </w:pPr>
            <w:r>
              <w:rPr>
                <w:rFonts w:ascii="Liberation Serif" w:hAnsi="Liberation Serif"/>
                <w:b/>
                <w:bCs/>
                <w:i/>
                <w:iCs/>
                <w:sz w:val="20"/>
                <w:szCs w:val="20"/>
              </w:rPr>
              <w:t xml:space="preserve">Cohen’s </w:t>
            </w:r>
            <w:r>
              <w:rPr>
                <w:rFonts w:ascii="Liberation Serif" w:hAnsi="Liberation Serif"/>
                <w:b/>
                <w:bCs/>
                <w:i/>
                <w:iCs/>
                <w:sz w:val="20"/>
                <w:szCs w:val="20"/>
              </w:rPr>
              <w:t>d</w:t>
            </w:r>
          </w:p>
        </w:tc>
        <w:tc>
          <w:tcPr>
            <w:tcW w:w="727" w:type="dxa"/>
            <w:tcBorders/>
            <w:shd w:fill="FFFFFF" w:val="clear"/>
          </w:tcPr>
          <w:p>
            <w:pPr>
              <w:pStyle w:val="TableContents"/>
              <w:bidi w:val="0"/>
              <w:spacing w:lineRule="auto" w:line="360" w:before="0" w:after="0"/>
              <w:contextualSpacing/>
              <w:jc w:val="center"/>
              <w:rPr>
                <w:rFonts w:ascii="Liberation Serif" w:hAnsi="Liberation Serif"/>
                <w:b/>
                <w:b/>
                <w:bCs/>
                <w:i/>
                <w:i/>
                <w:iCs/>
                <w:sz w:val="20"/>
                <w:szCs w:val="20"/>
              </w:rPr>
            </w:pPr>
            <w:r>
              <w:rPr>
                <w:rFonts w:ascii="Liberation Serif" w:hAnsi="Liberation Serif"/>
                <w:b/>
                <w:bCs/>
                <w:i/>
                <w:iCs/>
                <w:sz w:val="20"/>
                <w:szCs w:val="20"/>
              </w:rPr>
              <w:t>P</w:t>
            </w:r>
          </w:p>
        </w:tc>
        <w:tc>
          <w:tcPr>
            <w:tcW w:w="1166" w:type="dxa"/>
            <w:tcBorders/>
            <w:shd w:fill="FFFFFF" w:val="clear"/>
          </w:tcPr>
          <w:p>
            <w:pPr>
              <w:pStyle w:val="TableContents"/>
              <w:bidi w:val="0"/>
              <w:spacing w:lineRule="auto" w:line="360" w:before="0" w:after="0"/>
              <w:contextualSpacing/>
              <w:jc w:val="center"/>
              <w:rPr>
                <w:rFonts w:ascii="Liberation Serif" w:hAnsi="Liberation Serif"/>
                <w:b/>
                <w:b/>
                <w:bCs/>
                <w:i/>
                <w:i/>
                <w:iCs/>
                <w:sz w:val="20"/>
                <w:szCs w:val="20"/>
              </w:rPr>
            </w:pPr>
            <w:r>
              <w:rPr>
                <w:rFonts w:ascii="Liberation Serif" w:hAnsi="Liberation Serif"/>
                <w:b/>
                <w:bCs/>
                <w:i/>
                <w:iCs/>
                <w:sz w:val="20"/>
                <w:szCs w:val="20"/>
              </w:rPr>
              <w:t>Effect size</w:t>
            </w:r>
          </w:p>
        </w:tc>
        <w:tc>
          <w:tcPr>
            <w:tcW w:w="1084" w:type="dxa"/>
            <w:tcBorders/>
            <w:shd w:fill="FFFFFF" w:val="clear"/>
          </w:tcPr>
          <w:p>
            <w:pPr>
              <w:pStyle w:val="TableContents"/>
              <w:bidi w:val="0"/>
              <w:spacing w:lineRule="auto" w:line="360" w:before="0" w:after="0"/>
              <w:contextualSpacing/>
              <w:jc w:val="center"/>
              <w:rPr>
                <w:rFonts w:ascii="Liberation Serif" w:hAnsi="Liberation Serif"/>
                <w:b/>
                <w:b/>
                <w:bCs/>
                <w:i/>
                <w:i/>
                <w:iCs/>
                <w:sz w:val="20"/>
                <w:szCs w:val="20"/>
              </w:rPr>
            </w:pPr>
            <w:r>
              <w:rPr>
                <w:rFonts w:ascii="Liberation Serif" w:hAnsi="Liberation Serif"/>
                <w:b/>
                <w:bCs/>
                <w:i/>
                <w:iCs/>
                <w:sz w:val="20"/>
                <w:szCs w:val="20"/>
              </w:rPr>
              <w:t xml:space="preserve">Cohen’s </w:t>
            </w:r>
            <w:r>
              <w:rPr>
                <w:rFonts w:ascii="Liberation Serif" w:hAnsi="Liberation Serif"/>
                <w:b/>
                <w:bCs/>
                <w:i/>
                <w:iCs/>
                <w:sz w:val="20"/>
                <w:szCs w:val="20"/>
              </w:rPr>
              <w:t>d</w:t>
            </w:r>
          </w:p>
        </w:tc>
        <w:tc>
          <w:tcPr>
            <w:tcW w:w="808" w:type="dxa"/>
            <w:tcBorders/>
            <w:shd w:fill="FFFFFF" w:val="clear"/>
          </w:tcPr>
          <w:p>
            <w:pPr>
              <w:pStyle w:val="TableContents"/>
              <w:bidi w:val="0"/>
              <w:spacing w:lineRule="auto" w:line="360" w:before="0" w:after="0"/>
              <w:contextualSpacing/>
              <w:jc w:val="center"/>
              <w:rPr>
                <w:rFonts w:ascii="Liberation Serif" w:hAnsi="Liberation Serif"/>
                <w:b/>
                <w:b/>
                <w:bCs/>
                <w:i/>
                <w:i/>
                <w:iCs/>
                <w:sz w:val="20"/>
                <w:szCs w:val="20"/>
              </w:rPr>
            </w:pPr>
            <w:r>
              <w:rPr>
                <w:rFonts w:ascii="Liberation Serif" w:hAnsi="Liberation Serif"/>
                <w:b/>
                <w:bCs/>
                <w:i/>
                <w:iCs/>
                <w:sz w:val="20"/>
                <w:szCs w:val="20"/>
              </w:rPr>
              <w:t>P</w:t>
            </w:r>
          </w:p>
        </w:tc>
        <w:tc>
          <w:tcPr>
            <w:tcW w:w="1165" w:type="dxa"/>
            <w:tcBorders/>
            <w:shd w:fill="FFFFFF" w:val="clear"/>
          </w:tcPr>
          <w:p>
            <w:pPr>
              <w:pStyle w:val="TableContents"/>
              <w:bidi w:val="0"/>
              <w:spacing w:lineRule="auto" w:line="360" w:before="0" w:after="0"/>
              <w:contextualSpacing/>
              <w:jc w:val="center"/>
              <w:rPr>
                <w:rFonts w:ascii="Liberation Serif" w:hAnsi="Liberation Serif"/>
                <w:b/>
                <w:b/>
                <w:bCs/>
                <w:i/>
                <w:i/>
                <w:iCs/>
                <w:sz w:val="20"/>
                <w:szCs w:val="20"/>
              </w:rPr>
            </w:pPr>
            <w:r>
              <w:rPr>
                <w:rFonts w:ascii="Liberation Serif" w:hAnsi="Liberation Serif"/>
                <w:b/>
                <w:bCs/>
                <w:i/>
                <w:iCs/>
                <w:sz w:val="20"/>
                <w:szCs w:val="20"/>
              </w:rPr>
              <w:t>Effect size</w:t>
            </w:r>
          </w:p>
        </w:tc>
      </w:tr>
      <w:tr>
        <w:trPr>
          <w:trHeight w:val="468" w:hRule="atLeast"/>
        </w:trPr>
        <w:tc>
          <w:tcPr>
            <w:tcW w:w="2789" w:type="dxa"/>
            <w:tcBorders/>
            <w:shd w:fill="FFFFFF" w:val="clear"/>
          </w:tcPr>
          <w:p>
            <w:pPr>
              <w:pStyle w:val="Normal"/>
              <w:bidi w:val="0"/>
              <w:spacing w:lineRule="auto" w:line="360" w:before="0" w:after="0"/>
              <w:contextualSpacing/>
              <w:rPr>
                <w:rFonts w:ascii="Liberation Serif" w:hAnsi="Liberation Serif"/>
              </w:rPr>
            </w:pPr>
            <w:r>
              <w:rPr>
                <w:rFonts w:ascii="Liberation Serif" w:hAnsi="Liberation Serif"/>
              </w:rPr>
            </w:r>
          </w:p>
        </w:tc>
        <w:tc>
          <w:tcPr>
            <w:tcW w:w="9176" w:type="dxa"/>
            <w:gridSpan w:val="9"/>
            <w:tcBorders/>
            <w:shd w:fill="FFFFFF" w:val="clear"/>
          </w:tcPr>
          <w:p>
            <w:pPr>
              <w:pStyle w:val="TableContents"/>
              <w:bidi w:val="0"/>
              <w:spacing w:lineRule="auto" w:line="360" w:before="0" w:after="0"/>
              <w:contextualSpacing/>
              <w:jc w:val="center"/>
              <w:rPr>
                <w:rFonts w:ascii="Liberation Serif" w:hAnsi="Liberation Serif"/>
                <w:b/>
                <w:b/>
                <w:bCs/>
                <w:i w:val="false"/>
                <w:i w:val="false"/>
                <w:iCs w:val="false"/>
                <w:sz w:val="20"/>
                <w:szCs w:val="20"/>
              </w:rPr>
            </w:pPr>
            <w:r>
              <w:rPr>
                <w:rFonts w:ascii="Liberation Serif" w:hAnsi="Liberation Serif"/>
                <w:b/>
                <w:bCs/>
                <w:i w:val="false"/>
                <w:iCs w:val="false"/>
                <w:sz w:val="20"/>
                <w:szCs w:val="20"/>
              </w:rPr>
              <w:t>Protected areas</w:t>
            </w:r>
          </w:p>
        </w:tc>
      </w:tr>
      <w:tr>
        <w:trPr>
          <w:trHeight w:val="468" w:hRule="atLeast"/>
        </w:trPr>
        <w:tc>
          <w:tcPr>
            <w:tcW w:w="2789" w:type="dxa"/>
            <w:tcBorders/>
            <w:shd w:fill="FFFFFF" w:val="clear"/>
          </w:tcPr>
          <w:p>
            <w:pPr>
              <w:pStyle w:val="TableContents"/>
              <w:bidi w:val="0"/>
              <w:spacing w:lineRule="auto" w:line="360" w:before="0" w:after="0"/>
              <w:contextualSpacing/>
              <w:rPr>
                <w:rFonts w:ascii="Liberation Serif" w:hAnsi="Liberation Serif"/>
                <w:sz w:val="20"/>
                <w:szCs w:val="20"/>
              </w:rPr>
            </w:pPr>
            <w:r>
              <w:rPr>
                <w:rFonts w:ascii="Liberation Serif" w:hAnsi="Liberation Serif"/>
                <w:sz w:val="20"/>
                <w:szCs w:val="20"/>
              </w:rPr>
              <w:t>Megacarnivores (≥ 100 kg)</w:t>
            </w:r>
          </w:p>
        </w:tc>
        <w:tc>
          <w:tcPr>
            <w:tcW w:w="1120" w:type="dxa"/>
            <w:tcBorders/>
            <w:shd w:fill="FFFFFF" w:val="clear"/>
          </w:tcPr>
          <w:p>
            <w:pPr>
              <w:pStyle w:val="TableContents"/>
              <w:bidi w:val="0"/>
              <w:spacing w:lineRule="auto" w:line="360" w:before="0" w:after="0"/>
              <w:contextualSpacing/>
              <w:jc w:val="center"/>
              <w:rPr>
                <w:rFonts w:ascii="Liberation Serif" w:hAnsi="Liberation Serif"/>
                <w:sz w:val="20"/>
                <w:szCs w:val="20"/>
              </w:rPr>
            </w:pPr>
            <w:r>
              <w:rPr>
                <w:rFonts w:ascii="Liberation Serif" w:hAnsi="Liberation Serif"/>
                <w:sz w:val="20"/>
                <w:szCs w:val="20"/>
              </w:rPr>
              <w:t>1.24</w:t>
            </w:r>
          </w:p>
        </w:tc>
        <w:tc>
          <w:tcPr>
            <w:tcW w:w="685" w:type="dxa"/>
            <w:tcBorders/>
            <w:shd w:fill="FFFFFF" w:val="clear"/>
          </w:tcPr>
          <w:p>
            <w:pPr>
              <w:pStyle w:val="TableContents"/>
              <w:bidi w:val="0"/>
              <w:spacing w:lineRule="auto" w:line="360" w:before="0" w:after="0"/>
              <w:contextualSpacing/>
              <w:jc w:val="center"/>
              <w:rPr>
                <w:rFonts w:ascii="Liberation Serif" w:hAnsi="Liberation Serif"/>
                <w:sz w:val="20"/>
                <w:szCs w:val="20"/>
              </w:rPr>
            </w:pPr>
            <w:r>
              <w:rPr>
                <w:rFonts w:ascii="Liberation Serif" w:hAnsi="Liberation Serif"/>
                <w:sz w:val="20"/>
                <w:szCs w:val="20"/>
              </w:rPr>
              <w:t>&lt;0.01</w:t>
            </w:r>
          </w:p>
        </w:tc>
        <w:tc>
          <w:tcPr>
            <w:tcW w:w="1304" w:type="dxa"/>
            <w:tcBorders/>
            <w:shd w:fill="FFFFFF" w:val="clear"/>
          </w:tcPr>
          <w:p>
            <w:pPr>
              <w:pStyle w:val="TableContents"/>
              <w:bidi w:val="0"/>
              <w:spacing w:lineRule="auto" w:line="360" w:before="0" w:after="0"/>
              <w:contextualSpacing/>
              <w:jc w:val="center"/>
              <w:rPr>
                <w:rFonts w:ascii="Liberation Serif" w:hAnsi="Liberation Serif"/>
                <w:sz w:val="20"/>
                <w:szCs w:val="20"/>
              </w:rPr>
            </w:pPr>
            <w:r>
              <w:rPr>
                <w:rFonts w:ascii="Liberation Serif" w:hAnsi="Liberation Serif"/>
                <w:sz w:val="20"/>
                <w:szCs w:val="20"/>
              </w:rPr>
              <w:t>very large</w:t>
            </w:r>
          </w:p>
        </w:tc>
        <w:tc>
          <w:tcPr>
            <w:tcW w:w="1117" w:type="dxa"/>
            <w:tcBorders/>
            <w:shd w:fill="FFFFFF" w:val="clear"/>
          </w:tcPr>
          <w:p>
            <w:pPr>
              <w:pStyle w:val="TableContents"/>
              <w:bidi w:val="0"/>
              <w:spacing w:lineRule="auto" w:line="360" w:before="0" w:after="0"/>
              <w:contextualSpacing/>
              <w:jc w:val="center"/>
              <w:rPr>
                <w:rFonts w:ascii="Liberation Serif" w:hAnsi="Liberation Serif"/>
                <w:sz w:val="20"/>
                <w:szCs w:val="20"/>
              </w:rPr>
            </w:pPr>
            <w:r>
              <w:rPr>
                <w:rFonts w:ascii="Liberation Serif" w:hAnsi="Liberation Serif"/>
                <w:sz w:val="20"/>
                <w:szCs w:val="20"/>
              </w:rPr>
              <w:t>0.60</w:t>
            </w:r>
          </w:p>
        </w:tc>
        <w:tc>
          <w:tcPr>
            <w:tcW w:w="727" w:type="dxa"/>
            <w:tcBorders/>
            <w:shd w:fill="FFFFFF" w:val="clear"/>
          </w:tcPr>
          <w:p>
            <w:pPr>
              <w:pStyle w:val="TableContents"/>
              <w:bidi w:val="0"/>
              <w:spacing w:lineRule="auto" w:line="360" w:before="0" w:after="0"/>
              <w:contextualSpacing/>
              <w:jc w:val="center"/>
              <w:rPr>
                <w:rFonts w:ascii="Liberation Serif" w:hAnsi="Liberation Serif"/>
                <w:sz w:val="20"/>
                <w:szCs w:val="20"/>
              </w:rPr>
            </w:pPr>
            <w:r>
              <w:rPr>
                <w:rFonts w:ascii="Liberation Serif" w:hAnsi="Liberation Serif"/>
                <w:sz w:val="20"/>
                <w:szCs w:val="20"/>
              </w:rPr>
              <w:t>&lt;0.01</w:t>
            </w:r>
          </w:p>
        </w:tc>
        <w:tc>
          <w:tcPr>
            <w:tcW w:w="1166" w:type="dxa"/>
            <w:tcBorders/>
            <w:shd w:fill="FFFFFF" w:val="clear"/>
          </w:tcPr>
          <w:p>
            <w:pPr>
              <w:pStyle w:val="TableContents"/>
              <w:bidi w:val="0"/>
              <w:spacing w:lineRule="auto" w:line="360" w:before="0" w:after="0"/>
              <w:contextualSpacing/>
              <w:jc w:val="center"/>
              <w:rPr>
                <w:rFonts w:ascii="Liberation Serif" w:hAnsi="Liberation Serif"/>
                <w:sz w:val="20"/>
                <w:szCs w:val="20"/>
              </w:rPr>
            </w:pPr>
            <w:r>
              <w:rPr>
                <w:rFonts w:ascii="Liberation Serif" w:hAnsi="Liberation Serif"/>
                <w:sz w:val="20"/>
                <w:szCs w:val="20"/>
              </w:rPr>
              <w:t xml:space="preserve">medium </w:t>
            </w:r>
          </w:p>
        </w:tc>
        <w:tc>
          <w:tcPr>
            <w:tcW w:w="1084" w:type="dxa"/>
            <w:tcBorders/>
            <w:shd w:fill="FFFFFF" w:val="clear"/>
          </w:tcPr>
          <w:p>
            <w:pPr>
              <w:pStyle w:val="TableContents"/>
              <w:bidi w:val="0"/>
              <w:spacing w:lineRule="auto" w:line="360" w:before="0" w:after="0"/>
              <w:contextualSpacing/>
              <w:jc w:val="center"/>
              <w:rPr>
                <w:rFonts w:ascii="Liberation Serif" w:hAnsi="Liberation Serif"/>
                <w:sz w:val="20"/>
                <w:szCs w:val="20"/>
              </w:rPr>
            </w:pPr>
            <w:r>
              <w:rPr>
                <w:rFonts w:ascii="Liberation Serif" w:hAnsi="Liberation Serif"/>
                <w:sz w:val="20"/>
                <w:szCs w:val="20"/>
              </w:rPr>
              <w:t>0.64</w:t>
            </w:r>
          </w:p>
        </w:tc>
        <w:tc>
          <w:tcPr>
            <w:tcW w:w="808" w:type="dxa"/>
            <w:tcBorders/>
            <w:shd w:fill="FFFFFF" w:val="clear"/>
          </w:tcPr>
          <w:p>
            <w:pPr>
              <w:pStyle w:val="TableContents"/>
              <w:bidi w:val="0"/>
              <w:spacing w:lineRule="auto" w:line="360" w:before="0" w:after="0"/>
              <w:contextualSpacing/>
              <w:jc w:val="center"/>
              <w:rPr>
                <w:rFonts w:ascii="Liberation Serif" w:hAnsi="Liberation Serif"/>
                <w:sz w:val="20"/>
                <w:szCs w:val="20"/>
              </w:rPr>
            </w:pPr>
            <w:r>
              <w:rPr>
                <w:rFonts w:ascii="Liberation Serif" w:hAnsi="Liberation Serif"/>
                <w:sz w:val="20"/>
                <w:szCs w:val="20"/>
              </w:rPr>
              <w:t>&lt;0.01</w:t>
            </w:r>
          </w:p>
        </w:tc>
        <w:tc>
          <w:tcPr>
            <w:tcW w:w="1165" w:type="dxa"/>
            <w:tcBorders/>
            <w:shd w:fill="FFFFFF" w:val="clear"/>
          </w:tcPr>
          <w:p>
            <w:pPr>
              <w:pStyle w:val="TableContents"/>
              <w:bidi w:val="0"/>
              <w:spacing w:lineRule="auto" w:line="360" w:before="0" w:after="0"/>
              <w:contextualSpacing/>
              <w:jc w:val="center"/>
              <w:rPr>
                <w:rFonts w:ascii="Liberation Serif" w:hAnsi="Liberation Serif"/>
                <w:sz w:val="20"/>
                <w:szCs w:val="20"/>
              </w:rPr>
            </w:pPr>
            <w:r>
              <w:rPr>
                <w:rFonts w:ascii="Liberation Serif" w:hAnsi="Liberation Serif"/>
                <w:sz w:val="20"/>
                <w:szCs w:val="20"/>
              </w:rPr>
              <w:t xml:space="preserve">medium </w:t>
            </w:r>
          </w:p>
        </w:tc>
      </w:tr>
      <w:tr>
        <w:trPr>
          <w:trHeight w:val="468" w:hRule="atLeast"/>
        </w:trPr>
        <w:tc>
          <w:tcPr>
            <w:tcW w:w="2789" w:type="dxa"/>
            <w:tcBorders/>
            <w:shd w:fill="FFFFFF" w:val="clear"/>
          </w:tcPr>
          <w:p>
            <w:pPr>
              <w:pStyle w:val="TableContents"/>
              <w:bidi w:val="0"/>
              <w:spacing w:lineRule="auto" w:line="360" w:before="0" w:after="0"/>
              <w:contextualSpacing/>
              <w:rPr>
                <w:rFonts w:ascii="Liberation Serif" w:hAnsi="Liberation Serif"/>
              </w:rPr>
            </w:pPr>
            <w:r>
              <w:rPr>
                <w:rFonts w:ascii="Liberation Serif" w:hAnsi="Liberation Serif"/>
                <w:sz w:val="20"/>
                <w:szCs w:val="20"/>
              </w:rPr>
              <w:t>Megaherbivores (</w:t>
            </w:r>
            <w:r>
              <w:rPr>
                <w:rFonts w:ascii="Liberation Serif" w:hAnsi="Liberation Serif"/>
                <w:bCs/>
                <w:sz w:val="20"/>
                <w:szCs w:val="20"/>
              </w:rPr>
              <w:t xml:space="preserve">≥ </w:t>
            </w:r>
            <w:r>
              <w:rPr>
                <w:rFonts w:ascii="Liberation Serif" w:hAnsi="Liberation Serif"/>
                <w:sz w:val="20"/>
                <w:szCs w:val="20"/>
              </w:rPr>
              <w:t>1,000 kg)</w:t>
            </w:r>
          </w:p>
        </w:tc>
        <w:tc>
          <w:tcPr>
            <w:tcW w:w="1120" w:type="dxa"/>
            <w:tcBorders/>
            <w:shd w:fill="FFFFFF" w:val="clear"/>
          </w:tcPr>
          <w:p>
            <w:pPr>
              <w:pStyle w:val="TableContents"/>
              <w:bidi w:val="0"/>
              <w:spacing w:lineRule="auto" w:line="360" w:before="0" w:after="0"/>
              <w:contextualSpacing/>
              <w:jc w:val="center"/>
              <w:rPr>
                <w:rFonts w:ascii="Liberation Serif" w:hAnsi="Liberation Serif"/>
                <w:sz w:val="20"/>
                <w:szCs w:val="20"/>
              </w:rPr>
            </w:pPr>
            <w:r>
              <w:rPr>
                <w:rFonts w:ascii="Liberation Serif" w:hAnsi="Liberation Serif"/>
                <w:sz w:val="20"/>
                <w:szCs w:val="20"/>
              </w:rPr>
              <w:t>1.79</w:t>
            </w:r>
          </w:p>
        </w:tc>
        <w:tc>
          <w:tcPr>
            <w:tcW w:w="685" w:type="dxa"/>
            <w:tcBorders/>
            <w:shd w:fill="FFFFFF" w:val="clear"/>
          </w:tcPr>
          <w:p>
            <w:pPr>
              <w:pStyle w:val="TableContents"/>
              <w:bidi w:val="0"/>
              <w:spacing w:lineRule="auto" w:line="360" w:before="0" w:after="0"/>
              <w:contextualSpacing/>
              <w:jc w:val="center"/>
              <w:rPr>
                <w:rFonts w:ascii="Liberation Serif" w:hAnsi="Liberation Serif"/>
                <w:sz w:val="20"/>
                <w:szCs w:val="20"/>
              </w:rPr>
            </w:pPr>
            <w:r>
              <w:rPr>
                <w:rFonts w:ascii="Liberation Serif" w:hAnsi="Liberation Serif"/>
                <w:sz w:val="20"/>
                <w:szCs w:val="20"/>
              </w:rPr>
              <w:t>&lt;0.01</w:t>
            </w:r>
          </w:p>
        </w:tc>
        <w:tc>
          <w:tcPr>
            <w:tcW w:w="1304" w:type="dxa"/>
            <w:tcBorders/>
            <w:shd w:fill="FFFFFF" w:val="clear"/>
          </w:tcPr>
          <w:p>
            <w:pPr>
              <w:pStyle w:val="TableContents"/>
              <w:bidi w:val="0"/>
              <w:spacing w:lineRule="auto" w:line="360" w:before="0" w:after="0"/>
              <w:contextualSpacing/>
              <w:jc w:val="center"/>
              <w:rPr>
                <w:rFonts w:ascii="Liberation Serif" w:hAnsi="Liberation Serif"/>
                <w:sz w:val="20"/>
                <w:szCs w:val="20"/>
              </w:rPr>
            </w:pPr>
            <w:r>
              <w:rPr>
                <w:rFonts w:ascii="Liberation Serif" w:hAnsi="Liberation Serif"/>
                <w:sz w:val="20"/>
                <w:szCs w:val="20"/>
              </w:rPr>
              <w:t xml:space="preserve">very large </w:t>
            </w:r>
          </w:p>
        </w:tc>
        <w:tc>
          <w:tcPr>
            <w:tcW w:w="1117" w:type="dxa"/>
            <w:tcBorders/>
            <w:shd w:fill="FFFFFF" w:val="clear"/>
          </w:tcPr>
          <w:p>
            <w:pPr>
              <w:pStyle w:val="TableContents"/>
              <w:bidi w:val="0"/>
              <w:spacing w:lineRule="auto" w:line="360" w:before="0" w:after="0"/>
              <w:contextualSpacing/>
              <w:jc w:val="center"/>
              <w:rPr>
                <w:rFonts w:ascii="Liberation Serif" w:hAnsi="Liberation Serif"/>
                <w:sz w:val="20"/>
                <w:szCs w:val="20"/>
              </w:rPr>
            </w:pPr>
            <w:r>
              <w:rPr>
                <w:rFonts w:ascii="Liberation Serif" w:hAnsi="Liberation Serif"/>
                <w:sz w:val="20"/>
                <w:szCs w:val="20"/>
              </w:rPr>
              <w:t>0.61</w:t>
            </w:r>
          </w:p>
        </w:tc>
        <w:tc>
          <w:tcPr>
            <w:tcW w:w="727" w:type="dxa"/>
            <w:tcBorders/>
            <w:shd w:fill="FFFFFF" w:val="clear"/>
          </w:tcPr>
          <w:p>
            <w:pPr>
              <w:pStyle w:val="TableContents"/>
              <w:bidi w:val="0"/>
              <w:spacing w:lineRule="auto" w:line="360" w:before="0" w:after="0"/>
              <w:contextualSpacing/>
              <w:jc w:val="center"/>
              <w:rPr>
                <w:rFonts w:ascii="Liberation Serif" w:hAnsi="Liberation Serif"/>
                <w:sz w:val="20"/>
                <w:szCs w:val="20"/>
              </w:rPr>
            </w:pPr>
            <w:r>
              <w:rPr>
                <w:rFonts w:ascii="Liberation Serif" w:hAnsi="Liberation Serif"/>
                <w:sz w:val="20"/>
                <w:szCs w:val="20"/>
              </w:rPr>
              <w:t>&lt;0.01</w:t>
            </w:r>
          </w:p>
        </w:tc>
        <w:tc>
          <w:tcPr>
            <w:tcW w:w="1166" w:type="dxa"/>
            <w:tcBorders/>
            <w:shd w:fill="FFFFFF" w:val="clear"/>
          </w:tcPr>
          <w:p>
            <w:pPr>
              <w:pStyle w:val="TableContents"/>
              <w:bidi w:val="0"/>
              <w:spacing w:lineRule="auto" w:line="360" w:before="0" w:after="0"/>
              <w:contextualSpacing/>
              <w:jc w:val="center"/>
              <w:rPr>
                <w:rFonts w:ascii="Liberation Serif" w:hAnsi="Liberation Serif"/>
                <w:sz w:val="20"/>
                <w:szCs w:val="20"/>
              </w:rPr>
            </w:pPr>
            <w:r>
              <w:rPr>
                <w:rFonts w:ascii="Liberation Serif" w:hAnsi="Liberation Serif"/>
                <w:sz w:val="20"/>
                <w:szCs w:val="20"/>
              </w:rPr>
              <w:t>medium</w:t>
            </w:r>
          </w:p>
        </w:tc>
        <w:tc>
          <w:tcPr>
            <w:tcW w:w="1084" w:type="dxa"/>
            <w:tcBorders/>
            <w:shd w:fill="FFFFFF" w:val="clear"/>
          </w:tcPr>
          <w:p>
            <w:pPr>
              <w:pStyle w:val="TableContents"/>
              <w:bidi w:val="0"/>
              <w:spacing w:lineRule="auto" w:line="360" w:before="0" w:after="0"/>
              <w:contextualSpacing/>
              <w:jc w:val="center"/>
              <w:rPr>
                <w:rFonts w:ascii="Liberation Serif" w:hAnsi="Liberation Serif"/>
                <w:sz w:val="20"/>
                <w:szCs w:val="20"/>
              </w:rPr>
            </w:pPr>
            <w:r>
              <w:rPr>
                <w:rFonts w:ascii="Liberation Serif" w:hAnsi="Liberation Serif"/>
                <w:sz w:val="20"/>
                <w:szCs w:val="20"/>
              </w:rPr>
              <w:t>1.18</w:t>
            </w:r>
          </w:p>
        </w:tc>
        <w:tc>
          <w:tcPr>
            <w:tcW w:w="808" w:type="dxa"/>
            <w:tcBorders/>
            <w:shd w:fill="FFFFFF" w:val="clear"/>
          </w:tcPr>
          <w:p>
            <w:pPr>
              <w:pStyle w:val="TableContents"/>
              <w:bidi w:val="0"/>
              <w:spacing w:lineRule="auto" w:line="360" w:before="0" w:after="0"/>
              <w:contextualSpacing/>
              <w:jc w:val="center"/>
              <w:rPr>
                <w:rFonts w:ascii="Liberation Serif" w:hAnsi="Liberation Serif"/>
                <w:sz w:val="20"/>
                <w:szCs w:val="20"/>
              </w:rPr>
            </w:pPr>
            <w:r>
              <w:rPr>
                <w:rFonts w:ascii="Liberation Serif" w:hAnsi="Liberation Serif"/>
                <w:sz w:val="20"/>
                <w:szCs w:val="20"/>
              </w:rPr>
              <w:t>&lt;0.01</w:t>
            </w:r>
          </w:p>
        </w:tc>
        <w:tc>
          <w:tcPr>
            <w:tcW w:w="1165" w:type="dxa"/>
            <w:tcBorders/>
            <w:shd w:fill="FFFFFF" w:val="clear"/>
          </w:tcPr>
          <w:p>
            <w:pPr>
              <w:pStyle w:val="TableContents"/>
              <w:bidi w:val="0"/>
              <w:spacing w:lineRule="auto" w:line="360" w:before="0" w:after="0"/>
              <w:contextualSpacing/>
              <w:jc w:val="center"/>
              <w:rPr>
                <w:rFonts w:ascii="Liberation Serif" w:hAnsi="Liberation Serif"/>
                <w:sz w:val="20"/>
                <w:szCs w:val="20"/>
              </w:rPr>
            </w:pPr>
            <w:r>
              <w:rPr>
                <w:rFonts w:ascii="Liberation Serif" w:hAnsi="Liberation Serif"/>
                <w:sz w:val="20"/>
                <w:szCs w:val="20"/>
              </w:rPr>
              <w:t>large</w:t>
            </w:r>
          </w:p>
        </w:tc>
      </w:tr>
      <w:tr>
        <w:trPr>
          <w:trHeight w:val="468" w:hRule="atLeast"/>
        </w:trPr>
        <w:tc>
          <w:tcPr>
            <w:tcW w:w="2789" w:type="dxa"/>
            <w:tcBorders/>
            <w:shd w:fill="FFFFFF" w:val="clear"/>
          </w:tcPr>
          <w:p>
            <w:pPr>
              <w:pStyle w:val="TableContents"/>
              <w:bidi w:val="0"/>
              <w:spacing w:lineRule="auto" w:line="360" w:before="0" w:after="0"/>
              <w:contextualSpacing/>
              <w:rPr>
                <w:rFonts w:ascii="Liberation Serif" w:hAnsi="Liberation Serif"/>
              </w:rPr>
            </w:pPr>
            <w:r>
              <w:rPr>
                <w:rFonts w:ascii="Liberation Serif" w:hAnsi="Liberation Serif"/>
                <w:sz w:val="20"/>
                <w:szCs w:val="20"/>
              </w:rPr>
              <w:t>Large carnivores (21.5</w:t>
            </w:r>
            <w:r>
              <w:rPr>
                <w:rFonts w:ascii="Liberation Serif" w:hAnsi="Liberation Serif"/>
              </w:rPr>
              <w:t>–</w:t>
            </w:r>
            <w:r>
              <w:rPr>
                <w:rFonts w:ascii="Liberation Serif" w:hAnsi="Liberation Serif"/>
                <w:sz w:val="20"/>
                <w:szCs w:val="20"/>
              </w:rPr>
              <w:t>99 kg)</w:t>
            </w:r>
          </w:p>
        </w:tc>
        <w:tc>
          <w:tcPr>
            <w:tcW w:w="1120" w:type="dxa"/>
            <w:tcBorders/>
            <w:shd w:fill="FFFFFF" w:val="clear"/>
          </w:tcPr>
          <w:p>
            <w:pPr>
              <w:pStyle w:val="TableContents"/>
              <w:bidi w:val="0"/>
              <w:spacing w:lineRule="auto" w:line="360" w:before="0" w:after="0"/>
              <w:contextualSpacing/>
              <w:jc w:val="center"/>
              <w:rPr>
                <w:rFonts w:ascii="Liberation Serif" w:hAnsi="Liberation Serif"/>
                <w:sz w:val="20"/>
                <w:szCs w:val="20"/>
              </w:rPr>
            </w:pPr>
            <w:r>
              <w:rPr>
                <w:rFonts w:ascii="Liberation Serif" w:hAnsi="Liberation Serif"/>
                <w:sz w:val="20"/>
                <w:szCs w:val="20"/>
              </w:rPr>
              <w:t>0.35</w:t>
            </w:r>
          </w:p>
        </w:tc>
        <w:tc>
          <w:tcPr>
            <w:tcW w:w="685" w:type="dxa"/>
            <w:tcBorders/>
            <w:shd w:fill="FFFFFF" w:val="clear"/>
          </w:tcPr>
          <w:p>
            <w:pPr>
              <w:pStyle w:val="TableContents"/>
              <w:bidi w:val="0"/>
              <w:spacing w:lineRule="auto" w:line="360" w:before="0" w:after="0"/>
              <w:contextualSpacing/>
              <w:jc w:val="center"/>
              <w:rPr>
                <w:rFonts w:ascii="Liberation Serif" w:hAnsi="Liberation Serif"/>
                <w:sz w:val="20"/>
                <w:szCs w:val="20"/>
              </w:rPr>
            </w:pPr>
            <w:r>
              <w:rPr>
                <w:rFonts w:ascii="Liberation Serif" w:hAnsi="Liberation Serif"/>
                <w:sz w:val="20"/>
                <w:szCs w:val="20"/>
              </w:rPr>
              <w:t>&lt;0.01</w:t>
            </w:r>
          </w:p>
        </w:tc>
        <w:tc>
          <w:tcPr>
            <w:tcW w:w="1304" w:type="dxa"/>
            <w:tcBorders/>
            <w:shd w:fill="FFFFFF" w:val="clear"/>
          </w:tcPr>
          <w:p>
            <w:pPr>
              <w:pStyle w:val="TableContents"/>
              <w:bidi w:val="0"/>
              <w:spacing w:lineRule="auto" w:line="360" w:before="0" w:after="0"/>
              <w:contextualSpacing/>
              <w:jc w:val="center"/>
              <w:rPr>
                <w:rFonts w:ascii="Liberation Serif" w:hAnsi="Liberation Serif"/>
                <w:sz w:val="20"/>
                <w:szCs w:val="20"/>
              </w:rPr>
            </w:pPr>
            <w:r>
              <w:rPr>
                <w:rFonts w:ascii="Liberation Serif" w:hAnsi="Liberation Serif"/>
                <w:sz w:val="20"/>
                <w:szCs w:val="20"/>
              </w:rPr>
              <w:t>small</w:t>
            </w:r>
          </w:p>
        </w:tc>
        <w:tc>
          <w:tcPr>
            <w:tcW w:w="1117" w:type="dxa"/>
            <w:tcBorders/>
            <w:shd w:fill="FFFFFF" w:val="clear"/>
          </w:tcPr>
          <w:p>
            <w:pPr>
              <w:pStyle w:val="TableContents"/>
              <w:bidi w:val="0"/>
              <w:spacing w:lineRule="auto" w:line="360" w:before="0" w:after="0"/>
              <w:contextualSpacing/>
              <w:jc w:val="center"/>
              <w:rPr>
                <w:rFonts w:ascii="Liberation Serif" w:hAnsi="Liberation Serif"/>
                <w:sz w:val="20"/>
                <w:szCs w:val="20"/>
              </w:rPr>
            </w:pPr>
            <w:r>
              <w:rPr>
                <w:rFonts w:ascii="Liberation Serif" w:hAnsi="Liberation Serif"/>
                <w:sz w:val="20"/>
                <w:szCs w:val="20"/>
              </w:rPr>
              <w:t>0.13</w:t>
            </w:r>
          </w:p>
        </w:tc>
        <w:tc>
          <w:tcPr>
            <w:tcW w:w="727" w:type="dxa"/>
            <w:tcBorders/>
            <w:shd w:fill="FFFFFF" w:val="clear"/>
          </w:tcPr>
          <w:p>
            <w:pPr>
              <w:pStyle w:val="TableContents"/>
              <w:bidi w:val="0"/>
              <w:spacing w:lineRule="auto" w:line="360" w:before="0" w:after="0"/>
              <w:contextualSpacing/>
              <w:jc w:val="center"/>
              <w:rPr>
                <w:rFonts w:ascii="Liberation Serif" w:hAnsi="Liberation Serif"/>
                <w:sz w:val="20"/>
                <w:szCs w:val="20"/>
              </w:rPr>
            </w:pPr>
            <w:r>
              <w:rPr>
                <w:rFonts w:ascii="Liberation Serif" w:hAnsi="Liberation Serif"/>
                <w:sz w:val="20"/>
                <w:szCs w:val="20"/>
              </w:rPr>
              <w:t>0.06</w:t>
            </w:r>
          </w:p>
        </w:tc>
        <w:tc>
          <w:tcPr>
            <w:tcW w:w="1166" w:type="dxa"/>
            <w:tcBorders/>
            <w:shd w:fill="FFFFFF" w:val="clear"/>
          </w:tcPr>
          <w:p>
            <w:pPr>
              <w:pStyle w:val="TableContents"/>
              <w:bidi w:val="0"/>
              <w:spacing w:lineRule="auto" w:line="360" w:before="0" w:after="0"/>
              <w:contextualSpacing/>
              <w:jc w:val="center"/>
              <w:rPr>
                <w:rFonts w:ascii="Liberation Serif" w:hAnsi="Liberation Serif"/>
                <w:sz w:val="20"/>
                <w:szCs w:val="20"/>
              </w:rPr>
            </w:pPr>
            <w:r>
              <w:rPr>
                <w:rFonts w:ascii="Liberation Serif" w:hAnsi="Liberation Serif"/>
                <w:sz w:val="20"/>
                <w:szCs w:val="20"/>
              </w:rPr>
              <w:t>very small</w:t>
            </w:r>
          </w:p>
        </w:tc>
        <w:tc>
          <w:tcPr>
            <w:tcW w:w="1084" w:type="dxa"/>
            <w:tcBorders/>
            <w:shd w:fill="FFFFFF" w:val="clear"/>
          </w:tcPr>
          <w:p>
            <w:pPr>
              <w:pStyle w:val="TableContents"/>
              <w:bidi w:val="0"/>
              <w:spacing w:lineRule="auto" w:line="360" w:before="0" w:after="0"/>
              <w:contextualSpacing/>
              <w:jc w:val="center"/>
              <w:rPr>
                <w:rFonts w:ascii="Liberation Serif" w:hAnsi="Liberation Serif"/>
                <w:sz w:val="20"/>
                <w:szCs w:val="20"/>
              </w:rPr>
            </w:pPr>
            <w:r>
              <w:rPr>
                <w:rFonts w:ascii="Liberation Serif" w:hAnsi="Liberation Serif"/>
                <w:sz w:val="20"/>
                <w:szCs w:val="20"/>
              </w:rPr>
              <w:t>0.22</w:t>
            </w:r>
          </w:p>
        </w:tc>
        <w:tc>
          <w:tcPr>
            <w:tcW w:w="808" w:type="dxa"/>
            <w:tcBorders/>
            <w:shd w:fill="FFFFFF" w:val="clear"/>
          </w:tcPr>
          <w:p>
            <w:pPr>
              <w:pStyle w:val="TableContents"/>
              <w:bidi w:val="0"/>
              <w:spacing w:lineRule="auto" w:line="360" w:before="0" w:after="0"/>
              <w:contextualSpacing/>
              <w:jc w:val="center"/>
              <w:rPr>
                <w:rFonts w:ascii="Liberation Serif" w:hAnsi="Liberation Serif"/>
                <w:sz w:val="20"/>
                <w:szCs w:val="20"/>
              </w:rPr>
            </w:pPr>
            <w:r>
              <w:rPr>
                <w:rFonts w:ascii="Liberation Serif" w:hAnsi="Liberation Serif"/>
                <w:sz w:val="20"/>
                <w:szCs w:val="20"/>
              </w:rPr>
              <w:t>&lt;0.01</w:t>
            </w:r>
          </w:p>
        </w:tc>
        <w:tc>
          <w:tcPr>
            <w:tcW w:w="1165" w:type="dxa"/>
            <w:tcBorders/>
            <w:shd w:fill="FFFFFF" w:val="clear"/>
          </w:tcPr>
          <w:p>
            <w:pPr>
              <w:pStyle w:val="TableContents"/>
              <w:bidi w:val="0"/>
              <w:spacing w:lineRule="auto" w:line="360" w:before="0" w:after="0"/>
              <w:contextualSpacing/>
              <w:jc w:val="center"/>
              <w:rPr>
                <w:rFonts w:ascii="Liberation Serif" w:hAnsi="Liberation Serif"/>
                <w:sz w:val="20"/>
                <w:szCs w:val="20"/>
              </w:rPr>
            </w:pPr>
            <w:r>
              <w:rPr>
                <w:rFonts w:ascii="Liberation Serif" w:hAnsi="Liberation Serif"/>
                <w:sz w:val="20"/>
                <w:szCs w:val="20"/>
              </w:rPr>
              <w:t>small</w:t>
            </w:r>
          </w:p>
        </w:tc>
      </w:tr>
      <w:tr>
        <w:trPr>
          <w:trHeight w:val="468" w:hRule="atLeast"/>
        </w:trPr>
        <w:tc>
          <w:tcPr>
            <w:tcW w:w="2789" w:type="dxa"/>
            <w:tcBorders/>
            <w:shd w:fill="FFFFFF" w:val="clear"/>
          </w:tcPr>
          <w:p>
            <w:pPr>
              <w:pStyle w:val="TableContents"/>
              <w:bidi w:val="0"/>
              <w:spacing w:lineRule="auto" w:line="360" w:before="0" w:after="0"/>
              <w:contextualSpacing/>
              <w:rPr>
                <w:rFonts w:ascii="Liberation Serif" w:hAnsi="Liberation Serif"/>
              </w:rPr>
            </w:pPr>
            <w:r>
              <w:rPr>
                <w:rFonts w:ascii="Liberation Serif" w:hAnsi="Liberation Serif"/>
                <w:sz w:val="20"/>
                <w:szCs w:val="20"/>
              </w:rPr>
              <w:t>Large herbivores (45</w:t>
            </w:r>
            <w:r>
              <w:rPr>
                <w:rFonts w:ascii="Liberation Serif" w:hAnsi="Liberation Serif"/>
              </w:rPr>
              <w:t>–</w:t>
            </w:r>
            <w:r>
              <w:rPr>
                <w:rFonts w:ascii="Liberation Serif" w:hAnsi="Liberation Serif"/>
                <w:sz w:val="20"/>
                <w:szCs w:val="20"/>
              </w:rPr>
              <w:t>999 kg)</w:t>
            </w:r>
          </w:p>
        </w:tc>
        <w:tc>
          <w:tcPr>
            <w:tcW w:w="1120" w:type="dxa"/>
            <w:tcBorders/>
            <w:shd w:fill="FFFFFF" w:val="clear"/>
          </w:tcPr>
          <w:p>
            <w:pPr>
              <w:pStyle w:val="TableContents"/>
              <w:bidi w:val="0"/>
              <w:spacing w:lineRule="auto" w:line="360" w:before="0" w:after="0"/>
              <w:contextualSpacing/>
              <w:jc w:val="center"/>
              <w:rPr>
                <w:rFonts w:ascii="Liberation Serif" w:hAnsi="Liberation Serif"/>
                <w:sz w:val="20"/>
                <w:szCs w:val="20"/>
              </w:rPr>
            </w:pPr>
            <w:r>
              <w:rPr>
                <w:rFonts w:ascii="Liberation Serif" w:hAnsi="Liberation Serif"/>
                <w:sz w:val="20"/>
                <w:szCs w:val="20"/>
              </w:rPr>
              <w:t>0.82</w:t>
            </w:r>
          </w:p>
        </w:tc>
        <w:tc>
          <w:tcPr>
            <w:tcW w:w="685" w:type="dxa"/>
            <w:tcBorders/>
            <w:shd w:fill="FFFFFF" w:val="clear"/>
          </w:tcPr>
          <w:p>
            <w:pPr>
              <w:pStyle w:val="TableContents"/>
              <w:bidi w:val="0"/>
              <w:spacing w:lineRule="auto" w:line="360" w:before="0" w:after="0"/>
              <w:contextualSpacing/>
              <w:jc w:val="center"/>
              <w:rPr>
                <w:rFonts w:ascii="Liberation Serif" w:hAnsi="Liberation Serif"/>
                <w:sz w:val="20"/>
                <w:szCs w:val="20"/>
              </w:rPr>
            </w:pPr>
            <w:r>
              <w:rPr>
                <w:rFonts w:ascii="Liberation Serif" w:hAnsi="Liberation Serif"/>
                <w:sz w:val="20"/>
                <w:szCs w:val="20"/>
              </w:rPr>
              <w:t>&lt;0.01</w:t>
            </w:r>
          </w:p>
        </w:tc>
        <w:tc>
          <w:tcPr>
            <w:tcW w:w="1304" w:type="dxa"/>
            <w:tcBorders/>
            <w:shd w:fill="FFFFFF" w:val="clear"/>
          </w:tcPr>
          <w:p>
            <w:pPr>
              <w:pStyle w:val="TableContents"/>
              <w:bidi w:val="0"/>
              <w:spacing w:lineRule="auto" w:line="360" w:before="0" w:after="0"/>
              <w:contextualSpacing/>
              <w:jc w:val="center"/>
              <w:rPr>
                <w:rFonts w:ascii="Liberation Serif" w:hAnsi="Liberation Serif"/>
                <w:sz w:val="20"/>
                <w:szCs w:val="20"/>
              </w:rPr>
            </w:pPr>
            <w:r>
              <w:rPr>
                <w:rFonts w:ascii="Liberation Serif" w:hAnsi="Liberation Serif"/>
                <w:sz w:val="20"/>
                <w:szCs w:val="20"/>
              </w:rPr>
              <w:t>large</w:t>
            </w:r>
          </w:p>
        </w:tc>
        <w:tc>
          <w:tcPr>
            <w:tcW w:w="1117" w:type="dxa"/>
            <w:tcBorders/>
            <w:shd w:fill="FFFFFF" w:val="clear"/>
          </w:tcPr>
          <w:p>
            <w:pPr>
              <w:pStyle w:val="TableContents"/>
              <w:bidi w:val="0"/>
              <w:spacing w:lineRule="auto" w:line="360" w:before="0" w:after="0"/>
              <w:contextualSpacing/>
              <w:jc w:val="center"/>
              <w:rPr>
                <w:rFonts w:ascii="Liberation Serif" w:hAnsi="Liberation Serif"/>
                <w:sz w:val="20"/>
                <w:szCs w:val="20"/>
              </w:rPr>
            </w:pPr>
            <w:r>
              <w:rPr>
                <w:rFonts w:ascii="Liberation Serif" w:hAnsi="Liberation Serif"/>
                <w:sz w:val="20"/>
                <w:szCs w:val="20"/>
              </w:rPr>
              <w:t>0.33</w:t>
            </w:r>
          </w:p>
        </w:tc>
        <w:tc>
          <w:tcPr>
            <w:tcW w:w="727" w:type="dxa"/>
            <w:tcBorders/>
            <w:shd w:fill="FFFFFF" w:val="clear"/>
          </w:tcPr>
          <w:p>
            <w:pPr>
              <w:pStyle w:val="TableContents"/>
              <w:bidi w:val="0"/>
              <w:spacing w:lineRule="auto" w:line="360" w:before="0" w:after="0"/>
              <w:contextualSpacing/>
              <w:jc w:val="center"/>
              <w:rPr>
                <w:rFonts w:ascii="Liberation Serif" w:hAnsi="Liberation Serif"/>
                <w:sz w:val="20"/>
                <w:szCs w:val="20"/>
              </w:rPr>
            </w:pPr>
            <w:r>
              <w:rPr>
                <w:rFonts w:ascii="Liberation Serif" w:hAnsi="Liberation Serif"/>
                <w:sz w:val="20"/>
                <w:szCs w:val="20"/>
              </w:rPr>
              <w:t>&lt;0.01</w:t>
            </w:r>
          </w:p>
        </w:tc>
        <w:tc>
          <w:tcPr>
            <w:tcW w:w="1166" w:type="dxa"/>
            <w:tcBorders/>
            <w:shd w:fill="FFFFFF" w:val="clear"/>
          </w:tcPr>
          <w:p>
            <w:pPr>
              <w:pStyle w:val="TableContents"/>
              <w:bidi w:val="0"/>
              <w:spacing w:lineRule="auto" w:line="360" w:before="0" w:after="0"/>
              <w:contextualSpacing/>
              <w:jc w:val="center"/>
              <w:rPr>
                <w:rFonts w:ascii="Liberation Serif" w:hAnsi="Liberation Serif"/>
                <w:sz w:val="20"/>
                <w:szCs w:val="20"/>
              </w:rPr>
            </w:pPr>
            <w:r>
              <w:rPr>
                <w:rFonts w:ascii="Liberation Serif" w:hAnsi="Liberation Serif"/>
                <w:sz w:val="20"/>
                <w:szCs w:val="20"/>
              </w:rPr>
              <w:t>small</w:t>
            </w:r>
          </w:p>
        </w:tc>
        <w:tc>
          <w:tcPr>
            <w:tcW w:w="1084" w:type="dxa"/>
            <w:tcBorders/>
            <w:shd w:fill="FFFFFF" w:val="clear"/>
          </w:tcPr>
          <w:p>
            <w:pPr>
              <w:pStyle w:val="TableContents"/>
              <w:bidi w:val="0"/>
              <w:spacing w:lineRule="auto" w:line="360" w:before="0" w:after="0"/>
              <w:contextualSpacing/>
              <w:jc w:val="center"/>
              <w:rPr>
                <w:rFonts w:ascii="Liberation Serif" w:hAnsi="Liberation Serif"/>
                <w:sz w:val="20"/>
                <w:szCs w:val="20"/>
              </w:rPr>
            </w:pPr>
            <w:r>
              <w:rPr>
                <w:rFonts w:ascii="Liberation Serif" w:hAnsi="Liberation Serif"/>
                <w:sz w:val="20"/>
                <w:szCs w:val="20"/>
              </w:rPr>
              <w:t>0.49</w:t>
            </w:r>
          </w:p>
        </w:tc>
        <w:tc>
          <w:tcPr>
            <w:tcW w:w="808" w:type="dxa"/>
            <w:tcBorders/>
            <w:shd w:fill="FFFFFF" w:val="clear"/>
          </w:tcPr>
          <w:p>
            <w:pPr>
              <w:pStyle w:val="TableContents"/>
              <w:bidi w:val="0"/>
              <w:spacing w:lineRule="auto" w:line="360" w:before="0" w:after="0"/>
              <w:contextualSpacing/>
              <w:jc w:val="center"/>
              <w:rPr>
                <w:rFonts w:ascii="Liberation Serif" w:hAnsi="Liberation Serif"/>
                <w:sz w:val="20"/>
                <w:szCs w:val="20"/>
              </w:rPr>
            </w:pPr>
            <w:r>
              <w:rPr>
                <w:rFonts w:ascii="Liberation Serif" w:hAnsi="Liberation Serif"/>
                <w:sz w:val="20"/>
                <w:szCs w:val="20"/>
              </w:rPr>
              <w:t>&lt;0.01</w:t>
            </w:r>
          </w:p>
        </w:tc>
        <w:tc>
          <w:tcPr>
            <w:tcW w:w="1165" w:type="dxa"/>
            <w:tcBorders/>
            <w:shd w:fill="FFFFFF" w:val="clear"/>
          </w:tcPr>
          <w:p>
            <w:pPr>
              <w:pStyle w:val="TableContents"/>
              <w:bidi w:val="0"/>
              <w:spacing w:lineRule="auto" w:line="360" w:before="0" w:after="0"/>
              <w:contextualSpacing/>
              <w:jc w:val="center"/>
              <w:rPr>
                <w:rFonts w:ascii="Liberation Serif" w:hAnsi="Liberation Serif"/>
                <w:sz w:val="20"/>
                <w:szCs w:val="20"/>
              </w:rPr>
            </w:pPr>
            <w:r>
              <w:rPr>
                <w:rFonts w:ascii="Liberation Serif" w:hAnsi="Liberation Serif"/>
                <w:sz w:val="20"/>
                <w:szCs w:val="20"/>
              </w:rPr>
              <w:t>small</w:t>
            </w:r>
          </w:p>
        </w:tc>
      </w:tr>
      <w:tr>
        <w:trPr>
          <w:trHeight w:val="468" w:hRule="atLeast"/>
        </w:trPr>
        <w:tc>
          <w:tcPr>
            <w:tcW w:w="2789" w:type="dxa"/>
            <w:tcBorders/>
            <w:shd w:fill="FFFFFF" w:val="clear"/>
          </w:tcPr>
          <w:p>
            <w:pPr>
              <w:pStyle w:val="TableContents"/>
              <w:bidi w:val="0"/>
              <w:spacing w:lineRule="auto" w:line="360" w:before="0" w:after="0"/>
              <w:contextualSpacing/>
              <w:rPr>
                <w:rFonts w:ascii="Liberation Serif" w:hAnsi="Liberation Serif"/>
                <w:sz w:val="20"/>
                <w:szCs w:val="20"/>
              </w:rPr>
            </w:pPr>
            <w:r>
              <w:rPr>
                <w:rFonts w:ascii="Liberation Serif" w:hAnsi="Liberation Serif"/>
                <w:sz w:val="20"/>
                <w:szCs w:val="20"/>
              </w:rPr>
              <w:t>Small carnivores (&lt; 21.5 kg)</w:t>
            </w:r>
          </w:p>
        </w:tc>
        <w:tc>
          <w:tcPr>
            <w:tcW w:w="1120" w:type="dxa"/>
            <w:tcBorders/>
            <w:shd w:fill="FFFFFF" w:val="clear"/>
          </w:tcPr>
          <w:p>
            <w:pPr>
              <w:pStyle w:val="TableContents"/>
              <w:bidi w:val="0"/>
              <w:spacing w:lineRule="auto" w:line="360" w:before="0" w:after="0"/>
              <w:contextualSpacing/>
              <w:jc w:val="center"/>
              <w:rPr>
                <w:rFonts w:ascii="Liberation Serif" w:hAnsi="Liberation Serif"/>
                <w:sz w:val="20"/>
                <w:szCs w:val="20"/>
              </w:rPr>
            </w:pPr>
            <w:r>
              <w:rPr>
                <w:rFonts w:ascii="Liberation Serif" w:hAnsi="Liberation Serif"/>
                <w:sz w:val="20"/>
                <w:szCs w:val="20"/>
              </w:rPr>
              <w:t>0.06</w:t>
            </w:r>
          </w:p>
        </w:tc>
        <w:tc>
          <w:tcPr>
            <w:tcW w:w="685" w:type="dxa"/>
            <w:tcBorders/>
            <w:shd w:fill="FFFFFF" w:val="clear"/>
          </w:tcPr>
          <w:p>
            <w:pPr>
              <w:pStyle w:val="TableContents"/>
              <w:bidi w:val="0"/>
              <w:spacing w:lineRule="auto" w:line="360" w:before="0" w:after="0"/>
              <w:contextualSpacing/>
              <w:jc w:val="center"/>
              <w:rPr>
                <w:rFonts w:ascii="Liberation Serif" w:hAnsi="Liberation Serif"/>
                <w:sz w:val="20"/>
                <w:szCs w:val="20"/>
              </w:rPr>
            </w:pPr>
            <w:r>
              <w:rPr>
                <w:rFonts w:ascii="Liberation Serif" w:hAnsi="Liberation Serif"/>
                <w:sz w:val="20"/>
                <w:szCs w:val="20"/>
              </w:rPr>
              <w:t>0.01</w:t>
            </w:r>
          </w:p>
        </w:tc>
        <w:tc>
          <w:tcPr>
            <w:tcW w:w="1304" w:type="dxa"/>
            <w:tcBorders/>
            <w:shd w:fill="FFFFFF" w:val="clear"/>
          </w:tcPr>
          <w:p>
            <w:pPr>
              <w:pStyle w:val="TableContents"/>
              <w:bidi w:val="0"/>
              <w:spacing w:lineRule="auto" w:line="360" w:before="0" w:after="0"/>
              <w:contextualSpacing/>
              <w:jc w:val="center"/>
              <w:rPr>
                <w:rFonts w:ascii="Liberation Serif" w:hAnsi="Liberation Serif"/>
                <w:sz w:val="20"/>
                <w:szCs w:val="20"/>
              </w:rPr>
            </w:pPr>
            <w:r>
              <w:rPr>
                <w:rFonts w:ascii="Liberation Serif" w:hAnsi="Liberation Serif"/>
                <w:sz w:val="20"/>
                <w:szCs w:val="20"/>
              </w:rPr>
              <w:t>very small</w:t>
            </w:r>
          </w:p>
        </w:tc>
        <w:tc>
          <w:tcPr>
            <w:tcW w:w="1117" w:type="dxa"/>
            <w:tcBorders/>
            <w:shd w:fill="FFFFFF" w:val="clear"/>
          </w:tcPr>
          <w:p>
            <w:pPr>
              <w:pStyle w:val="TableContents"/>
              <w:bidi w:val="0"/>
              <w:spacing w:lineRule="auto" w:line="360" w:before="0" w:after="0"/>
              <w:contextualSpacing/>
              <w:jc w:val="center"/>
              <w:rPr>
                <w:rFonts w:ascii="Liberation Serif" w:hAnsi="Liberation Serif"/>
                <w:sz w:val="20"/>
                <w:szCs w:val="20"/>
              </w:rPr>
            </w:pPr>
            <w:r>
              <w:rPr>
                <w:rFonts w:ascii="Liberation Serif" w:hAnsi="Liberation Serif"/>
                <w:sz w:val="20"/>
                <w:szCs w:val="20"/>
              </w:rPr>
              <w:t>0.04</w:t>
            </w:r>
          </w:p>
        </w:tc>
        <w:tc>
          <w:tcPr>
            <w:tcW w:w="727" w:type="dxa"/>
            <w:tcBorders/>
            <w:shd w:fill="FFFFFF" w:val="clear"/>
          </w:tcPr>
          <w:p>
            <w:pPr>
              <w:pStyle w:val="TableContents"/>
              <w:bidi w:val="0"/>
              <w:spacing w:lineRule="auto" w:line="360" w:before="0" w:after="0"/>
              <w:contextualSpacing/>
              <w:jc w:val="center"/>
              <w:rPr>
                <w:rFonts w:ascii="Liberation Serif" w:hAnsi="Liberation Serif"/>
                <w:sz w:val="20"/>
                <w:szCs w:val="20"/>
              </w:rPr>
            </w:pPr>
            <w:r>
              <w:rPr>
                <w:rFonts w:ascii="Liberation Serif" w:hAnsi="Liberation Serif"/>
                <w:sz w:val="20"/>
                <w:szCs w:val="20"/>
              </w:rPr>
              <w:t>0.19</w:t>
            </w:r>
          </w:p>
        </w:tc>
        <w:tc>
          <w:tcPr>
            <w:tcW w:w="1166" w:type="dxa"/>
            <w:tcBorders/>
            <w:shd w:fill="FFFFFF" w:val="clear"/>
          </w:tcPr>
          <w:p>
            <w:pPr>
              <w:pStyle w:val="TableContents"/>
              <w:bidi w:val="0"/>
              <w:spacing w:lineRule="auto" w:line="360" w:before="0" w:after="0"/>
              <w:contextualSpacing/>
              <w:jc w:val="center"/>
              <w:rPr>
                <w:rFonts w:ascii="Liberation Serif" w:hAnsi="Liberation Serif"/>
                <w:sz w:val="20"/>
                <w:szCs w:val="20"/>
              </w:rPr>
            </w:pPr>
            <w:r>
              <w:rPr>
                <w:rFonts w:ascii="Liberation Serif" w:hAnsi="Liberation Serif"/>
                <w:sz w:val="20"/>
                <w:szCs w:val="20"/>
              </w:rPr>
              <w:t>very small</w:t>
            </w:r>
          </w:p>
        </w:tc>
        <w:tc>
          <w:tcPr>
            <w:tcW w:w="1084" w:type="dxa"/>
            <w:tcBorders/>
            <w:shd w:fill="FFFFFF" w:val="clear"/>
          </w:tcPr>
          <w:p>
            <w:pPr>
              <w:pStyle w:val="TableContents"/>
              <w:bidi w:val="0"/>
              <w:spacing w:lineRule="auto" w:line="360" w:before="0" w:after="0"/>
              <w:contextualSpacing/>
              <w:jc w:val="center"/>
              <w:rPr>
                <w:rFonts w:ascii="Liberation Serif" w:hAnsi="Liberation Serif"/>
                <w:sz w:val="20"/>
                <w:szCs w:val="20"/>
              </w:rPr>
            </w:pPr>
            <w:r>
              <w:rPr>
                <w:rFonts w:ascii="Liberation Serif" w:hAnsi="Liberation Serif"/>
                <w:sz w:val="20"/>
                <w:szCs w:val="20"/>
              </w:rPr>
              <w:t>0.02</w:t>
            </w:r>
          </w:p>
        </w:tc>
        <w:tc>
          <w:tcPr>
            <w:tcW w:w="808" w:type="dxa"/>
            <w:tcBorders/>
            <w:shd w:fill="FFFFFF" w:val="clear"/>
          </w:tcPr>
          <w:p>
            <w:pPr>
              <w:pStyle w:val="TableContents"/>
              <w:bidi w:val="0"/>
              <w:spacing w:lineRule="auto" w:line="360" w:before="0" w:after="0"/>
              <w:contextualSpacing/>
              <w:jc w:val="center"/>
              <w:rPr>
                <w:rFonts w:ascii="Liberation Serif" w:hAnsi="Liberation Serif"/>
                <w:sz w:val="20"/>
                <w:szCs w:val="20"/>
              </w:rPr>
            </w:pPr>
            <w:r>
              <w:rPr>
                <w:rFonts w:ascii="Liberation Serif" w:hAnsi="Liberation Serif"/>
                <w:sz w:val="20"/>
                <w:szCs w:val="20"/>
              </w:rPr>
              <w:t>0.79</w:t>
            </w:r>
          </w:p>
        </w:tc>
        <w:tc>
          <w:tcPr>
            <w:tcW w:w="1165" w:type="dxa"/>
            <w:tcBorders/>
            <w:shd w:fill="FFFFFF" w:val="clear"/>
          </w:tcPr>
          <w:p>
            <w:pPr>
              <w:pStyle w:val="TableContents"/>
              <w:bidi w:val="0"/>
              <w:spacing w:lineRule="auto" w:line="360" w:before="0" w:after="0"/>
              <w:contextualSpacing/>
              <w:jc w:val="center"/>
              <w:rPr>
                <w:rFonts w:ascii="Liberation Serif" w:hAnsi="Liberation Serif"/>
                <w:sz w:val="20"/>
                <w:szCs w:val="20"/>
              </w:rPr>
            </w:pPr>
            <w:r>
              <w:rPr>
                <w:rFonts w:ascii="Liberation Serif" w:hAnsi="Liberation Serif"/>
                <w:sz w:val="20"/>
                <w:szCs w:val="20"/>
              </w:rPr>
              <w:t>very small</w:t>
            </w:r>
          </w:p>
        </w:tc>
      </w:tr>
      <w:tr>
        <w:trPr>
          <w:trHeight w:val="468" w:hRule="atLeast"/>
        </w:trPr>
        <w:tc>
          <w:tcPr>
            <w:tcW w:w="2789" w:type="dxa"/>
            <w:tcBorders/>
            <w:shd w:fill="FFFFFF" w:val="clear"/>
          </w:tcPr>
          <w:p>
            <w:pPr>
              <w:pStyle w:val="TableContents"/>
              <w:bidi w:val="0"/>
              <w:spacing w:lineRule="auto" w:line="360" w:before="0" w:after="0"/>
              <w:contextualSpacing/>
              <w:rPr>
                <w:rFonts w:ascii="Liberation Serif" w:hAnsi="Liberation Serif"/>
                <w:sz w:val="20"/>
                <w:szCs w:val="20"/>
              </w:rPr>
            </w:pPr>
            <w:r>
              <w:rPr>
                <w:rFonts w:ascii="Liberation Serif" w:hAnsi="Liberation Serif"/>
                <w:sz w:val="20"/>
                <w:szCs w:val="20"/>
              </w:rPr>
              <w:t>Small herbivores (&lt; 45 kg)</w:t>
            </w:r>
          </w:p>
        </w:tc>
        <w:tc>
          <w:tcPr>
            <w:tcW w:w="1120" w:type="dxa"/>
            <w:tcBorders/>
            <w:shd w:fill="FFFFFF" w:val="clear"/>
          </w:tcPr>
          <w:p>
            <w:pPr>
              <w:pStyle w:val="TableContents"/>
              <w:bidi w:val="0"/>
              <w:spacing w:lineRule="auto" w:line="360" w:before="0" w:after="0"/>
              <w:contextualSpacing/>
              <w:jc w:val="center"/>
              <w:rPr>
                <w:rFonts w:ascii="Liberation Serif" w:hAnsi="Liberation Serif"/>
                <w:sz w:val="20"/>
                <w:szCs w:val="20"/>
              </w:rPr>
            </w:pPr>
            <w:r>
              <w:rPr>
                <w:rFonts w:ascii="Liberation Serif" w:hAnsi="Liberation Serif"/>
                <w:sz w:val="20"/>
                <w:szCs w:val="20"/>
              </w:rPr>
              <w:t>0.03</w:t>
            </w:r>
          </w:p>
        </w:tc>
        <w:tc>
          <w:tcPr>
            <w:tcW w:w="685" w:type="dxa"/>
            <w:tcBorders/>
            <w:shd w:fill="FFFFFF" w:val="clear"/>
          </w:tcPr>
          <w:p>
            <w:pPr>
              <w:pStyle w:val="TableContents"/>
              <w:bidi w:val="0"/>
              <w:spacing w:lineRule="auto" w:line="360" w:before="0" w:after="0"/>
              <w:contextualSpacing/>
              <w:jc w:val="center"/>
              <w:rPr>
                <w:rFonts w:ascii="Liberation Serif" w:hAnsi="Liberation Serif"/>
                <w:sz w:val="20"/>
                <w:szCs w:val="20"/>
              </w:rPr>
            </w:pPr>
            <w:r>
              <w:rPr>
                <w:rFonts w:ascii="Liberation Serif" w:hAnsi="Liberation Serif"/>
                <w:sz w:val="20"/>
                <w:szCs w:val="20"/>
              </w:rPr>
              <w:t>0.40</w:t>
            </w:r>
          </w:p>
        </w:tc>
        <w:tc>
          <w:tcPr>
            <w:tcW w:w="1304" w:type="dxa"/>
            <w:tcBorders/>
            <w:shd w:fill="FFFFFF" w:val="clear"/>
          </w:tcPr>
          <w:p>
            <w:pPr>
              <w:pStyle w:val="TableContents"/>
              <w:bidi w:val="0"/>
              <w:spacing w:lineRule="auto" w:line="360" w:before="0" w:after="0"/>
              <w:contextualSpacing/>
              <w:jc w:val="center"/>
              <w:rPr>
                <w:rFonts w:ascii="Liberation Serif" w:hAnsi="Liberation Serif"/>
                <w:sz w:val="20"/>
                <w:szCs w:val="20"/>
              </w:rPr>
            </w:pPr>
            <w:r>
              <w:rPr>
                <w:rFonts w:ascii="Liberation Serif" w:hAnsi="Liberation Serif"/>
                <w:sz w:val="20"/>
                <w:szCs w:val="20"/>
              </w:rPr>
              <w:t>very small</w:t>
            </w:r>
          </w:p>
        </w:tc>
        <w:tc>
          <w:tcPr>
            <w:tcW w:w="1117" w:type="dxa"/>
            <w:tcBorders/>
            <w:shd w:fill="FFFFFF" w:val="clear"/>
          </w:tcPr>
          <w:p>
            <w:pPr>
              <w:pStyle w:val="TableContents"/>
              <w:bidi w:val="0"/>
              <w:spacing w:lineRule="auto" w:line="360" w:before="0" w:after="0"/>
              <w:contextualSpacing/>
              <w:jc w:val="center"/>
              <w:rPr>
                <w:rFonts w:ascii="Liberation Serif" w:hAnsi="Liberation Serif"/>
                <w:sz w:val="20"/>
                <w:szCs w:val="20"/>
              </w:rPr>
            </w:pPr>
            <w:r>
              <w:rPr>
                <w:rFonts w:ascii="Liberation Serif" w:hAnsi="Liberation Serif"/>
                <w:sz w:val="20"/>
                <w:szCs w:val="20"/>
              </w:rPr>
              <w:t>0.01</w:t>
            </w:r>
          </w:p>
        </w:tc>
        <w:tc>
          <w:tcPr>
            <w:tcW w:w="727" w:type="dxa"/>
            <w:tcBorders/>
            <w:shd w:fill="FFFFFF" w:val="clear"/>
          </w:tcPr>
          <w:p>
            <w:pPr>
              <w:pStyle w:val="TableContents"/>
              <w:bidi w:val="0"/>
              <w:spacing w:lineRule="auto" w:line="360" w:before="0" w:after="0"/>
              <w:contextualSpacing/>
              <w:jc w:val="center"/>
              <w:rPr>
                <w:rFonts w:ascii="Liberation Serif" w:hAnsi="Liberation Serif"/>
                <w:sz w:val="20"/>
                <w:szCs w:val="20"/>
              </w:rPr>
            </w:pPr>
            <w:r>
              <w:rPr>
                <w:rFonts w:ascii="Liberation Serif" w:hAnsi="Liberation Serif"/>
                <w:sz w:val="20"/>
                <w:szCs w:val="20"/>
              </w:rPr>
              <w:t>1.00</w:t>
            </w:r>
          </w:p>
        </w:tc>
        <w:tc>
          <w:tcPr>
            <w:tcW w:w="1166" w:type="dxa"/>
            <w:tcBorders/>
            <w:shd w:fill="FFFFFF" w:val="clear"/>
          </w:tcPr>
          <w:p>
            <w:pPr>
              <w:pStyle w:val="TableContents"/>
              <w:bidi w:val="0"/>
              <w:spacing w:lineRule="auto" w:line="360" w:before="0" w:after="0"/>
              <w:contextualSpacing/>
              <w:jc w:val="center"/>
              <w:rPr>
                <w:rFonts w:ascii="Liberation Serif" w:hAnsi="Liberation Serif"/>
                <w:sz w:val="20"/>
                <w:szCs w:val="20"/>
              </w:rPr>
            </w:pPr>
            <w:r>
              <w:rPr>
                <w:rFonts w:ascii="Liberation Serif" w:hAnsi="Liberation Serif"/>
                <w:sz w:val="20"/>
                <w:szCs w:val="20"/>
              </w:rPr>
              <w:t>very small</w:t>
            </w:r>
          </w:p>
        </w:tc>
        <w:tc>
          <w:tcPr>
            <w:tcW w:w="1084" w:type="dxa"/>
            <w:tcBorders/>
            <w:shd w:fill="FFFFFF" w:val="clear"/>
          </w:tcPr>
          <w:p>
            <w:pPr>
              <w:pStyle w:val="TableContents"/>
              <w:bidi w:val="0"/>
              <w:spacing w:lineRule="auto" w:line="360" w:before="0" w:after="0"/>
              <w:contextualSpacing/>
              <w:jc w:val="center"/>
              <w:rPr>
                <w:rFonts w:ascii="Liberation Serif" w:hAnsi="Liberation Serif"/>
                <w:sz w:val="20"/>
                <w:szCs w:val="20"/>
              </w:rPr>
            </w:pPr>
            <w:r>
              <w:rPr>
                <w:rFonts w:ascii="Liberation Serif" w:hAnsi="Liberation Serif"/>
                <w:sz w:val="20"/>
                <w:szCs w:val="20"/>
              </w:rPr>
              <w:t>0.02</w:t>
            </w:r>
          </w:p>
        </w:tc>
        <w:tc>
          <w:tcPr>
            <w:tcW w:w="808" w:type="dxa"/>
            <w:tcBorders/>
            <w:shd w:fill="FFFFFF" w:val="clear"/>
          </w:tcPr>
          <w:p>
            <w:pPr>
              <w:pStyle w:val="TableContents"/>
              <w:bidi w:val="0"/>
              <w:spacing w:lineRule="auto" w:line="360" w:before="0" w:after="0"/>
              <w:contextualSpacing/>
              <w:jc w:val="center"/>
              <w:rPr>
                <w:rFonts w:ascii="Liberation Serif" w:hAnsi="Liberation Serif"/>
                <w:sz w:val="20"/>
                <w:szCs w:val="20"/>
              </w:rPr>
            </w:pPr>
            <w:r>
              <w:rPr>
                <w:rFonts w:ascii="Liberation Serif" w:hAnsi="Liberation Serif"/>
                <w:sz w:val="20"/>
                <w:szCs w:val="20"/>
              </w:rPr>
              <w:t>&lt;0.01</w:t>
            </w:r>
          </w:p>
        </w:tc>
        <w:tc>
          <w:tcPr>
            <w:tcW w:w="1165" w:type="dxa"/>
            <w:tcBorders/>
            <w:shd w:fill="FFFFFF" w:val="clear"/>
          </w:tcPr>
          <w:p>
            <w:pPr>
              <w:pStyle w:val="TableContents"/>
              <w:bidi w:val="0"/>
              <w:spacing w:lineRule="auto" w:line="360" w:before="0" w:after="0"/>
              <w:contextualSpacing/>
              <w:jc w:val="center"/>
              <w:rPr>
                <w:rFonts w:ascii="Liberation Serif" w:hAnsi="Liberation Serif"/>
                <w:sz w:val="20"/>
                <w:szCs w:val="20"/>
              </w:rPr>
            </w:pPr>
            <w:r>
              <w:rPr>
                <w:rFonts w:ascii="Liberation Serif" w:hAnsi="Liberation Serif"/>
                <w:sz w:val="20"/>
                <w:szCs w:val="20"/>
              </w:rPr>
              <w:t>very small</w:t>
            </w:r>
          </w:p>
        </w:tc>
      </w:tr>
      <w:tr>
        <w:trPr>
          <w:trHeight w:val="468" w:hRule="atLeast"/>
        </w:trPr>
        <w:tc>
          <w:tcPr>
            <w:tcW w:w="2789" w:type="dxa"/>
            <w:tcBorders/>
            <w:shd w:fill="FFFFFF" w:val="clear"/>
          </w:tcPr>
          <w:p>
            <w:pPr>
              <w:pStyle w:val="TableContents"/>
              <w:bidi w:val="0"/>
              <w:spacing w:lineRule="auto" w:line="360" w:before="0" w:after="0"/>
              <w:contextualSpacing/>
              <w:rPr>
                <w:rFonts w:ascii="Liberation Serif" w:hAnsi="Liberation Serif"/>
                <w:sz w:val="20"/>
                <w:szCs w:val="20"/>
              </w:rPr>
            </w:pPr>
            <w:r>
              <w:rPr>
                <w:rFonts w:ascii="Liberation Serif" w:hAnsi="Liberation Serif"/>
                <w:sz w:val="20"/>
                <w:szCs w:val="20"/>
              </w:rPr>
            </w:r>
          </w:p>
        </w:tc>
        <w:tc>
          <w:tcPr>
            <w:tcW w:w="9176" w:type="dxa"/>
            <w:gridSpan w:val="9"/>
            <w:tcBorders/>
            <w:shd w:fill="FFFFFF" w:val="clear"/>
          </w:tcPr>
          <w:p>
            <w:pPr>
              <w:pStyle w:val="TableContents"/>
              <w:bidi w:val="0"/>
              <w:spacing w:lineRule="auto" w:line="360" w:before="0" w:after="0"/>
              <w:contextualSpacing/>
              <w:jc w:val="center"/>
              <w:rPr>
                <w:rFonts w:ascii="Liberation Serif" w:hAnsi="Liberation Serif"/>
                <w:sz w:val="20"/>
                <w:szCs w:val="20"/>
              </w:rPr>
            </w:pPr>
            <w:r>
              <w:rPr>
                <w:rFonts w:ascii="Liberation Serif" w:hAnsi="Liberation Serif"/>
                <w:b/>
                <w:bCs/>
                <w:sz w:val="20"/>
                <w:szCs w:val="20"/>
              </w:rPr>
              <w:t xml:space="preserve">Random </w:t>
            </w:r>
            <w:r>
              <w:rPr>
                <w:rFonts w:ascii="Liberation Serif" w:hAnsi="Liberation Serif"/>
                <w:b/>
                <w:bCs/>
                <w:sz w:val="20"/>
                <w:szCs w:val="20"/>
              </w:rPr>
              <w:t>areas</w:t>
            </w:r>
          </w:p>
        </w:tc>
      </w:tr>
      <w:tr>
        <w:trPr>
          <w:trHeight w:val="468" w:hRule="atLeast"/>
        </w:trPr>
        <w:tc>
          <w:tcPr>
            <w:tcW w:w="2789" w:type="dxa"/>
            <w:tcBorders/>
            <w:shd w:fill="FFFFFF" w:val="clear"/>
          </w:tcPr>
          <w:p>
            <w:pPr>
              <w:pStyle w:val="TableContents"/>
              <w:bidi w:val="0"/>
              <w:spacing w:lineRule="auto" w:line="360" w:before="0" w:after="0"/>
              <w:contextualSpacing/>
              <w:rPr>
                <w:rFonts w:ascii="Liberation Serif" w:hAnsi="Liberation Serif"/>
                <w:sz w:val="20"/>
                <w:szCs w:val="20"/>
              </w:rPr>
            </w:pPr>
            <w:r>
              <w:rPr>
                <w:rFonts w:ascii="Liberation Serif" w:hAnsi="Liberation Serif"/>
                <w:sz w:val="20"/>
                <w:szCs w:val="20"/>
              </w:rPr>
              <w:t>Megacarnivores (≥ 100 kg)</w:t>
            </w:r>
          </w:p>
        </w:tc>
        <w:tc>
          <w:tcPr>
            <w:tcW w:w="1120" w:type="dxa"/>
            <w:tcBorders/>
            <w:shd w:fill="FFFFFF" w:val="clear"/>
          </w:tcPr>
          <w:p>
            <w:pPr>
              <w:pStyle w:val="TableContents"/>
              <w:bidi w:val="0"/>
              <w:spacing w:lineRule="auto" w:line="360" w:before="0" w:after="0"/>
              <w:contextualSpacing/>
              <w:jc w:val="center"/>
              <w:rPr>
                <w:rFonts w:ascii="Liberation Serif" w:hAnsi="Liberation Serif"/>
                <w:sz w:val="20"/>
                <w:szCs w:val="20"/>
              </w:rPr>
            </w:pPr>
            <w:r>
              <w:rPr>
                <w:rFonts w:ascii="Liberation Serif" w:hAnsi="Liberation Serif"/>
                <w:sz w:val="20"/>
                <w:szCs w:val="20"/>
              </w:rPr>
              <w:t>1.89</w:t>
            </w:r>
          </w:p>
        </w:tc>
        <w:tc>
          <w:tcPr>
            <w:tcW w:w="685" w:type="dxa"/>
            <w:tcBorders/>
            <w:shd w:fill="FFFFFF" w:val="clear"/>
          </w:tcPr>
          <w:p>
            <w:pPr>
              <w:pStyle w:val="TableContents"/>
              <w:bidi w:val="0"/>
              <w:spacing w:lineRule="auto" w:line="360" w:before="0" w:after="0"/>
              <w:contextualSpacing/>
              <w:jc w:val="center"/>
              <w:rPr>
                <w:rFonts w:ascii="Liberation Serif" w:hAnsi="Liberation Serif"/>
                <w:sz w:val="20"/>
                <w:szCs w:val="20"/>
              </w:rPr>
            </w:pPr>
            <w:r>
              <w:rPr>
                <w:rFonts w:ascii="Liberation Serif" w:hAnsi="Liberation Serif"/>
                <w:sz w:val="20"/>
                <w:szCs w:val="20"/>
              </w:rPr>
              <w:t>&lt;0.01</w:t>
            </w:r>
          </w:p>
        </w:tc>
        <w:tc>
          <w:tcPr>
            <w:tcW w:w="1304" w:type="dxa"/>
            <w:tcBorders/>
            <w:shd w:fill="FFFFFF" w:val="clear"/>
          </w:tcPr>
          <w:p>
            <w:pPr>
              <w:pStyle w:val="TableContents"/>
              <w:bidi w:val="0"/>
              <w:spacing w:lineRule="auto" w:line="360" w:before="0" w:after="0"/>
              <w:contextualSpacing/>
              <w:jc w:val="center"/>
              <w:rPr>
                <w:rFonts w:ascii="Liberation Serif" w:hAnsi="Liberation Serif"/>
                <w:sz w:val="20"/>
                <w:szCs w:val="20"/>
              </w:rPr>
            </w:pPr>
            <w:r>
              <w:rPr>
                <w:rFonts w:ascii="Liberation Serif" w:hAnsi="Liberation Serif"/>
                <w:sz w:val="20"/>
                <w:szCs w:val="20"/>
              </w:rPr>
              <w:t xml:space="preserve">very large </w:t>
            </w:r>
          </w:p>
        </w:tc>
        <w:tc>
          <w:tcPr>
            <w:tcW w:w="1117" w:type="dxa"/>
            <w:tcBorders/>
            <w:shd w:fill="FFFFFF" w:val="clear"/>
          </w:tcPr>
          <w:p>
            <w:pPr>
              <w:pStyle w:val="TableContents"/>
              <w:bidi w:val="0"/>
              <w:spacing w:lineRule="auto" w:line="360" w:before="0" w:after="0"/>
              <w:contextualSpacing/>
              <w:jc w:val="center"/>
              <w:rPr>
                <w:rFonts w:ascii="Liberation Serif" w:hAnsi="Liberation Serif"/>
                <w:sz w:val="20"/>
                <w:szCs w:val="20"/>
              </w:rPr>
            </w:pPr>
            <w:r>
              <w:rPr>
                <w:rFonts w:ascii="Liberation Serif" w:hAnsi="Liberation Serif"/>
                <w:sz w:val="20"/>
                <w:szCs w:val="20"/>
              </w:rPr>
              <w:t>1.21</w:t>
            </w:r>
          </w:p>
        </w:tc>
        <w:tc>
          <w:tcPr>
            <w:tcW w:w="727" w:type="dxa"/>
            <w:tcBorders/>
            <w:shd w:fill="FFFFFF" w:val="clear"/>
          </w:tcPr>
          <w:p>
            <w:pPr>
              <w:pStyle w:val="TableContents"/>
              <w:bidi w:val="0"/>
              <w:spacing w:lineRule="auto" w:line="360" w:before="0" w:after="0"/>
              <w:contextualSpacing/>
              <w:jc w:val="center"/>
              <w:rPr>
                <w:rFonts w:ascii="Liberation Serif" w:hAnsi="Liberation Serif"/>
                <w:sz w:val="20"/>
                <w:szCs w:val="20"/>
              </w:rPr>
            </w:pPr>
            <w:r>
              <w:rPr>
                <w:rFonts w:ascii="Liberation Serif" w:hAnsi="Liberation Serif"/>
                <w:sz w:val="20"/>
                <w:szCs w:val="20"/>
              </w:rPr>
              <w:t>&lt;0.01</w:t>
            </w:r>
          </w:p>
        </w:tc>
        <w:tc>
          <w:tcPr>
            <w:tcW w:w="1166" w:type="dxa"/>
            <w:tcBorders/>
            <w:shd w:fill="FFFFFF" w:val="clear"/>
          </w:tcPr>
          <w:p>
            <w:pPr>
              <w:pStyle w:val="TableContents"/>
              <w:bidi w:val="0"/>
              <w:spacing w:lineRule="auto" w:line="360" w:before="0" w:after="0"/>
              <w:contextualSpacing/>
              <w:jc w:val="center"/>
              <w:rPr>
                <w:rFonts w:ascii="Liberation Serif" w:hAnsi="Liberation Serif"/>
                <w:sz w:val="20"/>
                <w:szCs w:val="20"/>
              </w:rPr>
            </w:pPr>
            <w:r>
              <w:rPr>
                <w:rFonts w:ascii="Liberation Serif" w:hAnsi="Liberation Serif"/>
                <w:sz w:val="20"/>
                <w:szCs w:val="20"/>
              </w:rPr>
              <w:t xml:space="preserve">very large </w:t>
            </w:r>
          </w:p>
        </w:tc>
        <w:tc>
          <w:tcPr>
            <w:tcW w:w="1084" w:type="dxa"/>
            <w:tcBorders/>
            <w:shd w:fill="FFFFFF" w:val="clear"/>
          </w:tcPr>
          <w:p>
            <w:pPr>
              <w:pStyle w:val="TableContents"/>
              <w:bidi w:val="0"/>
              <w:spacing w:lineRule="auto" w:line="360" w:before="0" w:after="0"/>
              <w:contextualSpacing/>
              <w:jc w:val="center"/>
              <w:rPr>
                <w:rFonts w:ascii="Liberation Serif" w:hAnsi="Liberation Serif"/>
                <w:sz w:val="20"/>
                <w:szCs w:val="20"/>
              </w:rPr>
            </w:pPr>
            <w:r>
              <w:rPr>
                <w:rFonts w:ascii="Liberation Serif" w:hAnsi="Liberation Serif"/>
                <w:sz w:val="20"/>
                <w:szCs w:val="20"/>
              </w:rPr>
              <w:t>0.67</w:t>
            </w:r>
          </w:p>
        </w:tc>
        <w:tc>
          <w:tcPr>
            <w:tcW w:w="808" w:type="dxa"/>
            <w:tcBorders/>
            <w:shd w:fill="FFFFFF" w:val="clear"/>
          </w:tcPr>
          <w:p>
            <w:pPr>
              <w:pStyle w:val="TableContents"/>
              <w:bidi w:val="0"/>
              <w:spacing w:lineRule="auto" w:line="360" w:before="0" w:after="0"/>
              <w:contextualSpacing/>
              <w:jc w:val="center"/>
              <w:rPr>
                <w:rFonts w:ascii="Liberation Serif" w:hAnsi="Liberation Serif"/>
                <w:sz w:val="20"/>
                <w:szCs w:val="20"/>
              </w:rPr>
            </w:pPr>
            <w:r>
              <w:rPr>
                <w:rFonts w:ascii="Liberation Serif" w:hAnsi="Liberation Serif"/>
                <w:sz w:val="20"/>
                <w:szCs w:val="20"/>
              </w:rPr>
              <w:t>&lt;0.01</w:t>
            </w:r>
          </w:p>
        </w:tc>
        <w:tc>
          <w:tcPr>
            <w:tcW w:w="1165" w:type="dxa"/>
            <w:tcBorders/>
            <w:shd w:fill="FFFFFF" w:val="clear"/>
          </w:tcPr>
          <w:p>
            <w:pPr>
              <w:pStyle w:val="TableContents"/>
              <w:bidi w:val="0"/>
              <w:spacing w:lineRule="auto" w:line="360" w:before="0" w:after="0"/>
              <w:contextualSpacing/>
              <w:jc w:val="center"/>
              <w:rPr>
                <w:rFonts w:ascii="Liberation Serif" w:hAnsi="Liberation Serif"/>
                <w:sz w:val="20"/>
                <w:szCs w:val="20"/>
              </w:rPr>
            </w:pPr>
            <w:r>
              <w:rPr>
                <w:rFonts w:ascii="Liberation Serif" w:hAnsi="Liberation Serif"/>
                <w:sz w:val="20"/>
                <w:szCs w:val="20"/>
              </w:rPr>
              <w:t>medium</w:t>
            </w:r>
          </w:p>
        </w:tc>
      </w:tr>
      <w:tr>
        <w:trPr>
          <w:trHeight w:val="468" w:hRule="atLeast"/>
        </w:trPr>
        <w:tc>
          <w:tcPr>
            <w:tcW w:w="2789" w:type="dxa"/>
            <w:tcBorders/>
            <w:shd w:fill="FFFFFF" w:val="clear"/>
          </w:tcPr>
          <w:p>
            <w:pPr>
              <w:pStyle w:val="TableContents"/>
              <w:bidi w:val="0"/>
              <w:spacing w:lineRule="auto" w:line="360" w:before="0" w:after="0"/>
              <w:contextualSpacing/>
              <w:rPr>
                <w:rFonts w:ascii="Liberation Serif" w:hAnsi="Liberation Serif"/>
              </w:rPr>
            </w:pPr>
            <w:r>
              <w:rPr>
                <w:rFonts w:ascii="Liberation Serif" w:hAnsi="Liberation Serif"/>
                <w:sz w:val="20"/>
                <w:szCs w:val="20"/>
              </w:rPr>
              <w:t>Megaherbivores (</w:t>
            </w:r>
            <w:r>
              <w:rPr>
                <w:rFonts w:ascii="Liberation Serif" w:hAnsi="Liberation Serif"/>
                <w:bCs/>
                <w:sz w:val="20"/>
                <w:szCs w:val="20"/>
              </w:rPr>
              <w:t xml:space="preserve">≥ </w:t>
            </w:r>
            <w:r>
              <w:rPr>
                <w:rFonts w:ascii="Liberation Serif" w:hAnsi="Liberation Serif"/>
                <w:sz w:val="20"/>
                <w:szCs w:val="20"/>
              </w:rPr>
              <w:t>1,000 kg)</w:t>
            </w:r>
          </w:p>
        </w:tc>
        <w:tc>
          <w:tcPr>
            <w:tcW w:w="1120" w:type="dxa"/>
            <w:tcBorders/>
            <w:shd w:fill="FFFFFF" w:val="clear"/>
          </w:tcPr>
          <w:p>
            <w:pPr>
              <w:pStyle w:val="TableContents"/>
              <w:bidi w:val="0"/>
              <w:spacing w:lineRule="auto" w:line="360" w:before="0" w:after="0"/>
              <w:contextualSpacing/>
              <w:jc w:val="center"/>
              <w:rPr>
                <w:rFonts w:ascii="Liberation Serif" w:hAnsi="Liberation Serif"/>
                <w:sz w:val="20"/>
                <w:szCs w:val="20"/>
              </w:rPr>
            </w:pPr>
            <w:r>
              <w:rPr>
                <w:rFonts w:ascii="Liberation Serif" w:hAnsi="Liberation Serif"/>
                <w:sz w:val="20"/>
                <w:szCs w:val="20"/>
              </w:rPr>
              <w:t>2.49</w:t>
            </w:r>
          </w:p>
        </w:tc>
        <w:tc>
          <w:tcPr>
            <w:tcW w:w="685" w:type="dxa"/>
            <w:tcBorders/>
            <w:shd w:fill="FFFFFF" w:val="clear"/>
          </w:tcPr>
          <w:p>
            <w:pPr>
              <w:pStyle w:val="TableContents"/>
              <w:bidi w:val="0"/>
              <w:spacing w:lineRule="auto" w:line="360" w:before="0" w:after="0"/>
              <w:contextualSpacing/>
              <w:jc w:val="center"/>
              <w:rPr>
                <w:rFonts w:ascii="Liberation Serif" w:hAnsi="Liberation Serif"/>
                <w:sz w:val="20"/>
                <w:szCs w:val="20"/>
              </w:rPr>
            </w:pPr>
            <w:r>
              <w:rPr>
                <w:rFonts w:ascii="Liberation Serif" w:hAnsi="Liberation Serif"/>
                <w:sz w:val="20"/>
                <w:szCs w:val="20"/>
              </w:rPr>
              <w:t>&lt;0.01</w:t>
            </w:r>
          </w:p>
        </w:tc>
        <w:tc>
          <w:tcPr>
            <w:tcW w:w="1304" w:type="dxa"/>
            <w:tcBorders/>
            <w:shd w:fill="FFFFFF" w:val="clear"/>
          </w:tcPr>
          <w:p>
            <w:pPr>
              <w:pStyle w:val="TableContents"/>
              <w:bidi w:val="0"/>
              <w:spacing w:lineRule="auto" w:line="360" w:before="0" w:after="0"/>
              <w:contextualSpacing/>
              <w:jc w:val="center"/>
              <w:rPr>
                <w:rFonts w:ascii="Liberation Serif" w:hAnsi="Liberation Serif"/>
                <w:sz w:val="20"/>
                <w:szCs w:val="20"/>
              </w:rPr>
            </w:pPr>
            <w:r>
              <w:rPr>
                <w:rFonts w:ascii="Liberation Serif" w:hAnsi="Liberation Serif"/>
                <w:sz w:val="20"/>
                <w:szCs w:val="20"/>
              </w:rPr>
              <w:t>huge</w:t>
            </w:r>
          </w:p>
        </w:tc>
        <w:tc>
          <w:tcPr>
            <w:tcW w:w="1117" w:type="dxa"/>
            <w:tcBorders/>
            <w:shd w:fill="FFFFFF" w:val="clear"/>
          </w:tcPr>
          <w:p>
            <w:pPr>
              <w:pStyle w:val="TableContents"/>
              <w:bidi w:val="0"/>
              <w:spacing w:lineRule="auto" w:line="360" w:before="0" w:after="0"/>
              <w:contextualSpacing/>
              <w:jc w:val="center"/>
              <w:rPr>
                <w:rFonts w:ascii="Liberation Serif" w:hAnsi="Liberation Serif"/>
                <w:sz w:val="20"/>
                <w:szCs w:val="20"/>
              </w:rPr>
            </w:pPr>
            <w:r>
              <w:rPr>
                <w:rFonts w:ascii="Liberation Serif" w:hAnsi="Liberation Serif"/>
                <w:sz w:val="20"/>
                <w:szCs w:val="20"/>
              </w:rPr>
              <w:t>1.31</w:t>
            </w:r>
          </w:p>
        </w:tc>
        <w:tc>
          <w:tcPr>
            <w:tcW w:w="727" w:type="dxa"/>
            <w:tcBorders/>
            <w:shd w:fill="FFFFFF" w:val="clear"/>
          </w:tcPr>
          <w:p>
            <w:pPr>
              <w:pStyle w:val="TableContents"/>
              <w:bidi w:val="0"/>
              <w:spacing w:lineRule="auto" w:line="360" w:before="0" w:after="0"/>
              <w:contextualSpacing/>
              <w:jc w:val="center"/>
              <w:rPr>
                <w:rFonts w:ascii="Liberation Serif" w:hAnsi="Liberation Serif"/>
                <w:sz w:val="20"/>
                <w:szCs w:val="20"/>
              </w:rPr>
            </w:pPr>
            <w:r>
              <w:rPr>
                <w:rFonts w:ascii="Liberation Serif" w:hAnsi="Liberation Serif"/>
                <w:sz w:val="20"/>
                <w:szCs w:val="20"/>
              </w:rPr>
              <w:t>&lt;0.01</w:t>
            </w:r>
          </w:p>
        </w:tc>
        <w:tc>
          <w:tcPr>
            <w:tcW w:w="1166" w:type="dxa"/>
            <w:tcBorders/>
            <w:shd w:fill="FFFFFF" w:val="clear"/>
          </w:tcPr>
          <w:p>
            <w:pPr>
              <w:pStyle w:val="TableContents"/>
              <w:bidi w:val="0"/>
              <w:spacing w:lineRule="auto" w:line="360" w:before="0" w:after="0"/>
              <w:contextualSpacing/>
              <w:jc w:val="center"/>
              <w:rPr>
                <w:rFonts w:ascii="Liberation Serif" w:hAnsi="Liberation Serif"/>
                <w:sz w:val="20"/>
                <w:szCs w:val="20"/>
              </w:rPr>
            </w:pPr>
            <w:r>
              <w:rPr>
                <w:rFonts w:ascii="Liberation Serif" w:hAnsi="Liberation Serif"/>
                <w:sz w:val="20"/>
                <w:szCs w:val="20"/>
              </w:rPr>
              <w:t>very large</w:t>
            </w:r>
          </w:p>
        </w:tc>
        <w:tc>
          <w:tcPr>
            <w:tcW w:w="1084" w:type="dxa"/>
            <w:tcBorders/>
            <w:shd w:fill="FFFFFF" w:val="clear"/>
          </w:tcPr>
          <w:p>
            <w:pPr>
              <w:pStyle w:val="TableContents"/>
              <w:bidi w:val="0"/>
              <w:spacing w:lineRule="auto" w:line="360" w:before="0" w:after="0"/>
              <w:contextualSpacing/>
              <w:jc w:val="center"/>
              <w:rPr>
                <w:rFonts w:ascii="Liberation Serif" w:hAnsi="Liberation Serif"/>
                <w:sz w:val="20"/>
                <w:szCs w:val="20"/>
              </w:rPr>
            </w:pPr>
            <w:r>
              <w:rPr>
                <w:rFonts w:ascii="Liberation Serif" w:hAnsi="Liberation Serif"/>
                <w:sz w:val="20"/>
                <w:szCs w:val="20"/>
              </w:rPr>
              <w:t>1.19</w:t>
            </w:r>
          </w:p>
        </w:tc>
        <w:tc>
          <w:tcPr>
            <w:tcW w:w="808" w:type="dxa"/>
            <w:tcBorders/>
            <w:shd w:fill="FFFFFF" w:val="clear"/>
          </w:tcPr>
          <w:p>
            <w:pPr>
              <w:pStyle w:val="TableContents"/>
              <w:bidi w:val="0"/>
              <w:spacing w:lineRule="auto" w:line="360" w:before="0" w:after="0"/>
              <w:contextualSpacing/>
              <w:jc w:val="center"/>
              <w:rPr>
                <w:rFonts w:ascii="Liberation Serif" w:hAnsi="Liberation Serif"/>
                <w:sz w:val="20"/>
                <w:szCs w:val="20"/>
              </w:rPr>
            </w:pPr>
            <w:r>
              <w:rPr>
                <w:rFonts w:ascii="Liberation Serif" w:hAnsi="Liberation Serif"/>
                <w:sz w:val="20"/>
                <w:szCs w:val="20"/>
              </w:rPr>
              <w:t>&lt;0.01</w:t>
            </w:r>
          </w:p>
        </w:tc>
        <w:tc>
          <w:tcPr>
            <w:tcW w:w="1165" w:type="dxa"/>
            <w:tcBorders/>
            <w:shd w:fill="FFFFFF" w:val="clear"/>
          </w:tcPr>
          <w:p>
            <w:pPr>
              <w:pStyle w:val="TableContents"/>
              <w:bidi w:val="0"/>
              <w:spacing w:lineRule="auto" w:line="360" w:before="0" w:after="0"/>
              <w:contextualSpacing/>
              <w:jc w:val="center"/>
              <w:rPr>
                <w:rFonts w:ascii="Liberation Serif" w:hAnsi="Liberation Serif"/>
                <w:sz w:val="20"/>
                <w:szCs w:val="20"/>
              </w:rPr>
            </w:pPr>
            <w:r>
              <w:rPr>
                <w:rFonts w:ascii="Liberation Serif" w:hAnsi="Liberation Serif"/>
                <w:sz w:val="20"/>
                <w:szCs w:val="20"/>
              </w:rPr>
              <w:t>large</w:t>
            </w:r>
          </w:p>
        </w:tc>
      </w:tr>
      <w:tr>
        <w:trPr>
          <w:trHeight w:val="468" w:hRule="atLeast"/>
        </w:trPr>
        <w:tc>
          <w:tcPr>
            <w:tcW w:w="2789" w:type="dxa"/>
            <w:tcBorders/>
            <w:shd w:fill="FFFFFF" w:val="clear"/>
          </w:tcPr>
          <w:p>
            <w:pPr>
              <w:pStyle w:val="TableContents"/>
              <w:bidi w:val="0"/>
              <w:spacing w:lineRule="auto" w:line="360" w:before="0" w:after="0"/>
              <w:contextualSpacing/>
              <w:rPr>
                <w:rFonts w:ascii="Liberation Serif" w:hAnsi="Liberation Serif"/>
              </w:rPr>
            </w:pPr>
            <w:r>
              <w:rPr>
                <w:rFonts w:ascii="Liberation Serif" w:hAnsi="Liberation Serif"/>
                <w:sz w:val="20"/>
                <w:szCs w:val="20"/>
              </w:rPr>
              <w:t>Large carnivores (21.5</w:t>
            </w:r>
            <w:r>
              <w:rPr>
                <w:rFonts w:ascii="Liberation Serif" w:hAnsi="Liberation Serif"/>
              </w:rPr>
              <w:t>–</w:t>
            </w:r>
            <w:r>
              <w:rPr>
                <w:rFonts w:ascii="Liberation Serif" w:hAnsi="Liberation Serif"/>
                <w:sz w:val="20"/>
                <w:szCs w:val="20"/>
              </w:rPr>
              <w:t>99 kg)</w:t>
            </w:r>
          </w:p>
        </w:tc>
        <w:tc>
          <w:tcPr>
            <w:tcW w:w="1120" w:type="dxa"/>
            <w:tcBorders/>
            <w:shd w:fill="FFFFFF" w:val="clear"/>
          </w:tcPr>
          <w:p>
            <w:pPr>
              <w:pStyle w:val="TableContents"/>
              <w:bidi w:val="0"/>
              <w:spacing w:lineRule="auto" w:line="360" w:before="0" w:after="0"/>
              <w:contextualSpacing/>
              <w:jc w:val="center"/>
              <w:rPr>
                <w:rFonts w:ascii="Liberation Serif" w:hAnsi="Liberation Serif"/>
                <w:sz w:val="20"/>
                <w:szCs w:val="20"/>
              </w:rPr>
            </w:pPr>
            <w:r>
              <w:rPr>
                <w:rFonts w:ascii="Liberation Serif" w:hAnsi="Liberation Serif"/>
                <w:sz w:val="20"/>
                <w:szCs w:val="20"/>
              </w:rPr>
              <w:t>0.68</w:t>
            </w:r>
          </w:p>
        </w:tc>
        <w:tc>
          <w:tcPr>
            <w:tcW w:w="685" w:type="dxa"/>
            <w:tcBorders/>
            <w:shd w:fill="FFFFFF" w:val="clear"/>
          </w:tcPr>
          <w:p>
            <w:pPr>
              <w:pStyle w:val="TableContents"/>
              <w:bidi w:val="0"/>
              <w:spacing w:lineRule="auto" w:line="360" w:before="0" w:after="0"/>
              <w:contextualSpacing/>
              <w:jc w:val="center"/>
              <w:rPr>
                <w:rFonts w:ascii="Liberation Serif" w:hAnsi="Liberation Serif"/>
                <w:sz w:val="20"/>
                <w:szCs w:val="20"/>
              </w:rPr>
            </w:pPr>
            <w:r>
              <w:rPr>
                <w:rFonts w:ascii="Liberation Serif" w:hAnsi="Liberation Serif"/>
                <w:sz w:val="20"/>
                <w:szCs w:val="20"/>
              </w:rPr>
              <w:t>&lt;0.01</w:t>
            </w:r>
          </w:p>
        </w:tc>
        <w:tc>
          <w:tcPr>
            <w:tcW w:w="1304" w:type="dxa"/>
            <w:tcBorders/>
            <w:shd w:fill="FFFFFF" w:val="clear"/>
          </w:tcPr>
          <w:p>
            <w:pPr>
              <w:pStyle w:val="TableContents"/>
              <w:bidi w:val="0"/>
              <w:spacing w:lineRule="auto" w:line="360" w:before="0" w:after="0"/>
              <w:contextualSpacing/>
              <w:jc w:val="center"/>
              <w:rPr>
                <w:rFonts w:ascii="Liberation Serif" w:hAnsi="Liberation Serif"/>
                <w:sz w:val="20"/>
                <w:szCs w:val="20"/>
              </w:rPr>
            </w:pPr>
            <w:r>
              <w:rPr>
                <w:rFonts w:ascii="Liberation Serif" w:hAnsi="Liberation Serif"/>
                <w:sz w:val="20"/>
                <w:szCs w:val="20"/>
              </w:rPr>
              <w:t>medium</w:t>
            </w:r>
          </w:p>
        </w:tc>
        <w:tc>
          <w:tcPr>
            <w:tcW w:w="1117" w:type="dxa"/>
            <w:tcBorders/>
            <w:shd w:fill="FFFFFF" w:val="clear"/>
          </w:tcPr>
          <w:p>
            <w:pPr>
              <w:pStyle w:val="TableContents"/>
              <w:bidi w:val="0"/>
              <w:spacing w:lineRule="auto" w:line="360" w:before="0" w:after="0"/>
              <w:contextualSpacing/>
              <w:jc w:val="center"/>
              <w:rPr>
                <w:rFonts w:ascii="Liberation Serif" w:hAnsi="Liberation Serif"/>
                <w:sz w:val="20"/>
                <w:szCs w:val="20"/>
              </w:rPr>
            </w:pPr>
            <w:r>
              <w:rPr>
                <w:rFonts w:ascii="Liberation Serif" w:hAnsi="Liberation Serif"/>
                <w:sz w:val="20"/>
                <w:szCs w:val="20"/>
              </w:rPr>
              <w:t>0.48</w:t>
            </w:r>
          </w:p>
        </w:tc>
        <w:tc>
          <w:tcPr>
            <w:tcW w:w="727" w:type="dxa"/>
            <w:tcBorders/>
            <w:shd w:fill="FFFFFF" w:val="clear"/>
          </w:tcPr>
          <w:p>
            <w:pPr>
              <w:pStyle w:val="TableContents"/>
              <w:bidi w:val="0"/>
              <w:spacing w:lineRule="auto" w:line="360" w:before="0" w:after="0"/>
              <w:contextualSpacing/>
              <w:jc w:val="center"/>
              <w:rPr>
                <w:rFonts w:ascii="Liberation Serif" w:hAnsi="Liberation Serif"/>
                <w:sz w:val="20"/>
                <w:szCs w:val="20"/>
              </w:rPr>
            </w:pPr>
            <w:r>
              <w:rPr>
                <w:rFonts w:ascii="Liberation Serif" w:hAnsi="Liberation Serif"/>
                <w:sz w:val="20"/>
                <w:szCs w:val="20"/>
              </w:rPr>
              <w:t>&lt;0.01</w:t>
            </w:r>
          </w:p>
        </w:tc>
        <w:tc>
          <w:tcPr>
            <w:tcW w:w="1166" w:type="dxa"/>
            <w:tcBorders/>
            <w:shd w:fill="FFFFFF" w:val="clear"/>
          </w:tcPr>
          <w:p>
            <w:pPr>
              <w:pStyle w:val="TableContents"/>
              <w:bidi w:val="0"/>
              <w:spacing w:lineRule="auto" w:line="360" w:before="0" w:after="0"/>
              <w:contextualSpacing/>
              <w:jc w:val="center"/>
              <w:rPr>
                <w:rFonts w:ascii="Liberation Serif" w:hAnsi="Liberation Serif"/>
                <w:sz w:val="20"/>
                <w:szCs w:val="20"/>
              </w:rPr>
            </w:pPr>
            <w:r>
              <w:rPr>
                <w:rFonts w:ascii="Liberation Serif" w:hAnsi="Liberation Serif"/>
                <w:sz w:val="20"/>
                <w:szCs w:val="20"/>
              </w:rPr>
              <w:t>small</w:t>
            </w:r>
          </w:p>
        </w:tc>
        <w:tc>
          <w:tcPr>
            <w:tcW w:w="1084" w:type="dxa"/>
            <w:tcBorders/>
            <w:shd w:fill="FFFFFF" w:val="clear"/>
          </w:tcPr>
          <w:p>
            <w:pPr>
              <w:pStyle w:val="TableContents"/>
              <w:bidi w:val="0"/>
              <w:spacing w:lineRule="auto" w:line="360" w:before="0" w:after="0"/>
              <w:contextualSpacing/>
              <w:jc w:val="center"/>
              <w:rPr>
                <w:rFonts w:ascii="Liberation Serif" w:hAnsi="Liberation Serif"/>
                <w:sz w:val="20"/>
                <w:szCs w:val="20"/>
              </w:rPr>
            </w:pPr>
            <w:r>
              <w:rPr>
                <w:rFonts w:ascii="Liberation Serif" w:hAnsi="Liberation Serif"/>
                <w:sz w:val="20"/>
                <w:szCs w:val="20"/>
              </w:rPr>
              <w:t>0.20</w:t>
            </w:r>
          </w:p>
        </w:tc>
        <w:tc>
          <w:tcPr>
            <w:tcW w:w="808" w:type="dxa"/>
            <w:tcBorders/>
            <w:shd w:fill="FFFFFF" w:val="clear"/>
          </w:tcPr>
          <w:p>
            <w:pPr>
              <w:pStyle w:val="TableContents"/>
              <w:bidi w:val="0"/>
              <w:spacing w:lineRule="auto" w:line="360" w:before="0" w:after="0"/>
              <w:contextualSpacing/>
              <w:jc w:val="center"/>
              <w:rPr>
                <w:rFonts w:ascii="Liberation Serif" w:hAnsi="Liberation Serif"/>
                <w:sz w:val="20"/>
                <w:szCs w:val="20"/>
              </w:rPr>
            </w:pPr>
            <w:r>
              <w:rPr>
                <w:rFonts w:ascii="Liberation Serif" w:hAnsi="Liberation Serif"/>
                <w:sz w:val="20"/>
                <w:szCs w:val="20"/>
              </w:rPr>
              <w:t>&lt;0.01</w:t>
            </w:r>
          </w:p>
        </w:tc>
        <w:tc>
          <w:tcPr>
            <w:tcW w:w="1165" w:type="dxa"/>
            <w:tcBorders/>
            <w:shd w:fill="FFFFFF" w:val="clear"/>
          </w:tcPr>
          <w:p>
            <w:pPr>
              <w:pStyle w:val="TableContents"/>
              <w:bidi w:val="0"/>
              <w:spacing w:lineRule="auto" w:line="360" w:before="0" w:after="0"/>
              <w:contextualSpacing/>
              <w:jc w:val="center"/>
              <w:rPr>
                <w:rFonts w:ascii="Liberation Serif" w:hAnsi="Liberation Serif"/>
                <w:sz w:val="20"/>
                <w:szCs w:val="20"/>
              </w:rPr>
            </w:pPr>
            <w:r>
              <w:rPr>
                <w:rFonts w:ascii="Liberation Serif" w:hAnsi="Liberation Serif"/>
                <w:sz w:val="20"/>
                <w:szCs w:val="20"/>
              </w:rPr>
              <w:t>small</w:t>
            </w:r>
          </w:p>
        </w:tc>
      </w:tr>
      <w:tr>
        <w:trPr>
          <w:trHeight w:val="468" w:hRule="atLeast"/>
        </w:trPr>
        <w:tc>
          <w:tcPr>
            <w:tcW w:w="2789" w:type="dxa"/>
            <w:tcBorders/>
            <w:shd w:fill="FFFFFF" w:val="clear"/>
          </w:tcPr>
          <w:p>
            <w:pPr>
              <w:pStyle w:val="TableContents"/>
              <w:bidi w:val="0"/>
              <w:spacing w:lineRule="auto" w:line="360" w:before="0" w:after="0"/>
              <w:contextualSpacing/>
              <w:rPr>
                <w:rFonts w:ascii="Liberation Serif" w:hAnsi="Liberation Serif"/>
              </w:rPr>
            </w:pPr>
            <w:r>
              <w:rPr>
                <w:rFonts w:ascii="Liberation Serif" w:hAnsi="Liberation Serif"/>
                <w:sz w:val="20"/>
                <w:szCs w:val="20"/>
              </w:rPr>
              <w:t>Large herbivores (45</w:t>
            </w:r>
            <w:r>
              <w:rPr>
                <w:rFonts w:ascii="Liberation Serif" w:hAnsi="Liberation Serif"/>
              </w:rPr>
              <w:t>–</w:t>
            </w:r>
            <w:r>
              <w:rPr>
                <w:rFonts w:ascii="Liberation Serif" w:hAnsi="Liberation Serif"/>
                <w:sz w:val="20"/>
                <w:szCs w:val="20"/>
              </w:rPr>
              <w:t>999 kg)</w:t>
            </w:r>
          </w:p>
        </w:tc>
        <w:tc>
          <w:tcPr>
            <w:tcW w:w="1120" w:type="dxa"/>
            <w:tcBorders/>
            <w:shd w:fill="FFFFFF" w:val="clear"/>
          </w:tcPr>
          <w:p>
            <w:pPr>
              <w:pStyle w:val="TableContents"/>
              <w:bidi w:val="0"/>
              <w:spacing w:lineRule="auto" w:line="360" w:before="0" w:after="0"/>
              <w:contextualSpacing/>
              <w:jc w:val="center"/>
              <w:rPr>
                <w:rFonts w:ascii="Liberation Serif" w:hAnsi="Liberation Serif"/>
                <w:sz w:val="20"/>
                <w:szCs w:val="20"/>
              </w:rPr>
            </w:pPr>
            <w:r>
              <w:rPr>
                <w:rFonts w:ascii="Liberation Serif" w:hAnsi="Liberation Serif"/>
                <w:sz w:val="20"/>
                <w:szCs w:val="20"/>
              </w:rPr>
              <w:t>1.10</w:t>
            </w:r>
          </w:p>
        </w:tc>
        <w:tc>
          <w:tcPr>
            <w:tcW w:w="685" w:type="dxa"/>
            <w:tcBorders/>
            <w:shd w:fill="FFFFFF" w:val="clear"/>
          </w:tcPr>
          <w:p>
            <w:pPr>
              <w:pStyle w:val="TableContents"/>
              <w:bidi w:val="0"/>
              <w:spacing w:lineRule="auto" w:line="360" w:before="0" w:after="0"/>
              <w:contextualSpacing/>
              <w:jc w:val="center"/>
              <w:rPr>
                <w:rFonts w:ascii="Liberation Serif" w:hAnsi="Liberation Serif"/>
                <w:sz w:val="20"/>
                <w:szCs w:val="20"/>
              </w:rPr>
            </w:pPr>
            <w:r>
              <w:rPr>
                <w:rFonts w:ascii="Liberation Serif" w:hAnsi="Liberation Serif"/>
                <w:sz w:val="20"/>
                <w:szCs w:val="20"/>
              </w:rPr>
              <w:t>&lt;0.01</w:t>
            </w:r>
          </w:p>
        </w:tc>
        <w:tc>
          <w:tcPr>
            <w:tcW w:w="1304" w:type="dxa"/>
            <w:tcBorders/>
            <w:shd w:fill="FFFFFF" w:val="clear"/>
          </w:tcPr>
          <w:p>
            <w:pPr>
              <w:pStyle w:val="TableContents"/>
              <w:bidi w:val="0"/>
              <w:spacing w:lineRule="auto" w:line="360" w:before="0" w:after="0"/>
              <w:contextualSpacing/>
              <w:jc w:val="center"/>
              <w:rPr>
                <w:rFonts w:ascii="Liberation Serif" w:hAnsi="Liberation Serif"/>
                <w:sz w:val="20"/>
                <w:szCs w:val="20"/>
              </w:rPr>
            </w:pPr>
            <w:r>
              <w:rPr>
                <w:rFonts w:ascii="Liberation Serif" w:hAnsi="Liberation Serif"/>
                <w:sz w:val="20"/>
                <w:szCs w:val="20"/>
              </w:rPr>
              <w:t>large</w:t>
            </w:r>
          </w:p>
        </w:tc>
        <w:tc>
          <w:tcPr>
            <w:tcW w:w="1117" w:type="dxa"/>
            <w:tcBorders/>
            <w:shd w:fill="FFFFFF" w:val="clear"/>
          </w:tcPr>
          <w:p>
            <w:pPr>
              <w:pStyle w:val="TableContents"/>
              <w:bidi w:val="0"/>
              <w:spacing w:lineRule="auto" w:line="360" w:before="0" w:after="0"/>
              <w:contextualSpacing/>
              <w:jc w:val="center"/>
              <w:rPr>
                <w:rFonts w:ascii="Liberation Serif" w:hAnsi="Liberation Serif"/>
                <w:sz w:val="20"/>
                <w:szCs w:val="20"/>
              </w:rPr>
            </w:pPr>
            <w:r>
              <w:rPr>
                <w:rFonts w:ascii="Liberation Serif" w:hAnsi="Liberation Serif"/>
                <w:sz w:val="20"/>
                <w:szCs w:val="20"/>
              </w:rPr>
              <w:t>0.59</w:t>
            </w:r>
          </w:p>
        </w:tc>
        <w:tc>
          <w:tcPr>
            <w:tcW w:w="727" w:type="dxa"/>
            <w:tcBorders/>
            <w:shd w:fill="FFFFFF" w:val="clear"/>
          </w:tcPr>
          <w:p>
            <w:pPr>
              <w:pStyle w:val="TableContents"/>
              <w:bidi w:val="0"/>
              <w:spacing w:lineRule="auto" w:line="360" w:before="0" w:after="0"/>
              <w:contextualSpacing/>
              <w:jc w:val="center"/>
              <w:rPr>
                <w:rFonts w:ascii="Liberation Serif" w:hAnsi="Liberation Serif"/>
                <w:sz w:val="20"/>
                <w:szCs w:val="20"/>
              </w:rPr>
            </w:pPr>
            <w:r>
              <w:rPr>
                <w:rFonts w:ascii="Liberation Serif" w:hAnsi="Liberation Serif"/>
                <w:sz w:val="20"/>
                <w:szCs w:val="20"/>
              </w:rPr>
              <w:t>&lt;0.01</w:t>
            </w:r>
          </w:p>
        </w:tc>
        <w:tc>
          <w:tcPr>
            <w:tcW w:w="1166" w:type="dxa"/>
            <w:tcBorders/>
            <w:shd w:fill="FFFFFF" w:val="clear"/>
          </w:tcPr>
          <w:p>
            <w:pPr>
              <w:pStyle w:val="TableContents"/>
              <w:bidi w:val="0"/>
              <w:spacing w:lineRule="auto" w:line="360" w:before="0" w:after="0"/>
              <w:contextualSpacing/>
              <w:jc w:val="center"/>
              <w:rPr>
                <w:rFonts w:ascii="Liberation Serif" w:hAnsi="Liberation Serif"/>
                <w:sz w:val="20"/>
                <w:szCs w:val="20"/>
              </w:rPr>
            </w:pPr>
            <w:r>
              <w:rPr>
                <w:rFonts w:ascii="Liberation Serif" w:hAnsi="Liberation Serif"/>
                <w:sz w:val="20"/>
                <w:szCs w:val="20"/>
              </w:rPr>
              <w:t>medium</w:t>
            </w:r>
          </w:p>
        </w:tc>
        <w:tc>
          <w:tcPr>
            <w:tcW w:w="1084" w:type="dxa"/>
            <w:tcBorders/>
            <w:shd w:fill="FFFFFF" w:val="clear"/>
          </w:tcPr>
          <w:p>
            <w:pPr>
              <w:pStyle w:val="TableContents"/>
              <w:bidi w:val="0"/>
              <w:spacing w:lineRule="auto" w:line="360" w:before="0" w:after="0"/>
              <w:contextualSpacing/>
              <w:jc w:val="center"/>
              <w:rPr>
                <w:rFonts w:ascii="Liberation Serif" w:hAnsi="Liberation Serif"/>
                <w:sz w:val="20"/>
                <w:szCs w:val="20"/>
              </w:rPr>
            </w:pPr>
            <w:r>
              <w:rPr>
                <w:rFonts w:ascii="Liberation Serif" w:hAnsi="Liberation Serif"/>
                <w:sz w:val="20"/>
                <w:szCs w:val="20"/>
              </w:rPr>
              <w:t>0.50</w:t>
            </w:r>
          </w:p>
        </w:tc>
        <w:tc>
          <w:tcPr>
            <w:tcW w:w="808" w:type="dxa"/>
            <w:tcBorders/>
            <w:shd w:fill="FFFFFF" w:val="clear"/>
          </w:tcPr>
          <w:p>
            <w:pPr>
              <w:pStyle w:val="TableContents"/>
              <w:bidi w:val="0"/>
              <w:spacing w:lineRule="auto" w:line="360" w:before="0" w:after="0"/>
              <w:contextualSpacing/>
              <w:jc w:val="center"/>
              <w:rPr>
                <w:rFonts w:ascii="Liberation Serif" w:hAnsi="Liberation Serif"/>
                <w:sz w:val="20"/>
                <w:szCs w:val="20"/>
              </w:rPr>
            </w:pPr>
            <w:r>
              <w:rPr>
                <w:rFonts w:ascii="Liberation Serif" w:hAnsi="Liberation Serif"/>
                <w:sz w:val="20"/>
                <w:szCs w:val="20"/>
              </w:rPr>
              <w:t>&lt;0.01</w:t>
            </w:r>
          </w:p>
        </w:tc>
        <w:tc>
          <w:tcPr>
            <w:tcW w:w="1165" w:type="dxa"/>
            <w:tcBorders/>
            <w:shd w:fill="FFFFFF" w:val="clear"/>
          </w:tcPr>
          <w:p>
            <w:pPr>
              <w:pStyle w:val="TableContents"/>
              <w:bidi w:val="0"/>
              <w:spacing w:lineRule="auto" w:line="360" w:before="0" w:after="0"/>
              <w:contextualSpacing/>
              <w:jc w:val="center"/>
              <w:rPr>
                <w:rFonts w:ascii="Liberation Serif" w:hAnsi="Liberation Serif"/>
                <w:sz w:val="20"/>
                <w:szCs w:val="20"/>
              </w:rPr>
            </w:pPr>
            <w:r>
              <w:rPr>
                <w:rFonts w:ascii="Liberation Serif" w:hAnsi="Liberation Serif"/>
                <w:sz w:val="20"/>
                <w:szCs w:val="20"/>
              </w:rPr>
              <w:t>medium</w:t>
            </w:r>
          </w:p>
        </w:tc>
      </w:tr>
      <w:tr>
        <w:trPr>
          <w:trHeight w:val="468" w:hRule="atLeast"/>
        </w:trPr>
        <w:tc>
          <w:tcPr>
            <w:tcW w:w="2789" w:type="dxa"/>
            <w:tcBorders/>
            <w:shd w:fill="FFFFFF" w:val="clear"/>
          </w:tcPr>
          <w:p>
            <w:pPr>
              <w:pStyle w:val="TableContents"/>
              <w:bidi w:val="0"/>
              <w:spacing w:lineRule="auto" w:line="360" w:before="0" w:after="0"/>
              <w:contextualSpacing/>
              <w:rPr>
                <w:rFonts w:ascii="Liberation Serif" w:hAnsi="Liberation Serif"/>
                <w:sz w:val="20"/>
                <w:szCs w:val="20"/>
              </w:rPr>
            </w:pPr>
            <w:r>
              <w:rPr>
                <w:rFonts w:ascii="Liberation Serif" w:hAnsi="Liberation Serif"/>
                <w:sz w:val="20"/>
                <w:szCs w:val="20"/>
              </w:rPr>
              <w:t>Small carnivores (&lt; 21.5 kg)</w:t>
            </w:r>
          </w:p>
        </w:tc>
        <w:tc>
          <w:tcPr>
            <w:tcW w:w="1120" w:type="dxa"/>
            <w:tcBorders/>
            <w:shd w:fill="FFFFFF" w:val="clear"/>
          </w:tcPr>
          <w:p>
            <w:pPr>
              <w:pStyle w:val="TableContents"/>
              <w:bidi w:val="0"/>
              <w:spacing w:lineRule="auto" w:line="360" w:before="0" w:after="0"/>
              <w:contextualSpacing/>
              <w:jc w:val="center"/>
              <w:rPr>
                <w:rFonts w:ascii="Liberation Serif" w:hAnsi="Liberation Serif"/>
                <w:sz w:val="20"/>
                <w:szCs w:val="20"/>
              </w:rPr>
            </w:pPr>
            <w:r>
              <w:rPr>
                <w:rFonts w:ascii="Liberation Serif" w:hAnsi="Liberation Serif"/>
                <w:sz w:val="20"/>
                <w:szCs w:val="20"/>
              </w:rPr>
              <w:t>0.09</w:t>
            </w:r>
          </w:p>
        </w:tc>
        <w:tc>
          <w:tcPr>
            <w:tcW w:w="685" w:type="dxa"/>
            <w:tcBorders/>
            <w:shd w:fill="FFFFFF" w:val="clear"/>
          </w:tcPr>
          <w:p>
            <w:pPr>
              <w:pStyle w:val="TableContents"/>
              <w:bidi w:val="0"/>
              <w:spacing w:lineRule="auto" w:line="360" w:before="0" w:after="0"/>
              <w:contextualSpacing/>
              <w:jc w:val="center"/>
              <w:rPr>
                <w:rFonts w:ascii="Liberation Serif" w:hAnsi="Liberation Serif"/>
                <w:sz w:val="20"/>
                <w:szCs w:val="20"/>
              </w:rPr>
            </w:pPr>
            <w:r>
              <w:rPr>
                <w:rFonts w:ascii="Liberation Serif" w:hAnsi="Liberation Serif"/>
                <w:sz w:val="20"/>
                <w:szCs w:val="20"/>
              </w:rPr>
              <w:t>&lt;0.01</w:t>
            </w:r>
          </w:p>
        </w:tc>
        <w:tc>
          <w:tcPr>
            <w:tcW w:w="1304" w:type="dxa"/>
            <w:tcBorders/>
            <w:shd w:fill="FFFFFF" w:val="clear"/>
          </w:tcPr>
          <w:p>
            <w:pPr>
              <w:pStyle w:val="TableContents"/>
              <w:bidi w:val="0"/>
              <w:spacing w:lineRule="auto" w:line="360" w:before="0" w:after="0"/>
              <w:contextualSpacing/>
              <w:jc w:val="center"/>
              <w:rPr>
                <w:rFonts w:ascii="Liberation Serif" w:hAnsi="Liberation Serif"/>
                <w:sz w:val="20"/>
                <w:szCs w:val="20"/>
              </w:rPr>
            </w:pPr>
            <w:r>
              <w:rPr>
                <w:rFonts w:ascii="Liberation Serif" w:hAnsi="Liberation Serif"/>
                <w:sz w:val="20"/>
                <w:szCs w:val="20"/>
              </w:rPr>
              <w:t>very small</w:t>
            </w:r>
          </w:p>
        </w:tc>
        <w:tc>
          <w:tcPr>
            <w:tcW w:w="1117" w:type="dxa"/>
            <w:tcBorders/>
            <w:shd w:fill="FFFFFF" w:val="clear"/>
          </w:tcPr>
          <w:p>
            <w:pPr>
              <w:pStyle w:val="TableContents"/>
              <w:bidi w:val="0"/>
              <w:spacing w:lineRule="auto" w:line="360" w:before="0" w:after="0"/>
              <w:contextualSpacing/>
              <w:jc w:val="center"/>
              <w:rPr>
                <w:rFonts w:ascii="Liberation Serif" w:hAnsi="Liberation Serif"/>
                <w:sz w:val="20"/>
                <w:szCs w:val="20"/>
              </w:rPr>
            </w:pPr>
            <w:r>
              <w:rPr>
                <w:rFonts w:ascii="Liberation Serif" w:hAnsi="Liberation Serif"/>
                <w:sz w:val="20"/>
                <w:szCs w:val="20"/>
              </w:rPr>
              <w:t>0.07</w:t>
            </w:r>
          </w:p>
        </w:tc>
        <w:tc>
          <w:tcPr>
            <w:tcW w:w="727" w:type="dxa"/>
            <w:tcBorders/>
            <w:shd w:fill="FFFFFF" w:val="clear"/>
          </w:tcPr>
          <w:p>
            <w:pPr>
              <w:pStyle w:val="TableContents"/>
              <w:bidi w:val="0"/>
              <w:spacing w:lineRule="auto" w:line="360" w:before="0" w:after="0"/>
              <w:contextualSpacing/>
              <w:jc w:val="center"/>
              <w:rPr>
                <w:rFonts w:ascii="Liberation Serif" w:hAnsi="Liberation Serif"/>
                <w:sz w:val="20"/>
                <w:szCs w:val="20"/>
              </w:rPr>
            </w:pPr>
            <w:r>
              <w:rPr>
                <w:rFonts w:ascii="Liberation Serif" w:hAnsi="Liberation Serif"/>
                <w:sz w:val="20"/>
                <w:szCs w:val="20"/>
              </w:rPr>
              <w:t>0.01</w:t>
            </w:r>
          </w:p>
        </w:tc>
        <w:tc>
          <w:tcPr>
            <w:tcW w:w="1166" w:type="dxa"/>
            <w:tcBorders/>
            <w:shd w:fill="FFFFFF" w:val="clear"/>
          </w:tcPr>
          <w:p>
            <w:pPr>
              <w:pStyle w:val="TableContents"/>
              <w:bidi w:val="0"/>
              <w:spacing w:lineRule="auto" w:line="360" w:before="0" w:after="0"/>
              <w:contextualSpacing/>
              <w:jc w:val="center"/>
              <w:rPr>
                <w:rFonts w:ascii="Liberation Serif" w:hAnsi="Liberation Serif"/>
                <w:sz w:val="20"/>
                <w:szCs w:val="20"/>
              </w:rPr>
            </w:pPr>
            <w:r>
              <w:rPr>
                <w:rFonts w:ascii="Liberation Serif" w:hAnsi="Liberation Serif"/>
                <w:sz w:val="20"/>
                <w:szCs w:val="20"/>
              </w:rPr>
              <w:t>very small</w:t>
            </w:r>
          </w:p>
        </w:tc>
        <w:tc>
          <w:tcPr>
            <w:tcW w:w="1084" w:type="dxa"/>
            <w:tcBorders/>
            <w:shd w:fill="FFFFFF" w:val="clear"/>
          </w:tcPr>
          <w:p>
            <w:pPr>
              <w:pStyle w:val="TableContents"/>
              <w:bidi w:val="0"/>
              <w:spacing w:lineRule="auto" w:line="360" w:before="0" w:after="0"/>
              <w:contextualSpacing/>
              <w:jc w:val="center"/>
              <w:rPr>
                <w:rFonts w:ascii="Liberation Serif" w:hAnsi="Liberation Serif"/>
                <w:sz w:val="20"/>
                <w:szCs w:val="20"/>
              </w:rPr>
            </w:pPr>
            <w:r>
              <w:rPr>
                <w:rFonts w:ascii="Liberation Serif" w:hAnsi="Liberation Serif"/>
                <w:sz w:val="20"/>
                <w:szCs w:val="20"/>
              </w:rPr>
              <w:t>0.02</w:t>
            </w:r>
          </w:p>
        </w:tc>
        <w:tc>
          <w:tcPr>
            <w:tcW w:w="808" w:type="dxa"/>
            <w:tcBorders/>
            <w:shd w:fill="FFFFFF" w:val="clear"/>
          </w:tcPr>
          <w:p>
            <w:pPr>
              <w:pStyle w:val="TableContents"/>
              <w:bidi w:val="0"/>
              <w:spacing w:lineRule="auto" w:line="360" w:before="0" w:after="0"/>
              <w:contextualSpacing/>
              <w:jc w:val="center"/>
              <w:rPr>
                <w:rFonts w:ascii="Liberation Serif" w:hAnsi="Liberation Serif"/>
                <w:sz w:val="20"/>
                <w:szCs w:val="20"/>
              </w:rPr>
            </w:pPr>
            <w:r>
              <w:rPr>
                <w:rFonts w:ascii="Liberation Serif" w:hAnsi="Liberation Serif"/>
                <w:sz w:val="20"/>
                <w:szCs w:val="20"/>
              </w:rPr>
              <w:t>0.92</w:t>
            </w:r>
          </w:p>
        </w:tc>
        <w:tc>
          <w:tcPr>
            <w:tcW w:w="1165" w:type="dxa"/>
            <w:tcBorders/>
            <w:shd w:fill="FFFFFF" w:val="clear"/>
          </w:tcPr>
          <w:p>
            <w:pPr>
              <w:pStyle w:val="TableContents"/>
              <w:bidi w:val="0"/>
              <w:spacing w:lineRule="auto" w:line="360" w:before="0" w:after="0"/>
              <w:contextualSpacing/>
              <w:jc w:val="center"/>
              <w:rPr>
                <w:rFonts w:ascii="Liberation Serif" w:hAnsi="Liberation Serif"/>
                <w:sz w:val="20"/>
                <w:szCs w:val="20"/>
              </w:rPr>
            </w:pPr>
            <w:r>
              <w:rPr>
                <w:rFonts w:ascii="Liberation Serif" w:hAnsi="Liberation Serif"/>
                <w:sz w:val="20"/>
                <w:szCs w:val="20"/>
              </w:rPr>
              <w:t>very small</w:t>
            </w:r>
          </w:p>
        </w:tc>
      </w:tr>
      <w:tr>
        <w:trPr>
          <w:trHeight w:val="468" w:hRule="atLeast"/>
        </w:trPr>
        <w:tc>
          <w:tcPr>
            <w:tcW w:w="2789" w:type="dxa"/>
            <w:tcBorders>
              <w:bottom w:val="single" w:sz="4" w:space="0" w:color="00000A"/>
              <w:insideH w:val="single" w:sz="4" w:space="0" w:color="00000A"/>
            </w:tcBorders>
            <w:shd w:fill="FFFFFF" w:val="clear"/>
          </w:tcPr>
          <w:p>
            <w:pPr>
              <w:pStyle w:val="TableContents"/>
              <w:bidi w:val="0"/>
              <w:spacing w:lineRule="auto" w:line="360" w:before="0" w:after="0"/>
              <w:contextualSpacing/>
              <w:rPr>
                <w:rFonts w:ascii="Liberation Serif" w:hAnsi="Liberation Serif"/>
                <w:sz w:val="20"/>
                <w:szCs w:val="20"/>
              </w:rPr>
            </w:pPr>
            <w:r>
              <w:rPr>
                <w:rFonts w:ascii="Liberation Serif" w:hAnsi="Liberation Serif"/>
                <w:sz w:val="20"/>
                <w:szCs w:val="20"/>
              </w:rPr>
              <w:t>Small herbivores (&lt; 45 kg)</w:t>
            </w:r>
          </w:p>
        </w:tc>
        <w:tc>
          <w:tcPr>
            <w:tcW w:w="1120" w:type="dxa"/>
            <w:tcBorders>
              <w:bottom w:val="single" w:sz="4" w:space="0" w:color="00000A"/>
              <w:insideH w:val="single" w:sz="4" w:space="0" w:color="00000A"/>
            </w:tcBorders>
            <w:shd w:fill="FFFFFF" w:val="clear"/>
          </w:tcPr>
          <w:p>
            <w:pPr>
              <w:pStyle w:val="TableContents"/>
              <w:bidi w:val="0"/>
              <w:spacing w:lineRule="auto" w:line="360" w:before="0" w:after="0"/>
              <w:contextualSpacing/>
              <w:jc w:val="center"/>
              <w:rPr>
                <w:rFonts w:ascii="Liberation Serif" w:hAnsi="Liberation Serif"/>
                <w:sz w:val="20"/>
                <w:szCs w:val="20"/>
              </w:rPr>
            </w:pPr>
            <w:r>
              <w:rPr>
                <w:rFonts w:ascii="Liberation Serif" w:hAnsi="Liberation Serif"/>
                <w:sz w:val="20"/>
                <w:szCs w:val="20"/>
              </w:rPr>
              <w:t>0.04</w:t>
            </w:r>
          </w:p>
        </w:tc>
        <w:tc>
          <w:tcPr>
            <w:tcW w:w="685" w:type="dxa"/>
            <w:tcBorders>
              <w:bottom w:val="single" w:sz="4" w:space="0" w:color="00000A"/>
              <w:insideH w:val="single" w:sz="4" w:space="0" w:color="00000A"/>
            </w:tcBorders>
            <w:shd w:fill="FFFFFF" w:val="clear"/>
          </w:tcPr>
          <w:p>
            <w:pPr>
              <w:pStyle w:val="TableContents"/>
              <w:bidi w:val="0"/>
              <w:spacing w:lineRule="auto" w:line="360" w:before="0" w:after="0"/>
              <w:contextualSpacing/>
              <w:jc w:val="center"/>
              <w:rPr>
                <w:rFonts w:ascii="Liberation Serif" w:hAnsi="Liberation Serif"/>
                <w:sz w:val="20"/>
                <w:szCs w:val="20"/>
              </w:rPr>
            </w:pPr>
            <w:r>
              <w:rPr>
                <w:rFonts w:ascii="Liberation Serif" w:hAnsi="Liberation Serif"/>
                <w:sz w:val="20"/>
                <w:szCs w:val="20"/>
              </w:rPr>
              <w:t>0.06</w:t>
            </w:r>
          </w:p>
        </w:tc>
        <w:tc>
          <w:tcPr>
            <w:tcW w:w="1304" w:type="dxa"/>
            <w:tcBorders>
              <w:bottom w:val="single" w:sz="4" w:space="0" w:color="00000A"/>
              <w:insideH w:val="single" w:sz="4" w:space="0" w:color="00000A"/>
            </w:tcBorders>
            <w:shd w:fill="FFFFFF" w:val="clear"/>
          </w:tcPr>
          <w:p>
            <w:pPr>
              <w:pStyle w:val="TableContents"/>
              <w:bidi w:val="0"/>
              <w:spacing w:lineRule="auto" w:line="360" w:before="0" w:after="0"/>
              <w:contextualSpacing/>
              <w:jc w:val="center"/>
              <w:rPr>
                <w:rFonts w:ascii="Liberation Serif" w:hAnsi="Liberation Serif"/>
                <w:sz w:val="20"/>
                <w:szCs w:val="20"/>
              </w:rPr>
            </w:pPr>
            <w:r>
              <w:rPr>
                <w:rFonts w:ascii="Liberation Serif" w:hAnsi="Liberation Serif"/>
                <w:sz w:val="20"/>
                <w:szCs w:val="20"/>
              </w:rPr>
              <w:t>very small</w:t>
            </w:r>
          </w:p>
        </w:tc>
        <w:tc>
          <w:tcPr>
            <w:tcW w:w="1117" w:type="dxa"/>
            <w:tcBorders>
              <w:bottom w:val="single" w:sz="4" w:space="0" w:color="00000A"/>
              <w:insideH w:val="single" w:sz="4" w:space="0" w:color="00000A"/>
            </w:tcBorders>
            <w:shd w:fill="FFFFFF" w:val="clear"/>
          </w:tcPr>
          <w:p>
            <w:pPr>
              <w:pStyle w:val="TableContents"/>
              <w:bidi w:val="0"/>
              <w:spacing w:lineRule="auto" w:line="360" w:before="0" w:after="0"/>
              <w:contextualSpacing/>
              <w:jc w:val="center"/>
              <w:rPr>
                <w:rFonts w:ascii="Liberation Serif" w:hAnsi="Liberation Serif"/>
                <w:sz w:val="20"/>
                <w:szCs w:val="20"/>
              </w:rPr>
            </w:pPr>
            <w:r>
              <w:rPr>
                <w:rFonts w:ascii="Liberation Serif" w:hAnsi="Liberation Serif"/>
                <w:sz w:val="20"/>
                <w:szCs w:val="20"/>
              </w:rPr>
              <w:t>0.02</w:t>
            </w:r>
          </w:p>
        </w:tc>
        <w:tc>
          <w:tcPr>
            <w:tcW w:w="727" w:type="dxa"/>
            <w:tcBorders>
              <w:bottom w:val="single" w:sz="4" w:space="0" w:color="00000A"/>
              <w:insideH w:val="single" w:sz="4" w:space="0" w:color="00000A"/>
            </w:tcBorders>
            <w:shd w:fill="FFFFFF" w:val="clear"/>
          </w:tcPr>
          <w:p>
            <w:pPr>
              <w:pStyle w:val="TableContents"/>
              <w:bidi w:val="0"/>
              <w:spacing w:lineRule="auto" w:line="360" w:before="0" w:after="0"/>
              <w:contextualSpacing/>
              <w:jc w:val="center"/>
              <w:rPr>
                <w:rFonts w:ascii="Liberation Serif" w:hAnsi="Liberation Serif"/>
                <w:sz w:val="20"/>
                <w:szCs w:val="20"/>
              </w:rPr>
            </w:pPr>
            <w:r>
              <w:rPr>
                <w:rFonts w:ascii="Liberation Serif" w:hAnsi="Liberation Serif"/>
                <w:sz w:val="20"/>
                <w:szCs w:val="20"/>
              </w:rPr>
              <w:t>0.57</w:t>
            </w:r>
          </w:p>
        </w:tc>
        <w:tc>
          <w:tcPr>
            <w:tcW w:w="1166" w:type="dxa"/>
            <w:tcBorders>
              <w:bottom w:val="single" w:sz="4" w:space="0" w:color="00000A"/>
              <w:insideH w:val="single" w:sz="4" w:space="0" w:color="00000A"/>
            </w:tcBorders>
            <w:shd w:fill="FFFFFF" w:val="clear"/>
          </w:tcPr>
          <w:p>
            <w:pPr>
              <w:pStyle w:val="TableContents"/>
              <w:bidi w:val="0"/>
              <w:spacing w:lineRule="auto" w:line="360" w:before="0" w:after="0"/>
              <w:contextualSpacing/>
              <w:jc w:val="center"/>
              <w:rPr>
                <w:rFonts w:ascii="Liberation Serif" w:hAnsi="Liberation Serif"/>
                <w:sz w:val="20"/>
                <w:szCs w:val="20"/>
              </w:rPr>
            </w:pPr>
            <w:r>
              <w:rPr>
                <w:rFonts w:ascii="Liberation Serif" w:hAnsi="Liberation Serif"/>
                <w:sz w:val="20"/>
                <w:szCs w:val="20"/>
              </w:rPr>
              <w:t>very small</w:t>
            </w:r>
          </w:p>
        </w:tc>
        <w:tc>
          <w:tcPr>
            <w:tcW w:w="1084" w:type="dxa"/>
            <w:tcBorders>
              <w:bottom w:val="single" w:sz="4" w:space="0" w:color="00000A"/>
              <w:insideH w:val="single" w:sz="4" w:space="0" w:color="00000A"/>
            </w:tcBorders>
            <w:shd w:fill="FFFFFF" w:val="clear"/>
          </w:tcPr>
          <w:p>
            <w:pPr>
              <w:pStyle w:val="TableContents"/>
              <w:bidi w:val="0"/>
              <w:spacing w:lineRule="auto" w:line="360" w:before="0" w:after="0"/>
              <w:contextualSpacing/>
              <w:jc w:val="center"/>
              <w:rPr>
                <w:rFonts w:ascii="Liberation Serif" w:hAnsi="Liberation Serif"/>
                <w:sz w:val="20"/>
                <w:szCs w:val="20"/>
              </w:rPr>
            </w:pPr>
            <w:r>
              <w:rPr>
                <w:rFonts w:ascii="Liberation Serif" w:hAnsi="Liberation Serif"/>
                <w:sz w:val="20"/>
                <w:szCs w:val="20"/>
              </w:rPr>
              <w:t>0.02</w:t>
            </w:r>
          </w:p>
        </w:tc>
        <w:tc>
          <w:tcPr>
            <w:tcW w:w="808" w:type="dxa"/>
            <w:tcBorders>
              <w:bottom w:val="single" w:sz="4" w:space="0" w:color="00000A"/>
              <w:insideH w:val="single" w:sz="4" w:space="0" w:color="00000A"/>
            </w:tcBorders>
            <w:shd w:fill="FFFFFF" w:val="clear"/>
          </w:tcPr>
          <w:p>
            <w:pPr>
              <w:pStyle w:val="TableContents"/>
              <w:bidi w:val="0"/>
              <w:spacing w:lineRule="auto" w:line="360" w:before="0" w:after="0"/>
              <w:contextualSpacing/>
              <w:jc w:val="center"/>
              <w:rPr>
                <w:rFonts w:ascii="Liberation Serif" w:hAnsi="Liberation Serif"/>
                <w:sz w:val="20"/>
                <w:szCs w:val="20"/>
              </w:rPr>
            </w:pPr>
            <w:r>
              <w:rPr>
                <w:rFonts w:ascii="Liberation Serif" w:hAnsi="Liberation Serif"/>
                <w:sz w:val="20"/>
                <w:szCs w:val="20"/>
              </w:rPr>
              <w:t>0.91</w:t>
            </w:r>
          </w:p>
        </w:tc>
        <w:tc>
          <w:tcPr>
            <w:tcW w:w="1165" w:type="dxa"/>
            <w:tcBorders>
              <w:bottom w:val="single" w:sz="4" w:space="0" w:color="00000A"/>
              <w:insideH w:val="single" w:sz="4" w:space="0" w:color="00000A"/>
            </w:tcBorders>
            <w:shd w:fill="FFFFFF" w:val="clear"/>
          </w:tcPr>
          <w:p>
            <w:pPr>
              <w:pStyle w:val="TableContents"/>
              <w:bidi w:val="0"/>
              <w:spacing w:lineRule="auto" w:line="360" w:before="0" w:after="0"/>
              <w:contextualSpacing/>
              <w:jc w:val="center"/>
              <w:rPr>
                <w:rFonts w:ascii="Liberation Serif" w:hAnsi="Liberation Serif"/>
                <w:sz w:val="20"/>
                <w:szCs w:val="20"/>
              </w:rPr>
            </w:pPr>
            <w:r>
              <w:rPr>
                <w:rFonts w:ascii="Liberation Serif" w:hAnsi="Liberation Serif"/>
                <w:sz w:val="20"/>
                <w:szCs w:val="20"/>
              </w:rPr>
              <w:t>very small</w:t>
            </w:r>
          </w:p>
        </w:tc>
      </w:tr>
    </w:tbl>
    <w:p>
      <w:pPr>
        <w:pStyle w:val="Normal"/>
        <w:spacing w:lineRule="auto" w:line="360"/>
        <w:rPr>
          <w:rFonts w:ascii="Liberation Serif" w:hAnsi="Liberation Serif"/>
          <w:sz w:val="20"/>
          <w:szCs w:val="20"/>
        </w:rPr>
      </w:pPr>
      <w:r>
        <w:rPr>
          <w:rFonts w:ascii="Liberation Serif" w:hAnsi="Liberation Serif"/>
          <w:i w:val="false"/>
          <w:iCs w:val="false"/>
          <w:sz w:val="20"/>
          <w:szCs w:val="20"/>
        </w:rPr>
        <w:t xml:space="preserve">Cohen’s </w:t>
      </w:r>
      <w:r>
        <w:rPr>
          <w:rFonts w:ascii="Liberation Serif" w:hAnsi="Liberation Serif"/>
          <w:i/>
          <w:iCs/>
          <w:sz w:val="20"/>
          <w:szCs w:val="20"/>
        </w:rPr>
        <w:t xml:space="preserve">d </w:t>
      </w:r>
      <w:r>
        <w:rPr>
          <w:rFonts w:ascii="Liberation Serif" w:hAnsi="Liberation Serif"/>
          <w:i w:val="false"/>
          <w:iCs w:val="false"/>
          <w:sz w:val="20"/>
          <w:szCs w:val="20"/>
        </w:rPr>
        <w:t>are</w:t>
      </w:r>
      <w:r>
        <w:rPr>
          <w:rFonts w:ascii="Liberation Serif" w:hAnsi="Liberation Serif"/>
          <w:i/>
          <w:iCs/>
          <w:sz w:val="20"/>
          <w:szCs w:val="20"/>
        </w:rPr>
        <w:t xml:space="preserve"> </w:t>
      </w:r>
      <w:r>
        <w:rPr>
          <w:rFonts w:ascii="Liberation Serif" w:hAnsi="Liberation Serif"/>
          <w:sz w:val="20"/>
          <w:szCs w:val="20"/>
        </w:rPr>
        <w:t>standardized differences obtained with multiple pair-wise contrasts accounting for variation across biogeographic realms and food webs.</w:t>
      </w:r>
    </w:p>
    <w:p>
      <w:pPr>
        <w:pStyle w:val="Normal"/>
        <w:spacing w:lineRule="auto" w:line="360"/>
        <w:rPr>
          <w:rFonts w:ascii="Liberation Serif" w:hAnsi="Liberation Serif"/>
          <w:sz w:val="20"/>
          <w:szCs w:val="20"/>
        </w:rPr>
      </w:pPr>
      <w:r>
        <w:rPr>
          <w:rFonts w:ascii="Liberation Serif" w:hAnsi="Liberation Serif"/>
          <w:i/>
          <w:iCs/>
          <w:sz w:val="20"/>
          <w:szCs w:val="20"/>
        </w:rPr>
        <w:t>P</w:t>
      </w:r>
      <w:r>
        <w:rPr>
          <w:rFonts w:ascii="Liberation Serif" w:hAnsi="Liberation Serif"/>
          <w:i w:val="false"/>
          <w:iCs w:val="false"/>
          <w:sz w:val="20"/>
          <w:szCs w:val="20"/>
        </w:rPr>
        <w:t xml:space="preserve"> are the statistical</w:t>
      </w:r>
      <w:r>
        <w:rPr>
          <w:rFonts w:ascii="Liberation Serif" w:hAnsi="Liberation Serif"/>
          <w:sz w:val="20"/>
          <w:szCs w:val="20"/>
        </w:rPr>
        <w:t xml:space="preserve"> significance of the contrast (</w:t>
      </w:r>
      <w:r>
        <w:rPr>
          <w:rFonts w:ascii="Liberation Serif" w:hAnsi="Liberation Serif"/>
          <w:i w:val="false"/>
          <w:iCs w:val="false"/>
          <w:sz w:val="20"/>
          <w:szCs w:val="20"/>
        </w:rPr>
        <w:t xml:space="preserve">set at </w:t>
      </w:r>
      <w:r>
        <w:rPr>
          <w:rFonts w:ascii="Liberation Serif" w:hAnsi="Liberation Serif"/>
          <w:i/>
          <w:iCs/>
          <w:sz w:val="20"/>
          <w:szCs w:val="20"/>
        </w:rPr>
        <w:t>P</w:t>
      </w:r>
      <w:r>
        <w:rPr>
          <w:rFonts w:ascii="Liberation Serif" w:hAnsi="Liberation Serif"/>
          <w:i w:val="false"/>
          <w:iCs w:val="false"/>
          <w:sz w:val="20"/>
          <w:szCs w:val="20"/>
        </w:rPr>
        <w:t xml:space="preserve"> &lt; 0.05</w:t>
      </w:r>
      <w:r>
        <w:rPr>
          <w:rFonts w:ascii="Liberation Serif" w:hAnsi="Liberation Serif"/>
          <w:sz w:val="20"/>
          <w:szCs w:val="20"/>
        </w:rPr>
        <w:t xml:space="preserve">) adjusted with Bonferroni correction. </w:t>
      </w:r>
    </w:p>
    <w:p>
      <w:pPr>
        <w:pStyle w:val="Normal"/>
        <w:spacing w:lineRule="auto" w:line="360"/>
        <w:rPr>
          <w:rFonts w:ascii="Liberation Serif" w:hAnsi="Liberation Serif"/>
          <w:sz w:val="20"/>
          <w:szCs w:val="20"/>
        </w:rPr>
      </w:pPr>
      <w:r>
        <w:rPr>
          <w:rFonts w:ascii="Liberation Serif" w:hAnsi="Liberation Serif"/>
          <w:sz w:val="20"/>
          <w:szCs w:val="20"/>
        </w:rPr>
        <w:t xml:space="preserve">Effect sizes indicate the magnitude of the change and illustrate the ecological importance of the standardized differences (Cohen’s </w:t>
      </w:r>
      <w:r>
        <w:rPr>
          <w:rFonts w:ascii="Liberation Serif" w:hAnsi="Liberation Serif"/>
          <w:i/>
          <w:iCs/>
          <w:sz w:val="20"/>
          <w:szCs w:val="20"/>
        </w:rPr>
        <w:t>d</w:t>
      </w:r>
      <w:r>
        <w:rPr>
          <w:rFonts w:ascii="Liberation Serif" w:hAnsi="Liberation Serif"/>
          <w:i w:val="false"/>
          <w:iCs w:val="false"/>
          <w:sz w:val="20"/>
          <w:szCs w:val="20"/>
        </w:rPr>
        <w:t>)</w:t>
      </w:r>
      <w:r>
        <w:rPr>
          <w:rFonts w:ascii="Liberation Serif" w:hAnsi="Liberation Serif"/>
          <w:sz w:val="20"/>
          <w:szCs w:val="20"/>
        </w:rPr>
        <w:t>.</w:t>
      </w:r>
      <w:r>
        <w:br w:type="page"/>
      </w:r>
    </w:p>
    <w:p>
      <w:pPr>
        <w:pStyle w:val="TextBody"/>
        <w:bidi w:val="0"/>
        <w:spacing w:lineRule="auto" w:line="360"/>
        <w:rPr>
          <w:rFonts w:ascii="Liberation Serif" w:hAnsi="Liberation Serif"/>
        </w:rPr>
      </w:pPr>
      <w:r>
        <w:rPr>
          <w:rFonts w:ascii="Liberation Serif" w:hAnsi="Liberation Serif"/>
        </w:rPr>
        <w:t xml:space="preserve">Table 2: Standardized differences between model estimates for the number </w:t>
      </w:r>
      <w:r>
        <w:rPr>
          <w:rFonts w:ascii="Liberation Serif" w:hAnsi="Liberation Serif"/>
        </w:rPr>
        <w:t>of</w:t>
      </w:r>
      <w:r>
        <w:rPr>
          <w:rFonts w:ascii="Liberation Serif" w:hAnsi="Liberation Serif"/>
        </w:rPr>
        <w:t xml:space="preserve"> interactions between trophic levels from </w:t>
      </w:r>
      <w:r>
        <w:rPr>
          <w:rFonts w:ascii="Liberation Serif" w:hAnsi="Liberation Serif"/>
        </w:rPr>
        <w:t xml:space="preserve">generalised linear mixed models </w:t>
      </w:r>
      <w:r>
        <w:rPr>
          <w:rFonts w:ascii="Liberation Serif" w:hAnsi="Liberation Serif"/>
        </w:rPr>
        <w:t>among the present-natural, current, and rewilding scenarios.</w:t>
      </w:r>
    </w:p>
    <w:tbl>
      <w:tblPr>
        <w:tblW w:w="12019" w:type="dxa"/>
        <w:jc w:val="left"/>
        <w:tblInd w:w="-1632" w:type="dxa"/>
        <w:tblBorders>
          <w:bottom w:val="single" w:sz="2" w:space="0" w:color="000000"/>
          <w:insideH w:val="single" w:sz="2" w:space="0" w:color="000000"/>
        </w:tblBorders>
        <w:tblCellMar>
          <w:top w:w="55" w:type="dxa"/>
          <w:left w:w="55" w:type="dxa"/>
          <w:bottom w:w="55" w:type="dxa"/>
          <w:right w:w="55" w:type="dxa"/>
        </w:tblCellMar>
      </w:tblPr>
      <w:tblGrid>
        <w:gridCol w:w="1584"/>
        <w:gridCol w:w="1594"/>
        <w:gridCol w:w="1078"/>
        <w:gridCol w:w="788"/>
        <w:gridCol w:w="1106"/>
        <w:gridCol w:w="1106"/>
        <w:gridCol w:w="685"/>
        <w:gridCol w:w="1106"/>
        <w:gridCol w:w="1097"/>
        <w:gridCol w:w="740"/>
        <w:gridCol w:w="1135"/>
      </w:tblGrid>
      <w:tr>
        <w:trPr/>
        <w:tc>
          <w:tcPr>
            <w:tcW w:w="1584" w:type="dxa"/>
            <w:tcBorders>
              <w:bottom w:val="single" w:sz="2" w:space="0" w:color="000000"/>
              <w:insideH w:val="single" w:sz="2" w:space="0" w:color="000000"/>
            </w:tcBorders>
            <w:shd w:fill="FFFFFF" w:val="clear"/>
          </w:tcPr>
          <w:p>
            <w:pPr>
              <w:pStyle w:val="TableContents"/>
              <w:bidi w:val="0"/>
              <w:spacing w:lineRule="auto" w:line="360" w:before="0" w:after="0"/>
              <w:contextualSpacing/>
              <w:jc w:val="center"/>
              <w:rPr>
                <w:rFonts w:ascii="Liberation Serif" w:hAnsi="Liberation Serif"/>
                <w:b/>
                <w:b/>
                <w:bCs/>
                <w:sz w:val="20"/>
                <w:szCs w:val="20"/>
              </w:rPr>
            </w:pPr>
            <w:r>
              <w:rPr>
                <w:rFonts w:ascii="Liberation Serif" w:hAnsi="Liberation Serif"/>
                <w:b/>
                <w:bCs/>
                <w:sz w:val="20"/>
                <w:szCs w:val="20"/>
              </w:rPr>
              <w:t>Predator</w:t>
            </w:r>
          </w:p>
        </w:tc>
        <w:tc>
          <w:tcPr>
            <w:tcW w:w="1594" w:type="dxa"/>
            <w:tcBorders>
              <w:bottom w:val="single" w:sz="2" w:space="0" w:color="000000"/>
              <w:insideH w:val="single" w:sz="2" w:space="0" w:color="000000"/>
            </w:tcBorders>
            <w:shd w:fill="FFFFFF" w:val="clear"/>
          </w:tcPr>
          <w:p>
            <w:pPr>
              <w:pStyle w:val="TableContents"/>
              <w:bidi w:val="0"/>
              <w:spacing w:lineRule="auto" w:line="360" w:before="0" w:after="0"/>
              <w:contextualSpacing/>
              <w:jc w:val="center"/>
              <w:rPr>
                <w:rFonts w:ascii="Liberation Serif" w:hAnsi="Liberation Serif"/>
                <w:b/>
                <w:b/>
                <w:bCs/>
                <w:sz w:val="20"/>
                <w:szCs w:val="20"/>
              </w:rPr>
            </w:pPr>
            <w:r>
              <w:rPr>
                <w:rFonts w:ascii="Liberation Serif" w:hAnsi="Liberation Serif"/>
                <w:b/>
                <w:bCs/>
                <w:sz w:val="20"/>
                <w:szCs w:val="20"/>
              </w:rPr>
              <w:t>Prey</w:t>
            </w:r>
          </w:p>
        </w:tc>
        <w:tc>
          <w:tcPr>
            <w:tcW w:w="2972" w:type="dxa"/>
            <w:gridSpan w:val="3"/>
            <w:tcBorders>
              <w:bottom w:val="single" w:sz="2" w:space="0" w:color="000000"/>
              <w:insideH w:val="single" w:sz="2" w:space="0" w:color="000000"/>
            </w:tcBorders>
            <w:shd w:fill="FFFFFF" w:val="clear"/>
          </w:tcPr>
          <w:p>
            <w:pPr>
              <w:pStyle w:val="TableContents"/>
              <w:bidi w:val="0"/>
              <w:spacing w:lineRule="auto" w:line="360" w:before="0" w:after="0"/>
              <w:contextualSpacing/>
              <w:jc w:val="center"/>
              <w:rPr>
                <w:rFonts w:ascii="Liberation Serif" w:hAnsi="Liberation Serif"/>
                <w:b/>
                <w:b/>
                <w:bCs/>
                <w:sz w:val="20"/>
                <w:szCs w:val="20"/>
              </w:rPr>
            </w:pPr>
            <w:r>
              <w:rPr>
                <w:rFonts w:ascii="Liberation Serif" w:hAnsi="Liberation Serif"/>
                <w:b/>
                <w:bCs/>
                <w:sz w:val="20"/>
                <w:szCs w:val="20"/>
              </w:rPr>
              <w:t xml:space="preserve">Present-natural – current </w:t>
            </w:r>
          </w:p>
        </w:tc>
        <w:tc>
          <w:tcPr>
            <w:tcW w:w="2897" w:type="dxa"/>
            <w:gridSpan w:val="3"/>
            <w:tcBorders>
              <w:bottom w:val="single" w:sz="2" w:space="0" w:color="000000"/>
              <w:insideH w:val="single" w:sz="2" w:space="0" w:color="000000"/>
            </w:tcBorders>
            <w:shd w:fill="FFFFFF" w:val="clear"/>
          </w:tcPr>
          <w:p>
            <w:pPr>
              <w:pStyle w:val="TableContents"/>
              <w:bidi w:val="0"/>
              <w:spacing w:lineRule="auto" w:line="360" w:before="0" w:after="0"/>
              <w:contextualSpacing/>
              <w:jc w:val="center"/>
              <w:rPr>
                <w:rFonts w:ascii="Liberation Serif" w:hAnsi="Liberation Serif"/>
                <w:b/>
                <w:b/>
                <w:bCs/>
                <w:sz w:val="20"/>
                <w:szCs w:val="20"/>
              </w:rPr>
            </w:pPr>
            <w:r>
              <w:rPr>
                <w:rFonts w:ascii="Liberation Serif" w:hAnsi="Liberation Serif"/>
                <w:b/>
                <w:bCs/>
                <w:sz w:val="20"/>
                <w:szCs w:val="20"/>
              </w:rPr>
              <w:t xml:space="preserve">Rewilding – current </w:t>
            </w:r>
          </w:p>
        </w:tc>
        <w:tc>
          <w:tcPr>
            <w:tcW w:w="2972" w:type="dxa"/>
            <w:gridSpan w:val="3"/>
            <w:tcBorders>
              <w:bottom w:val="single" w:sz="2" w:space="0" w:color="000000"/>
              <w:insideH w:val="single" w:sz="2" w:space="0" w:color="000000"/>
            </w:tcBorders>
            <w:shd w:fill="FFFFFF" w:val="clear"/>
          </w:tcPr>
          <w:p>
            <w:pPr>
              <w:pStyle w:val="TableContents"/>
              <w:bidi w:val="0"/>
              <w:spacing w:lineRule="auto" w:line="360" w:before="0" w:after="0"/>
              <w:contextualSpacing/>
              <w:jc w:val="center"/>
              <w:rPr>
                <w:rFonts w:ascii="Liberation Serif" w:hAnsi="Liberation Serif"/>
                <w:b/>
                <w:b/>
                <w:bCs/>
                <w:sz w:val="20"/>
                <w:szCs w:val="20"/>
              </w:rPr>
            </w:pPr>
            <w:r>
              <w:rPr>
                <w:rFonts w:ascii="Liberation Serif" w:hAnsi="Liberation Serif"/>
                <w:b/>
                <w:bCs/>
                <w:sz w:val="20"/>
                <w:szCs w:val="20"/>
              </w:rPr>
              <w:t xml:space="preserve">Present-natural – rewilding </w:t>
            </w:r>
          </w:p>
        </w:tc>
      </w:tr>
      <w:tr>
        <w:trPr>
          <w:trHeight w:val="468" w:hRule="atLeast"/>
        </w:trPr>
        <w:tc>
          <w:tcPr>
            <w:tcW w:w="1584" w:type="dxa"/>
            <w:tcBorders/>
            <w:shd w:fill="FFFFFF" w:val="clear"/>
          </w:tcPr>
          <w:p>
            <w:pPr>
              <w:pStyle w:val="TableContents"/>
              <w:bidi w:val="0"/>
              <w:spacing w:lineRule="auto" w:line="360" w:before="0" w:after="0"/>
              <w:contextualSpacing/>
              <w:rPr>
                <w:rFonts w:ascii="Liberation Serif" w:hAnsi="Liberation Serif"/>
                <w:sz w:val="20"/>
                <w:szCs w:val="20"/>
              </w:rPr>
            </w:pPr>
            <w:r>
              <w:rPr>
                <w:rFonts w:ascii="Liberation Serif" w:hAnsi="Liberation Serif"/>
                <w:sz w:val="20"/>
                <w:szCs w:val="20"/>
              </w:rPr>
            </w:r>
          </w:p>
        </w:tc>
        <w:tc>
          <w:tcPr>
            <w:tcW w:w="1594" w:type="dxa"/>
            <w:tcBorders/>
            <w:shd w:fill="FFFFFF" w:val="clear"/>
          </w:tcPr>
          <w:p>
            <w:pPr>
              <w:pStyle w:val="Normal"/>
              <w:bidi w:val="0"/>
              <w:spacing w:lineRule="auto" w:line="360" w:before="0" w:after="0"/>
              <w:contextualSpacing/>
              <w:rPr>
                <w:rFonts w:ascii="Liberation Serif" w:hAnsi="Liberation Serif"/>
              </w:rPr>
            </w:pPr>
            <w:r>
              <w:rPr>
                <w:rFonts w:ascii="Liberation Serif" w:hAnsi="Liberation Serif"/>
              </w:rPr>
            </w:r>
          </w:p>
        </w:tc>
        <w:tc>
          <w:tcPr>
            <w:tcW w:w="1078" w:type="dxa"/>
            <w:tcBorders/>
            <w:shd w:fill="FFFFFF" w:val="clear"/>
          </w:tcPr>
          <w:p>
            <w:pPr>
              <w:pStyle w:val="TableContents"/>
              <w:bidi w:val="0"/>
              <w:spacing w:lineRule="auto" w:line="360" w:before="0" w:after="0"/>
              <w:contextualSpacing/>
              <w:jc w:val="center"/>
              <w:rPr>
                <w:rFonts w:ascii="Liberation Serif" w:hAnsi="Liberation Serif"/>
                <w:b/>
                <w:b/>
                <w:bCs/>
                <w:i/>
                <w:i/>
                <w:iCs/>
                <w:sz w:val="20"/>
                <w:szCs w:val="20"/>
              </w:rPr>
            </w:pPr>
            <w:r>
              <w:rPr>
                <w:rFonts w:ascii="Liberation Serif" w:hAnsi="Liberation Serif"/>
                <w:b/>
                <w:bCs/>
                <w:i w:val="false"/>
                <w:iCs w:val="false"/>
                <w:sz w:val="20"/>
                <w:szCs w:val="20"/>
              </w:rPr>
              <w:t>Cohen’s</w:t>
            </w:r>
            <w:r>
              <w:rPr>
                <w:rFonts w:ascii="Liberation Serif" w:hAnsi="Liberation Serif"/>
                <w:b/>
                <w:bCs/>
                <w:i/>
                <w:iCs/>
                <w:sz w:val="20"/>
                <w:szCs w:val="20"/>
              </w:rPr>
              <w:t xml:space="preserve"> </w:t>
            </w:r>
            <w:r>
              <w:rPr>
                <w:rFonts w:ascii="Liberation Serif" w:hAnsi="Liberation Serif"/>
                <w:b/>
                <w:bCs/>
                <w:i/>
                <w:iCs/>
                <w:sz w:val="20"/>
                <w:szCs w:val="20"/>
              </w:rPr>
              <w:t>d</w:t>
            </w:r>
          </w:p>
        </w:tc>
        <w:tc>
          <w:tcPr>
            <w:tcW w:w="788" w:type="dxa"/>
            <w:tcBorders/>
            <w:shd w:fill="FFFFFF" w:val="clear"/>
          </w:tcPr>
          <w:p>
            <w:pPr>
              <w:pStyle w:val="TableContents"/>
              <w:bidi w:val="0"/>
              <w:spacing w:lineRule="auto" w:line="360" w:before="0" w:after="0"/>
              <w:contextualSpacing/>
              <w:jc w:val="center"/>
              <w:rPr>
                <w:rFonts w:ascii="Liberation Serif" w:hAnsi="Liberation Serif"/>
                <w:b/>
                <w:b/>
                <w:bCs/>
                <w:i/>
                <w:i/>
                <w:iCs/>
                <w:sz w:val="20"/>
                <w:szCs w:val="20"/>
              </w:rPr>
            </w:pPr>
            <w:r>
              <w:rPr>
                <w:rFonts w:ascii="Liberation Serif" w:hAnsi="Liberation Serif"/>
                <w:b/>
                <w:bCs/>
                <w:i/>
                <w:iCs/>
                <w:sz w:val="20"/>
                <w:szCs w:val="20"/>
              </w:rPr>
              <w:t>P</w:t>
            </w:r>
          </w:p>
        </w:tc>
        <w:tc>
          <w:tcPr>
            <w:tcW w:w="1106" w:type="dxa"/>
            <w:tcBorders/>
            <w:shd w:fill="FFFFFF" w:val="clear"/>
          </w:tcPr>
          <w:p>
            <w:pPr>
              <w:pStyle w:val="TableContents"/>
              <w:bidi w:val="0"/>
              <w:spacing w:lineRule="auto" w:line="360" w:before="0" w:after="0"/>
              <w:contextualSpacing/>
              <w:jc w:val="center"/>
              <w:rPr>
                <w:rFonts w:ascii="Liberation Serif" w:hAnsi="Liberation Serif"/>
                <w:b/>
                <w:b/>
                <w:bCs/>
                <w:i/>
                <w:i/>
                <w:iCs/>
                <w:sz w:val="20"/>
                <w:szCs w:val="20"/>
              </w:rPr>
            </w:pPr>
            <w:r>
              <w:rPr>
                <w:rFonts w:ascii="Liberation Serif" w:hAnsi="Liberation Serif"/>
                <w:b/>
                <w:bCs/>
                <w:i/>
                <w:iCs/>
                <w:sz w:val="20"/>
                <w:szCs w:val="20"/>
              </w:rPr>
              <w:t>Effect size</w:t>
            </w:r>
          </w:p>
        </w:tc>
        <w:tc>
          <w:tcPr>
            <w:tcW w:w="1106" w:type="dxa"/>
            <w:tcBorders/>
            <w:shd w:fill="FFFFFF" w:val="clear"/>
          </w:tcPr>
          <w:p>
            <w:pPr>
              <w:pStyle w:val="TableContents"/>
              <w:bidi w:val="0"/>
              <w:spacing w:lineRule="auto" w:line="360" w:before="0" w:after="0"/>
              <w:contextualSpacing/>
              <w:jc w:val="center"/>
              <w:rPr>
                <w:rFonts w:ascii="Liberation Serif" w:hAnsi="Liberation Serif"/>
                <w:b/>
                <w:b/>
                <w:bCs/>
                <w:i/>
                <w:i/>
                <w:iCs/>
                <w:sz w:val="20"/>
                <w:szCs w:val="20"/>
              </w:rPr>
            </w:pPr>
            <w:r>
              <w:rPr>
                <w:rFonts w:ascii="Liberation Serif" w:hAnsi="Liberation Serif"/>
                <w:b/>
                <w:bCs/>
                <w:i w:val="false"/>
                <w:iCs w:val="false"/>
                <w:sz w:val="20"/>
                <w:szCs w:val="20"/>
              </w:rPr>
              <w:t>Cohen’s</w:t>
            </w:r>
            <w:r>
              <w:rPr>
                <w:rFonts w:ascii="Liberation Serif" w:hAnsi="Liberation Serif"/>
                <w:b/>
                <w:bCs/>
                <w:i/>
                <w:iCs/>
                <w:sz w:val="20"/>
                <w:szCs w:val="20"/>
              </w:rPr>
              <w:t xml:space="preserve"> </w:t>
            </w:r>
            <w:r>
              <w:rPr>
                <w:rFonts w:ascii="Liberation Serif" w:hAnsi="Liberation Serif"/>
                <w:b/>
                <w:bCs/>
                <w:i/>
                <w:iCs/>
                <w:sz w:val="20"/>
                <w:szCs w:val="20"/>
              </w:rPr>
              <w:t>d</w:t>
            </w:r>
          </w:p>
        </w:tc>
        <w:tc>
          <w:tcPr>
            <w:tcW w:w="685" w:type="dxa"/>
            <w:tcBorders/>
            <w:shd w:fill="FFFFFF" w:val="clear"/>
          </w:tcPr>
          <w:p>
            <w:pPr>
              <w:pStyle w:val="TableContents"/>
              <w:bidi w:val="0"/>
              <w:spacing w:lineRule="auto" w:line="360" w:before="0" w:after="0"/>
              <w:contextualSpacing/>
              <w:jc w:val="center"/>
              <w:rPr>
                <w:rFonts w:ascii="Liberation Serif" w:hAnsi="Liberation Serif"/>
                <w:b/>
                <w:b/>
                <w:bCs/>
                <w:i/>
                <w:i/>
                <w:iCs/>
                <w:sz w:val="20"/>
                <w:szCs w:val="20"/>
              </w:rPr>
            </w:pPr>
            <w:r>
              <w:rPr>
                <w:rFonts w:ascii="Liberation Serif" w:hAnsi="Liberation Serif"/>
                <w:b/>
                <w:bCs/>
                <w:i/>
                <w:iCs/>
                <w:sz w:val="20"/>
                <w:szCs w:val="20"/>
              </w:rPr>
              <w:t>P</w:t>
            </w:r>
          </w:p>
        </w:tc>
        <w:tc>
          <w:tcPr>
            <w:tcW w:w="1106" w:type="dxa"/>
            <w:tcBorders/>
            <w:shd w:fill="FFFFFF" w:val="clear"/>
          </w:tcPr>
          <w:p>
            <w:pPr>
              <w:pStyle w:val="TableContents"/>
              <w:bidi w:val="0"/>
              <w:spacing w:lineRule="auto" w:line="360" w:before="0" w:after="0"/>
              <w:contextualSpacing/>
              <w:jc w:val="center"/>
              <w:rPr>
                <w:rFonts w:ascii="Liberation Serif" w:hAnsi="Liberation Serif"/>
                <w:b/>
                <w:b/>
                <w:bCs/>
                <w:i/>
                <w:i/>
                <w:iCs/>
                <w:sz w:val="20"/>
                <w:szCs w:val="20"/>
              </w:rPr>
            </w:pPr>
            <w:r>
              <w:rPr>
                <w:rFonts w:ascii="Liberation Serif" w:hAnsi="Liberation Serif"/>
                <w:b/>
                <w:bCs/>
                <w:i/>
                <w:iCs/>
                <w:sz w:val="20"/>
                <w:szCs w:val="20"/>
              </w:rPr>
              <w:t>Effect size</w:t>
            </w:r>
          </w:p>
        </w:tc>
        <w:tc>
          <w:tcPr>
            <w:tcW w:w="1097" w:type="dxa"/>
            <w:tcBorders/>
            <w:shd w:fill="FFFFFF" w:val="clear"/>
          </w:tcPr>
          <w:p>
            <w:pPr>
              <w:pStyle w:val="TableContents"/>
              <w:bidi w:val="0"/>
              <w:spacing w:lineRule="auto" w:line="360" w:before="0" w:after="0"/>
              <w:contextualSpacing/>
              <w:jc w:val="center"/>
              <w:rPr>
                <w:rFonts w:ascii="Liberation Serif" w:hAnsi="Liberation Serif"/>
                <w:b/>
                <w:b/>
                <w:bCs/>
                <w:i/>
                <w:i/>
                <w:iCs/>
                <w:sz w:val="20"/>
                <w:szCs w:val="20"/>
              </w:rPr>
            </w:pPr>
            <w:r>
              <w:rPr>
                <w:rFonts w:ascii="Liberation Serif" w:hAnsi="Liberation Serif"/>
                <w:b/>
                <w:bCs/>
                <w:i w:val="false"/>
                <w:iCs w:val="false"/>
                <w:sz w:val="20"/>
                <w:szCs w:val="20"/>
              </w:rPr>
              <w:t>Cohen’s</w:t>
            </w:r>
            <w:r>
              <w:rPr>
                <w:rFonts w:ascii="Liberation Serif" w:hAnsi="Liberation Serif"/>
                <w:b/>
                <w:bCs/>
                <w:i/>
                <w:iCs/>
                <w:sz w:val="20"/>
                <w:szCs w:val="20"/>
              </w:rPr>
              <w:t xml:space="preserve"> </w:t>
            </w:r>
            <w:r>
              <w:rPr>
                <w:rFonts w:ascii="Liberation Serif" w:hAnsi="Liberation Serif"/>
                <w:b/>
                <w:bCs/>
                <w:i/>
                <w:iCs/>
                <w:sz w:val="20"/>
                <w:szCs w:val="20"/>
              </w:rPr>
              <w:t>d</w:t>
            </w:r>
          </w:p>
        </w:tc>
        <w:tc>
          <w:tcPr>
            <w:tcW w:w="740" w:type="dxa"/>
            <w:tcBorders/>
            <w:shd w:fill="FFFFFF" w:val="clear"/>
          </w:tcPr>
          <w:p>
            <w:pPr>
              <w:pStyle w:val="TableContents"/>
              <w:bidi w:val="0"/>
              <w:spacing w:lineRule="auto" w:line="360" w:before="0" w:after="0"/>
              <w:contextualSpacing/>
              <w:jc w:val="center"/>
              <w:rPr>
                <w:rFonts w:ascii="Liberation Serif" w:hAnsi="Liberation Serif"/>
                <w:b/>
                <w:b/>
                <w:bCs/>
                <w:i/>
                <w:i/>
                <w:iCs/>
                <w:sz w:val="20"/>
                <w:szCs w:val="20"/>
              </w:rPr>
            </w:pPr>
            <w:r>
              <w:rPr>
                <w:rFonts w:ascii="Liberation Serif" w:hAnsi="Liberation Serif"/>
                <w:b/>
                <w:bCs/>
                <w:i/>
                <w:iCs/>
                <w:sz w:val="20"/>
                <w:szCs w:val="20"/>
              </w:rPr>
              <w:t>P</w:t>
            </w:r>
          </w:p>
        </w:tc>
        <w:tc>
          <w:tcPr>
            <w:tcW w:w="1135" w:type="dxa"/>
            <w:tcBorders/>
            <w:shd w:fill="FFFFFF" w:val="clear"/>
          </w:tcPr>
          <w:p>
            <w:pPr>
              <w:pStyle w:val="TableContents"/>
              <w:bidi w:val="0"/>
              <w:spacing w:lineRule="auto" w:line="360" w:before="0" w:after="0"/>
              <w:contextualSpacing/>
              <w:jc w:val="center"/>
              <w:rPr>
                <w:rFonts w:ascii="Liberation Serif" w:hAnsi="Liberation Serif"/>
                <w:b/>
                <w:b/>
                <w:bCs/>
                <w:i/>
                <w:i/>
                <w:iCs/>
                <w:sz w:val="20"/>
                <w:szCs w:val="20"/>
              </w:rPr>
            </w:pPr>
            <w:r>
              <w:rPr>
                <w:rFonts w:ascii="Liberation Serif" w:hAnsi="Liberation Serif"/>
                <w:b/>
                <w:bCs/>
                <w:i/>
                <w:iCs/>
                <w:sz w:val="20"/>
                <w:szCs w:val="20"/>
              </w:rPr>
              <w:t>Effect size</w:t>
            </w:r>
          </w:p>
        </w:tc>
      </w:tr>
      <w:tr>
        <w:trPr>
          <w:trHeight w:val="468" w:hRule="atLeast"/>
        </w:trPr>
        <w:tc>
          <w:tcPr>
            <w:tcW w:w="1584" w:type="dxa"/>
            <w:tcBorders/>
            <w:shd w:fill="FFFFFF" w:val="clear"/>
          </w:tcPr>
          <w:p>
            <w:pPr>
              <w:pStyle w:val="TableContents"/>
              <w:bidi w:val="0"/>
              <w:spacing w:lineRule="auto" w:line="360" w:before="0" w:after="0"/>
              <w:contextualSpacing/>
              <w:rPr>
                <w:rFonts w:ascii="Liberation Serif" w:hAnsi="Liberation Serif"/>
                <w:sz w:val="20"/>
                <w:szCs w:val="20"/>
              </w:rPr>
            </w:pPr>
            <w:r>
              <w:rPr>
                <w:rFonts w:ascii="Liberation Serif" w:hAnsi="Liberation Serif"/>
                <w:sz w:val="20"/>
                <w:szCs w:val="20"/>
              </w:rPr>
            </w:r>
          </w:p>
        </w:tc>
        <w:tc>
          <w:tcPr>
            <w:tcW w:w="1594" w:type="dxa"/>
            <w:tcBorders/>
            <w:shd w:fill="FFFFFF" w:val="clear"/>
          </w:tcPr>
          <w:p>
            <w:pPr>
              <w:pStyle w:val="TableContents"/>
              <w:bidi w:val="0"/>
              <w:spacing w:lineRule="auto" w:line="360" w:before="0" w:after="0"/>
              <w:contextualSpacing/>
              <w:rPr>
                <w:rFonts w:ascii="Liberation Serif" w:hAnsi="Liberation Serif"/>
                <w:sz w:val="20"/>
                <w:szCs w:val="20"/>
              </w:rPr>
            </w:pPr>
            <w:r>
              <w:rPr>
                <w:rFonts w:ascii="Liberation Serif" w:hAnsi="Liberation Serif"/>
                <w:sz w:val="20"/>
                <w:szCs w:val="20"/>
              </w:rPr>
            </w:r>
          </w:p>
        </w:tc>
        <w:tc>
          <w:tcPr>
            <w:tcW w:w="8841" w:type="dxa"/>
            <w:gridSpan w:val="9"/>
            <w:tcBorders/>
            <w:shd w:fill="FFFFFF" w:val="clear"/>
          </w:tcPr>
          <w:p>
            <w:pPr>
              <w:pStyle w:val="TableContents"/>
              <w:bidi w:val="0"/>
              <w:spacing w:lineRule="auto" w:line="360" w:before="0" w:after="0"/>
              <w:contextualSpacing/>
              <w:jc w:val="center"/>
              <w:rPr>
                <w:rFonts w:ascii="Liberation Serif" w:hAnsi="Liberation Serif"/>
                <w:sz w:val="20"/>
                <w:szCs w:val="20"/>
              </w:rPr>
            </w:pPr>
            <w:r>
              <w:rPr>
                <w:rFonts w:ascii="Liberation Serif" w:hAnsi="Liberation Serif"/>
                <w:b/>
                <w:bCs/>
                <w:sz w:val="20"/>
                <w:szCs w:val="20"/>
              </w:rPr>
              <w:t>Protected areas</w:t>
            </w:r>
          </w:p>
        </w:tc>
      </w:tr>
      <w:tr>
        <w:trPr>
          <w:trHeight w:val="468" w:hRule="atLeast"/>
        </w:trPr>
        <w:tc>
          <w:tcPr>
            <w:tcW w:w="1584" w:type="dxa"/>
            <w:vMerge w:val="restart"/>
            <w:tcBorders/>
            <w:shd w:fill="FFFFFF" w:val="clear"/>
          </w:tcPr>
          <w:p>
            <w:pPr>
              <w:pStyle w:val="TableContents"/>
              <w:bidi w:val="0"/>
              <w:spacing w:lineRule="auto" w:line="360" w:before="0" w:after="0"/>
              <w:contextualSpacing/>
              <w:rPr>
                <w:rFonts w:ascii="Liberation Serif" w:hAnsi="Liberation Serif"/>
                <w:sz w:val="20"/>
                <w:szCs w:val="20"/>
              </w:rPr>
            </w:pPr>
            <w:r>
              <w:rPr>
                <w:rFonts w:ascii="Liberation Serif" w:hAnsi="Liberation Serif"/>
                <w:sz w:val="20"/>
                <w:szCs w:val="20"/>
              </w:rPr>
              <w:t xml:space="preserve">Megacarnivores </w:t>
            </w:r>
          </w:p>
          <w:p>
            <w:pPr>
              <w:pStyle w:val="TableContents"/>
              <w:bidi w:val="0"/>
              <w:spacing w:lineRule="auto" w:line="360" w:before="0" w:after="0"/>
              <w:contextualSpacing/>
              <w:rPr>
                <w:rFonts w:ascii="Liberation Serif" w:hAnsi="Liberation Serif"/>
                <w:sz w:val="20"/>
                <w:szCs w:val="20"/>
              </w:rPr>
            </w:pPr>
            <w:r>
              <w:rPr>
                <w:rFonts w:ascii="Liberation Serif" w:hAnsi="Liberation Serif"/>
                <w:sz w:val="20"/>
                <w:szCs w:val="20"/>
              </w:rPr>
            </w:r>
          </w:p>
        </w:tc>
        <w:tc>
          <w:tcPr>
            <w:tcW w:w="1594" w:type="dxa"/>
            <w:tcBorders/>
            <w:shd w:fill="FFFFFF" w:val="clear"/>
          </w:tcPr>
          <w:p>
            <w:pPr>
              <w:pStyle w:val="TableContents"/>
              <w:bidi w:val="0"/>
              <w:spacing w:lineRule="auto" w:line="360" w:before="0" w:after="0"/>
              <w:contextualSpacing/>
              <w:rPr>
                <w:rFonts w:ascii="Liberation Serif" w:hAnsi="Liberation Serif"/>
                <w:sz w:val="20"/>
                <w:szCs w:val="20"/>
              </w:rPr>
            </w:pPr>
            <w:r>
              <w:rPr>
                <w:rFonts w:ascii="Liberation Serif" w:hAnsi="Liberation Serif"/>
                <w:sz w:val="20"/>
                <w:szCs w:val="20"/>
              </w:rPr>
              <w:t>Large carnivores</w:t>
            </w:r>
          </w:p>
        </w:tc>
        <w:tc>
          <w:tcPr>
            <w:tcW w:w="1078" w:type="dxa"/>
            <w:tcBorders/>
            <w:shd w:fill="FFFFFF" w:val="clear"/>
          </w:tcPr>
          <w:p>
            <w:pPr>
              <w:pStyle w:val="TableContents"/>
              <w:bidi w:val="0"/>
              <w:spacing w:lineRule="auto" w:line="360" w:before="0" w:after="0"/>
              <w:contextualSpacing/>
              <w:jc w:val="center"/>
              <w:rPr>
                <w:rFonts w:ascii="Liberation Serif" w:hAnsi="Liberation Serif"/>
                <w:sz w:val="20"/>
                <w:szCs w:val="20"/>
              </w:rPr>
            </w:pPr>
            <w:r>
              <w:rPr>
                <w:rFonts w:ascii="Liberation Serif" w:hAnsi="Liberation Serif"/>
                <w:sz w:val="20"/>
                <w:szCs w:val="20"/>
              </w:rPr>
              <w:t>1.30</w:t>
            </w:r>
          </w:p>
        </w:tc>
        <w:tc>
          <w:tcPr>
            <w:tcW w:w="788" w:type="dxa"/>
            <w:tcBorders/>
            <w:shd w:fill="FFFFFF" w:val="clear"/>
          </w:tcPr>
          <w:p>
            <w:pPr>
              <w:pStyle w:val="TableContents"/>
              <w:bidi w:val="0"/>
              <w:spacing w:lineRule="auto" w:line="360" w:before="0" w:after="0"/>
              <w:contextualSpacing/>
              <w:jc w:val="center"/>
              <w:rPr>
                <w:rFonts w:ascii="Liberation Serif" w:hAnsi="Liberation Serif"/>
                <w:sz w:val="20"/>
                <w:szCs w:val="20"/>
              </w:rPr>
            </w:pPr>
            <w:r>
              <w:rPr>
                <w:rFonts w:ascii="Liberation Serif" w:hAnsi="Liberation Serif"/>
                <w:sz w:val="20"/>
                <w:szCs w:val="20"/>
              </w:rPr>
              <w:t>&lt; 0.01</w:t>
            </w:r>
          </w:p>
        </w:tc>
        <w:tc>
          <w:tcPr>
            <w:tcW w:w="1106" w:type="dxa"/>
            <w:tcBorders/>
            <w:shd w:fill="FFFFFF" w:val="clear"/>
          </w:tcPr>
          <w:p>
            <w:pPr>
              <w:pStyle w:val="TableContents"/>
              <w:bidi w:val="0"/>
              <w:spacing w:lineRule="auto" w:line="360" w:before="0" w:after="0"/>
              <w:contextualSpacing/>
              <w:jc w:val="center"/>
              <w:rPr>
                <w:rFonts w:ascii="Liberation Serif" w:hAnsi="Liberation Serif"/>
                <w:sz w:val="20"/>
                <w:szCs w:val="20"/>
              </w:rPr>
            </w:pPr>
            <w:r>
              <w:rPr>
                <w:rFonts w:ascii="Liberation Serif" w:hAnsi="Liberation Serif"/>
                <w:sz w:val="20"/>
                <w:szCs w:val="20"/>
              </w:rPr>
              <w:t>Very large</w:t>
            </w:r>
          </w:p>
        </w:tc>
        <w:tc>
          <w:tcPr>
            <w:tcW w:w="1106" w:type="dxa"/>
            <w:tcBorders/>
            <w:shd w:fill="FFFFFF" w:val="clear"/>
          </w:tcPr>
          <w:p>
            <w:pPr>
              <w:pStyle w:val="TableContents"/>
              <w:bidi w:val="0"/>
              <w:spacing w:lineRule="auto" w:line="360" w:before="0" w:after="0"/>
              <w:contextualSpacing/>
              <w:jc w:val="center"/>
              <w:rPr>
                <w:rFonts w:ascii="Liberation Serif" w:hAnsi="Liberation Serif"/>
                <w:sz w:val="20"/>
                <w:szCs w:val="20"/>
              </w:rPr>
            </w:pPr>
            <w:r>
              <w:rPr>
                <w:rFonts w:ascii="Liberation Serif" w:hAnsi="Liberation Serif"/>
                <w:sz w:val="20"/>
                <w:szCs w:val="20"/>
              </w:rPr>
              <w:t>0.73</w:t>
            </w:r>
          </w:p>
        </w:tc>
        <w:tc>
          <w:tcPr>
            <w:tcW w:w="685" w:type="dxa"/>
            <w:tcBorders/>
            <w:shd w:fill="FFFFFF" w:val="clear"/>
          </w:tcPr>
          <w:p>
            <w:pPr>
              <w:pStyle w:val="TableContents"/>
              <w:bidi w:val="0"/>
              <w:spacing w:lineRule="auto" w:line="360" w:before="0" w:after="0"/>
              <w:contextualSpacing/>
              <w:jc w:val="center"/>
              <w:rPr>
                <w:rFonts w:ascii="Liberation Serif" w:hAnsi="Liberation Serif"/>
                <w:sz w:val="20"/>
                <w:szCs w:val="20"/>
              </w:rPr>
            </w:pPr>
            <w:r>
              <w:rPr>
                <w:rFonts w:ascii="Liberation Serif" w:hAnsi="Liberation Serif"/>
                <w:sz w:val="20"/>
                <w:szCs w:val="20"/>
              </w:rPr>
              <w:t>&lt;0.01</w:t>
            </w:r>
          </w:p>
        </w:tc>
        <w:tc>
          <w:tcPr>
            <w:tcW w:w="1106" w:type="dxa"/>
            <w:tcBorders/>
            <w:shd w:fill="FFFFFF" w:val="clear"/>
          </w:tcPr>
          <w:p>
            <w:pPr>
              <w:pStyle w:val="TableContents"/>
              <w:bidi w:val="0"/>
              <w:spacing w:lineRule="auto" w:line="360" w:before="0" w:after="0"/>
              <w:contextualSpacing/>
              <w:jc w:val="center"/>
              <w:rPr>
                <w:rFonts w:ascii="Liberation Serif" w:hAnsi="Liberation Serif"/>
                <w:sz w:val="20"/>
                <w:szCs w:val="20"/>
              </w:rPr>
            </w:pPr>
            <w:r>
              <w:rPr>
                <w:rFonts w:ascii="Liberation Serif" w:hAnsi="Liberation Serif"/>
                <w:sz w:val="20"/>
                <w:szCs w:val="20"/>
              </w:rPr>
              <w:t>medium</w:t>
            </w:r>
          </w:p>
        </w:tc>
        <w:tc>
          <w:tcPr>
            <w:tcW w:w="1097" w:type="dxa"/>
            <w:tcBorders/>
            <w:shd w:fill="FFFFFF" w:val="clear"/>
          </w:tcPr>
          <w:p>
            <w:pPr>
              <w:pStyle w:val="TableContents"/>
              <w:bidi w:val="0"/>
              <w:spacing w:lineRule="auto" w:line="360" w:before="0" w:after="0"/>
              <w:contextualSpacing/>
              <w:jc w:val="center"/>
              <w:rPr>
                <w:rFonts w:ascii="Liberation Serif" w:hAnsi="Liberation Serif"/>
                <w:sz w:val="20"/>
                <w:szCs w:val="20"/>
              </w:rPr>
            </w:pPr>
            <w:r>
              <w:rPr>
                <w:rFonts w:ascii="Liberation Serif" w:hAnsi="Liberation Serif"/>
                <w:sz w:val="20"/>
                <w:szCs w:val="20"/>
              </w:rPr>
              <w:t>0.56</w:t>
            </w:r>
          </w:p>
        </w:tc>
        <w:tc>
          <w:tcPr>
            <w:tcW w:w="740" w:type="dxa"/>
            <w:tcBorders/>
            <w:shd w:fill="FFFFFF" w:val="clear"/>
          </w:tcPr>
          <w:p>
            <w:pPr>
              <w:pStyle w:val="TableContents"/>
              <w:bidi w:val="0"/>
              <w:spacing w:lineRule="auto" w:line="360" w:before="0" w:after="0"/>
              <w:contextualSpacing/>
              <w:jc w:val="center"/>
              <w:rPr>
                <w:rFonts w:ascii="Liberation Serif" w:hAnsi="Liberation Serif"/>
                <w:sz w:val="20"/>
                <w:szCs w:val="20"/>
              </w:rPr>
            </w:pPr>
            <w:r>
              <w:rPr>
                <w:rFonts w:ascii="Liberation Serif" w:hAnsi="Liberation Serif"/>
                <w:sz w:val="20"/>
                <w:szCs w:val="20"/>
              </w:rPr>
              <w:t>&lt;0.01</w:t>
            </w:r>
          </w:p>
        </w:tc>
        <w:tc>
          <w:tcPr>
            <w:tcW w:w="1135" w:type="dxa"/>
            <w:tcBorders/>
            <w:shd w:fill="FFFFFF" w:val="clear"/>
          </w:tcPr>
          <w:p>
            <w:pPr>
              <w:pStyle w:val="TableContents"/>
              <w:bidi w:val="0"/>
              <w:spacing w:lineRule="auto" w:line="360" w:before="0" w:after="0"/>
              <w:contextualSpacing/>
              <w:jc w:val="center"/>
              <w:rPr>
                <w:rFonts w:ascii="Liberation Serif" w:hAnsi="Liberation Serif"/>
                <w:sz w:val="20"/>
                <w:szCs w:val="20"/>
              </w:rPr>
            </w:pPr>
            <w:r>
              <w:rPr>
                <w:rFonts w:ascii="Liberation Serif" w:hAnsi="Liberation Serif"/>
                <w:sz w:val="20"/>
                <w:szCs w:val="20"/>
              </w:rPr>
              <w:t>medium</w:t>
            </w:r>
          </w:p>
        </w:tc>
      </w:tr>
      <w:tr>
        <w:trPr>
          <w:trHeight w:val="468" w:hRule="atLeast"/>
        </w:trPr>
        <w:tc>
          <w:tcPr>
            <w:tcW w:w="1584" w:type="dxa"/>
            <w:vMerge w:val="continue"/>
            <w:tcBorders/>
            <w:shd w:fill="FFFFFF" w:val="clear"/>
          </w:tcPr>
          <w:p>
            <w:pPr>
              <w:pStyle w:val="Normal"/>
              <w:bidi w:val="0"/>
              <w:spacing w:before="0" w:after="0"/>
              <w:contextualSpacing/>
              <w:rPr/>
            </w:pPr>
            <w:r>
              <w:rPr/>
            </w:r>
          </w:p>
        </w:tc>
        <w:tc>
          <w:tcPr>
            <w:tcW w:w="1594" w:type="dxa"/>
            <w:tcBorders/>
            <w:shd w:fill="FFFFFF" w:val="clear"/>
          </w:tcPr>
          <w:p>
            <w:pPr>
              <w:pStyle w:val="TableContents"/>
              <w:bidi w:val="0"/>
              <w:spacing w:lineRule="auto" w:line="360" w:before="0" w:after="0"/>
              <w:contextualSpacing/>
              <w:rPr>
                <w:rFonts w:ascii="Liberation Serif" w:hAnsi="Liberation Serif"/>
                <w:sz w:val="20"/>
                <w:szCs w:val="20"/>
              </w:rPr>
            </w:pPr>
            <w:r>
              <w:rPr>
                <w:rFonts w:ascii="Liberation Serif" w:hAnsi="Liberation Serif"/>
                <w:sz w:val="20"/>
                <w:szCs w:val="20"/>
              </w:rPr>
              <w:t>Large herbivores</w:t>
            </w:r>
          </w:p>
        </w:tc>
        <w:tc>
          <w:tcPr>
            <w:tcW w:w="1078" w:type="dxa"/>
            <w:tcBorders/>
            <w:shd w:fill="FFFFFF" w:val="clear"/>
          </w:tcPr>
          <w:p>
            <w:pPr>
              <w:pStyle w:val="TableContents"/>
              <w:bidi w:val="0"/>
              <w:spacing w:lineRule="auto" w:line="360" w:before="0" w:after="0"/>
              <w:contextualSpacing/>
              <w:jc w:val="center"/>
              <w:rPr>
                <w:rFonts w:ascii="Liberation Serif" w:hAnsi="Liberation Serif"/>
                <w:sz w:val="20"/>
                <w:szCs w:val="20"/>
              </w:rPr>
            </w:pPr>
            <w:r>
              <w:rPr>
                <w:rFonts w:ascii="Liberation Serif" w:hAnsi="Liberation Serif"/>
                <w:sz w:val="20"/>
                <w:szCs w:val="20"/>
              </w:rPr>
              <w:t>1.92</w:t>
            </w:r>
          </w:p>
        </w:tc>
        <w:tc>
          <w:tcPr>
            <w:tcW w:w="788" w:type="dxa"/>
            <w:tcBorders/>
            <w:shd w:fill="FFFFFF" w:val="clear"/>
          </w:tcPr>
          <w:p>
            <w:pPr>
              <w:pStyle w:val="TableContents"/>
              <w:bidi w:val="0"/>
              <w:spacing w:lineRule="auto" w:line="360" w:before="0" w:after="0"/>
              <w:contextualSpacing/>
              <w:jc w:val="center"/>
              <w:rPr>
                <w:rFonts w:ascii="Liberation Serif" w:hAnsi="Liberation Serif"/>
                <w:sz w:val="20"/>
                <w:szCs w:val="20"/>
              </w:rPr>
            </w:pPr>
            <w:r>
              <w:rPr>
                <w:rFonts w:ascii="Liberation Serif" w:hAnsi="Liberation Serif"/>
                <w:sz w:val="20"/>
                <w:szCs w:val="20"/>
              </w:rPr>
              <w:t>&lt;0.01</w:t>
            </w:r>
          </w:p>
        </w:tc>
        <w:tc>
          <w:tcPr>
            <w:tcW w:w="1106" w:type="dxa"/>
            <w:tcBorders/>
            <w:shd w:fill="FFFFFF" w:val="clear"/>
          </w:tcPr>
          <w:p>
            <w:pPr>
              <w:pStyle w:val="TableContents"/>
              <w:bidi w:val="0"/>
              <w:spacing w:lineRule="auto" w:line="360" w:before="0" w:after="0"/>
              <w:contextualSpacing/>
              <w:jc w:val="center"/>
              <w:rPr>
                <w:rFonts w:ascii="Liberation Serif" w:hAnsi="Liberation Serif"/>
                <w:sz w:val="20"/>
                <w:szCs w:val="20"/>
              </w:rPr>
            </w:pPr>
            <w:r>
              <w:rPr>
                <w:rFonts w:ascii="Liberation Serif" w:hAnsi="Liberation Serif"/>
                <w:sz w:val="20"/>
                <w:szCs w:val="20"/>
              </w:rPr>
              <w:t>Very large</w:t>
            </w:r>
          </w:p>
        </w:tc>
        <w:tc>
          <w:tcPr>
            <w:tcW w:w="1106" w:type="dxa"/>
            <w:tcBorders/>
            <w:shd w:fill="FFFFFF" w:val="clear"/>
          </w:tcPr>
          <w:p>
            <w:pPr>
              <w:pStyle w:val="TableContents"/>
              <w:bidi w:val="0"/>
              <w:spacing w:lineRule="auto" w:line="360" w:before="0" w:after="0"/>
              <w:contextualSpacing/>
              <w:jc w:val="center"/>
              <w:rPr>
                <w:rFonts w:ascii="Liberation Serif" w:hAnsi="Liberation Serif"/>
                <w:sz w:val="20"/>
                <w:szCs w:val="20"/>
              </w:rPr>
            </w:pPr>
            <w:r>
              <w:rPr>
                <w:rFonts w:ascii="Liberation Serif" w:hAnsi="Liberation Serif"/>
                <w:sz w:val="20"/>
                <w:szCs w:val="20"/>
              </w:rPr>
              <w:t>0.74</w:t>
            </w:r>
          </w:p>
        </w:tc>
        <w:tc>
          <w:tcPr>
            <w:tcW w:w="685" w:type="dxa"/>
            <w:tcBorders/>
            <w:shd w:fill="FFFFFF" w:val="clear"/>
          </w:tcPr>
          <w:p>
            <w:pPr>
              <w:pStyle w:val="TableContents"/>
              <w:bidi w:val="0"/>
              <w:spacing w:lineRule="auto" w:line="360" w:before="0" w:after="0"/>
              <w:contextualSpacing/>
              <w:jc w:val="center"/>
              <w:rPr>
                <w:rFonts w:ascii="Liberation Serif" w:hAnsi="Liberation Serif"/>
                <w:sz w:val="20"/>
                <w:szCs w:val="20"/>
              </w:rPr>
            </w:pPr>
            <w:r>
              <w:rPr>
                <w:rFonts w:ascii="Liberation Serif" w:hAnsi="Liberation Serif"/>
                <w:sz w:val="20"/>
                <w:szCs w:val="20"/>
              </w:rPr>
              <w:t>&lt;0.01</w:t>
            </w:r>
          </w:p>
        </w:tc>
        <w:tc>
          <w:tcPr>
            <w:tcW w:w="1106" w:type="dxa"/>
            <w:tcBorders/>
            <w:shd w:fill="FFFFFF" w:val="clear"/>
          </w:tcPr>
          <w:p>
            <w:pPr>
              <w:pStyle w:val="TableContents"/>
              <w:bidi w:val="0"/>
              <w:spacing w:lineRule="auto" w:line="360" w:before="0" w:after="0"/>
              <w:contextualSpacing/>
              <w:jc w:val="center"/>
              <w:rPr>
                <w:rFonts w:ascii="Liberation Serif" w:hAnsi="Liberation Serif"/>
                <w:sz w:val="20"/>
                <w:szCs w:val="20"/>
              </w:rPr>
            </w:pPr>
            <w:r>
              <w:rPr>
                <w:rFonts w:ascii="Liberation Serif" w:hAnsi="Liberation Serif"/>
                <w:sz w:val="20"/>
                <w:szCs w:val="20"/>
              </w:rPr>
              <w:t>Medium</w:t>
            </w:r>
          </w:p>
        </w:tc>
        <w:tc>
          <w:tcPr>
            <w:tcW w:w="1097" w:type="dxa"/>
            <w:tcBorders/>
            <w:shd w:fill="FFFFFF" w:val="clear"/>
          </w:tcPr>
          <w:p>
            <w:pPr>
              <w:pStyle w:val="TableContents"/>
              <w:bidi w:val="0"/>
              <w:spacing w:lineRule="auto" w:line="360" w:before="0" w:after="0"/>
              <w:contextualSpacing/>
              <w:jc w:val="center"/>
              <w:rPr>
                <w:rFonts w:ascii="Liberation Serif" w:hAnsi="Liberation Serif"/>
                <w:sz w:val="20"/>
                <w:szCs w:val="20"/>
              </w:rPr>
            </w:pPr>
            <w:r>
              <w:rPr>
                <w:rFonts w:ascii="Liberation Serif" w:hAnsi="Liberation Serif"/>
                <w:sz w:val="20"/>
                <w:szCs w:val="20"/>
              </w:rPr>
              <w:t>1.19</w:t>
            </w:r>
          </w:p>
        </w:tc>
        <w:tc>
          <w:tcPr>
            <w:tcW w:w="740" w:type="dxa"/>
            <w:tcBorders/>
            <w:shd w:fill="FFFFFF" w:val="clear"/>
          </w:tcPr>
          <w:p>
            <w:pPr>
              <w:pStyle w:val="TableContents"/>
              <w:bidi w:val="0"/>
              <w:spacing w:lineRule="auto" w:line="360" w:before="0" w:after="0"/>
              <w:contextualSpacing/>
              <w:jc w:val="center"/>
              <w:rPr>
                <w:rFonts w:ascii="Liberation Serif" w:hAnsi="Liberation Serif"/>
                <w:sz w:val="20"/>
                <w:szCs w:val="20"/>
              </w:rPr>
            </w:pPr>
            <w:r>
              <w:rPr>
                <w:rFonts w:ascii="Liberation Serif" w:hAnsi="Liberation Serif"/>
                <w:sz w:val="20"/>
                <w:szCs w:val="20"/>
              </w:rPr>
              <w:t>&lt;0.01</w:t>
            </w:r>
          </w:p>
        </w:tc>
        <w:tc>
          <w:tcPr>
            <w:tcW w:w="1135" w:type="dxa"/>
            <w:tcBorders/>
            <w:shd w:fill="FFFFFF" w:val="clear"/>
          </w:tcPr>
          <w:p>
            <w:pPr>
              <w:pStyle w:val="TableContents"/>
              <w:bidi w:val="0"/>
              <w:spacing w:lineRule="auto" w:line="360" w:before="0" w:after="0"/>
              <w:contextualSpacing/>
              <w:jc w:val="center"/>
              <w:rPr>
                <w:rFonts w:ascii="Liberation Serif" w:hAnsi="Liberation Serif"/>
                <w:sz w:val="20"/>
                <w:szCs w:val="20"/>
              </w:rPr>
            </w:pPr>
            <w:r>
              <w:rPr>
                <w:rFonts w:ascii="Liberation Serif" w:hAnsi="Liberation Serif"/>
                <w:sz w:val="20"/>
                <w:szCs w:val="20"/>
              </w:rPr>
              <w:t>large</w:t>
            </w:r>
          </w:p>
        </w:tc>
      </w:tr>
      <w:tr>
        <w:trPr>
          <w:trHeight w:val="468" w:hRule="atLeast"/>
        </w:trPr>
        <w:tc>
          <w:tcPr>
            <w:tcW w:w="1584" w:type="dxa"/>
            <w:vMerge w:val="continue"/>
            <w:tcBorders/>
            <w:shd w:fill="FFFFFF" w:val="clear"/>
          </w:tcPr>
          <w:p>
            <w:pPr>
              <w:pStyle w:val="Normal"/>
              <w:bidi w:val="0"/>
              <w:spacing w:before="0" w:after="0"/>
              <w:contextualSpacing/>
              <w:rPr/>
            </w:pPr>
            <w:r>
              <w:rPr/>
            </w:r>
          </w:p>
        </w:tc>
        <w:tc>
          <w:tcPr>
            <w:tcW w:w="1594" w:type="dxa"/>
            <w:tcBorders/>
            <w:shd w:fill="FFFFFF" w:val="clear"/>
          </w:tcPr>
          <w:p>
            <w:pPr>
              <w:pStyle w:val="TableContents"/>
              <w:bidi w:val="0"/>
              <w:spacing w:lineRule="auto" w:line="360" w:before="0" w:after="0"/>
              <w:contextualSpacing/>
              <w:rPr>
                <w:rFonts w:ascii="Liberation Serif" w:hAnsi="Liberation Serif"/>
                <w:sz w:val="20"/>
                <w:szCs w:val="20"/>
              </w:rPr>
            </w:pPr>
            <w:r>
              <w:rPr>
                <w:rFonts w:ascii="Liberation Serif" w:hAnsi="Liberation Serif"/>
                <w:sz w:val="20"/>
                <w:szCs w:val="20"/>
              </w:rPr>
              <w:t>Small carnivores</w:t>
            </w:r>
          </w:p>
        </w:tc>
        <w:tc>
          <w:tcPr>
            <w:tcW w:w="1078" w:type="dxa"/>
            <w:tcBorders/>
            <w:shd w:fill="FFFFFF" w:val="clear"/>
          </w:tcPr>
          <w:p>
            <w:pPr>
              <w:pStyle w:val="TableContents"/>
              <w:bidi w:val="0"/>
              <w:spacing w:lineRule="auto" w:line="360" w:before="0" w:after="0"/>
              <w:contextualSpacing/>
              <w:jc w:val="center"/>
              <w:rPr>
                <w:rFonts w:ascii="Liberation Serif" w:hAnsi="Liberation Serif"/>
                <w:sz w:val="20"/>
                <w:szCs w:val="20"/>
              </w:rPr>
            </w:pPr>
            <w:r>
              <w:rPr>
                <w:rFonts w:ascii="Liberation Serif" w:hAnsi="Liberation Serif"/>
                <w:sz w:val="20"/>
                <w:szCs w:val="20"/>
              </w:rPr>
              <w:t>1.45</w:t>
            </w:r>
          </w:p>
        </w:tc>
        <w:tc>
          <w:tcPr>
            <w:tcW w:w="788" w:type="dxa"/>
            <w:tcBorders/>
            <w:shd w:fill="FFFFFF" w:val="clear"/>
          </w:tcPr>
          <w:p>
            <w:pPr>
              <w:pStyle w:val="TableContents"/>
              <w:bidi w:val="0"/>
              <w:spacing w:lineRule="auto" w:line="360" w:before="0" w:after="0"/>
              <w:contextualSpacing/>
              <w:jc w:val="center"/>
              <w:rPr>
                <w:rFonts w:ascii="Liberation Serif" w:hAnsi="Liberation Serif"/>
                <w:sz w:val="20"/>
                <w:szCs w:val="20"/>
              </w:rPr>
            </w:pPr>
            <w:r>
              <w:rPr>
                <w:rFonts w:ascii="Liberation Serif" w:hAnsi="Liberation Serif"/>
                <w:sz w:val="20"/>
                <w:szCs w:val="20"/>
              </w:rPr>
              <w:t>&lt;0.01</w:t>
            </w:r>
          </w:p>
        </w:tc>
        <w:tc>
          <w:tcPr>
            <w:tcW w:w="1106" w:type="dxa"/>
            <w:tcBorders/>
            <w:shd w:fill="FFFFFF" w:val="clear"/>
          </w:tcPr>
          <w:p>
            <w:pPr>
              <w:pStyle w:val="TableContents"/>
              <w:bidi w:val="0"/>
              <w:spacing w:lineRule="auto" w:line="360" w:before="0" w:after="0"/>
              <w:contextualSpacing/>
              <w:jc w:val="center"/>
              <w:rPr>
                <w:rFonts w:ascii="Liberation Serif" w:hAnsi="Liberation Serif"/>
                <w:sz w:val="20"/>
                <w:szCs w:val="20"/>
              </w:rPr>
            </w:pPr>
            <w:r>
              <w:rPr>
                <w:rFonts w:ascii="Liberation Serif" w:hAnsi="Liberation Serif"/>
                <w:sz w:val="20"/>
                <w:szCs w:val="20"/>
              </w:rPr>
              <w:t>Very large</w:t>
            </w:r>
          </w:p>
        </w:tc>
        <w:tc>
          <w:tcPr>
            <w:tcW w:w="1106" w:type="dxa"/>
            <w:tcBorders/>
            <w:shd w:fill="FFFFFF" w:val="clear"/>
          </w:tcPr>
          <w:p>
            <w:pPr>
              <w:pStyle w:val="TableContents"/>
              <w:bidi w:val="0"/>
              <w:spacing w:lineRule="auto" w:line="360" w:before="0" w:after="0"/>
              <w:contextualSpacing/>
              <w:jc w:val="center"/>
              <w:rPr>
                <w:rFonts w:ascii="Liberation Serif" w:hAnsi="Liberation Serif"/>
                <w:sz w:val="20"/>
                <w:szCs w:val="20"/>
              </w:rPr>
            </w:pPr>
            <w:r>
              <w:rPr>
                <w:rFonts w:ascii="Liberation Serif" w:hAnsi="Liberation Serif"/>
                <w:sz w:val="20"/>
                <w:szCs w:val="20"/>
              </w:rPr>
              <w:t>0.84</w:t>
            </w:r>
          </w:p>
        </w:tc>
        <w:tc>
          <w:tcPr>
            <w:tcW w:w="685" w:type="dxa"/>
            <w:tcBorders/>
            <w:shd w:fill="FFFFFF" w:val="clear"/>
          </w:tcPr>
          <w:p>
            <w:pPr>
              <w:pStyle w:val="TableContents"/>
              <w:bidi w:val="0"/>
              <w:spacing w:lineRule="auto" w:line="360" w:before="0" w:after="0"/>
              <w:contextualSpacing/>
              <w:jc w:val="center"/>
              <w:rPr>
                <w:rFonts w:ascii="Liberation Serif" w:hAnsi="Liberation Serif"/>
                <w:sz w:val="20"/>
                <w:szCs w:val="20"/>
              </w:rPr>
            </w:pPr>
            <w:r>
              <w:rPr>
                <w:rFonts w:ascii="Liberation Serif" w:hAnsi="Liberation Serif"/>
                <w:sz w:val="20"/>
                <w:szCs w:val="20"/>
              </w:rPr>
              <w:t>&lt;0.01</w:t>
            </w:r>
          </w:p>
        </w:tc>
        <w:tc>
          <w:tcPr>
            <w:tcW w:w="1106" w:type="dxa"/>
            <w:tcBorders/>
            <w:shd w:fill="FFFFFF" w:val="clear"/>
          </w:tcPr>
          <w:p>
            <w:pPr>
              <w:pStyle w:val="TableContents"/>
              <w:bidi w:val="0"/>
              <w:spacing w:lineRule="auto" w:line="360" w:before="0" w:after="0"/>
              <w:contextualSpacing/>
              <w:jc w:val="center"/>
              <w:rPr>
                <w:rFonts w:ascii="Liberation Serif" w:hAnsi="Liberation Serif"/>
                <w:sz w:val="20"/>
                <w:szCs w:val="20"/>
              </w:rPr>
            </w:pPr>
            <w:r>
              <w:rPr>
                <w:rFonts w:ascii="Liberation Serif" w:hAnsi="Liberation Serif"/>
                <w:sz w:val="20"/>
                <w:szCs w:val="20"/>
              </w:rPr>
              <w:t>Large</w:t>
            </w:r>
          </w:p>
        </w:tc>
        <w:tc>
          <w:tcPr>
            <w:tcW w:w="1097" w:type="dxa"/>
            <w:tcBorders/>
            <w:shd w:fill="FFFFFF" w:val="clear"/>
          </w:tcPr>
          <w:p>
            <w:pPr>
              <w:pStyle w:val="TableContents"/>
              <w:bidi w:val="0"/>
              <w:spacing w:lineRule="auto" w:line="360" w:before="0" w:after="0"/>
              <w:contextualSpacing/>
              <w:jc w:val="center"/>
              <w:rPr>
                <w:rFonts w:ascii="Liberation Serif" w:hAnsi="Liberation Serif"/>
                <w:sz w:val="20"/>
                <w:szCs w:val="20"/>
              </w:rPr>
            </w:pPr>
            <w:r>
              <w:rPr>
                <w:rFonts w:ascii="Liberation Serif" w:hAnsi="Liberation Serif"/>
                <w:sz w:val="20"/>
                <w:szCs w:val="20"/>
              </w:rPr>
              <w:t>0.62</w:t>
            </w:r>
          </w:p>
        </w:tc>
        <w:tc>
          <w:tcPr>
            <w:tcW w:w="740" w:type="dxa"/>
            <w:tcBorders/>
            <w:shd w:fill="FFFFFF" w:val="clear"/>
          </w:tcPr>
          <w:p>
            <w:pPr>
              <w:pStyle w:val="TableContents"/>
              <w:bidi w:val="0"/>
              <w:spacing w:lineRule="auto" w:line="360" w:before="0" w:after="0"/>
              <w:contextualSpacing/>
              <w:jc w:val="center"/>
              <w:rPr>
                <w:rFonts w:ascii="Liberation Serif" w:hAnsi="Liberation Serif"/>
                <w:sz w:val="20"/>
                <w:szCs w:val="20"/>
              </w:rPr>
            </w:pPr>
            <w:r>
              <w:rPr>
                <w:rFonts w:ascii="Liberation Serif" w:hAnsi="Liberation Serif"/>
                <w:sz w:val="20"/>
                <w:szCs w:val="20"/>
              </w:rPr>
              <w:t>&lt;0.01</w:t>
            </w:r>
          </w:p>
        </w:tc>
        <w:tc>
          <w:tcPr>
            <w:tcW w:w="1135" w:type="dxa"/>
            <w:tcBorders/>
            <w:shd w:fill="FFFFFF" w:val="clear"/>
          </w:tcPr>
          <w:p>
            <w:pPr>
              <w:pStyle w:val="TableContents"/>
              <w:bidi w:val="0"/>
              <w:spacing w:lineRule="auto" w:line="360" w:before="0" w:after="0"/>
              <w:contextualSpacing/>
              <w:jc w:val="center"/>
              <w:rPr>
                <w:rFonts w:ascii="Liberation Serif" w:hAnsi="Liberation Serif"/>
                <w:sz w:val="20"/>
                <w:szCs w:val="20"/>
              </w:rPr>
            </w:pPr>
            <w:r>
              <w:rPr>
                <w:rFonts w:ascii="Liberation Serif" w:hAnsi="Liberation Serif"/>
                <w:sz w:val="20"/>
                <w:szCs w:val="20"/>
              </w:rPr>
              <w:t>medium</w:t>
            </w:r>
          </w:p>
        </w:tc>
      </w:tr>
      <w:tr>
        <w:trPr>
          <w:trHeight w:val="468" w:hRule="atLeast"/>
        </w:trPr>
        <w:tc>
          <w:tcPr>
            <w:tcW w:w="1584" w:type="dxa"/>
            <w:vMerge w:val="continue"/>
            <w:tcBorders/>
            <w:shd w:fill="FFFFFF" w:val="clear"/>
          </w:tcPr>
          <w:p>
            <w:pPr>
              <w:pStyle w:val="Normal"/>
              <w:bidi w:val="0"/>
              <w:spacing w:before="0" w:after="0"/>
              <w:contextualSpacing/>
              <w:rPr/>
            </w:pPr>
            <w:r>
              <w:rPr/>
            </w:r>
          </w:p>
        </w:tc>
        <w:tc>
          <w:tcPr>
            <w:tcW w:w="1594" w:type="dxa"/>
            <w:tcBorders/>
            <w:shd w:fill="FFFFFF" w:val="clear"/>
          </w:tcPr>
          <w:p>
            <w:pPr>
              <w:pStyle w:val="TableContents"/>
              <w:bidi w:val="0"/>
              <w:spacing w:lineRule="auto" w:line="360" w:before="0" w:after="0"/>
              <w:contextualSpacing/>
              <w:rPr>
                <w:rFonts w:ascii="Liberation Serif" w:hAnsi="Liberation Serif"/>
                <w:sz w:val="20"/>
                <w:szCs w:val="20"/>
              </w:rPr>
            </w:pPr>
            <w:r>
              <w:rPr>
                <w:rFonts w:ascii="Liberation Serif" w:hAnsi="Liberation Serif"/>
                <w:sz w:val="20"/>
                <w:szCs w:val="20"/>
              </w:rPr>
              <w:t xml:space="preserve">Small herbivores </w:t>
            </w:r>
          </w:p>
        </w:tc>
        <w:tc>
          <w:tcPr>
            <w:tcW w:w="1078" w:type="dxa"/>
            <w:tcBorders/>
            <w:shd w:fill="FFFFFF" w:val="clear"/>
          </w:tcPr>
          <w:p>
            <w:pPr>
              <w:pStyle w:val="TableContents"/>
              <w:bidi w:val="0"/>
              <w:spacing w:lineRule="auto" w:line="360" w:before="0" w:after="0"/>
              <w:contextualSpacing/>
              <w:jc w:val="center"/>
              <w:rPr>
                <w:rFonts w:ascii="Liberation Serif" w:hAnsi="Liberation Serif"/>
                <w:sz w:val="20"/>
                <w:szCs w:val="20"/>
              </w:rPr>
            </w:pPr>
            <w:r>
              <w:rPr>
                <w:rFonts w:ascii="Liberation Serif" w:hAnsi="Liberation Serif"/>
                <w:sz w:val="20"/>
                <w:szCs w:val="20"/>
              </w:rPr>
              <w:t>1.31</w:t>
            </w:r>
          </w:p>
        </w:tc>
        <w:tc>
          <w:tcPr>
            <w:tcW w:w="788" w:type="dxa"/>
            <w:tcBorders/>
            <w:shd w:fill="FFFFFF" w:val="clear"/>
          </w:tcPr>
          <w:p>
            <w:pPr>
              <w:pStyle w:val="TableContents"/>
              <w:bidi w:val="0"/>
              <w:spacing w:lineRule="auto" w:line="360" w:before="0" w:after="0"/>
              <w:contextualSpacing/>
              <w:jc w:val="center"/>
              <w:rPr>
                <w:rFonts w:ascii="Liberation Serif" w:hAnsi="Liberation Serif"/>
                <w:sz w:val="20"/>
                <w:szCs w:val="20"/>
              </w:rPr>
            </w:pPr>
            <w:r>
              <w:rPr>
                <w:rFonts w:ascii="Liberation Serif" w:hAnsi="Liberation Serif"/>
                <w:sz w:val="20"/>
                <w:szCs w:val="20"/>
              </w:rPr>
              <w:t>&lt;0.01</w:t>
            </w:r>
          </w:p>
        </w:tc>
        <w:tc>
          <w:tcPr>
            <w:tcW w:w="1106" w:type="dxa"/>
            <w:tcBorders/>
            <w:shd w:fill="FFFFFF" w:val="clear"/>
          </w:tcPr>
          <w:p>
            <w:pPr>
              <w:pStyle w:val="TableContents"/>
              <w:bidi w:val="0"/>
              <w:spacing w:lineRule="auto" w:line="360" w:before="0" w:after="0"/>
              <w:contextualSpacing/>
              <w:jc w:val="center"/>
              <w:rPr>
                <w:rFonts w:ascii="Liberation Serif" w:hAnsi="Liberation Serif"/>
                <w:sz w:val="20"/>
                <w:szCs w:val="20"/>
              </w:rPr>
            </w:pPr>
            <w:r>
              <w:rPr>
                <w:rFonts w:ascii="Liberation Serif" w:hAnsi="Liberation Serif"/>
                <w:sz w:val="20"/>
                <w:szCs w:val="20"/>
              </w:rPr>
              <w:t>Very large</w:t>
            </w:r>
          </w:p>
        </w:tc>
        <w:tc>
          <w:tcPr>
            <w:tcW w:w="1106" w:type="dxa"/>
            <w:tcBorders/>
            <w:shd w:fill="FFFFFF" w:val="clear"/>
          </w:tcPr>
          <w:p>
            <w:pPr>
              <w:pStyle w:val="TableContents"/>
              <w:bidi w:val="0"/>
              <w:spacing w:lineRule="auto" w:line="360" w:before="0" w:after="0"/>
              <w:contextualSpacing/>
              <w:jc w:val="center"/>
              <w:rPr>
                <w:rFonts w:ascii="Liberation Serif" w:hAnsi="Liberation Serif"/>
                <w:sz w:val="20"/>
                <w:szCs w:val="20"/>
              </w:rPr>
            </w:pPr>
            <w:r>
              <w:rPr>
                <w:rFonts w:ascii="Liberation Serif" w:hAnsi="Liberation Serif"/>
                <w:sz w:val="20"/>
                <w:szCs w:val="20"/>
              </w:rPr>
              <w:t>0.74</w:t>
            </w:r>
          </w:p>
        </w:tc>
        <w:tc>
          <w:tcPr>
            <w:tcW w:w="685" w:type="dxa"/>
            <w:tcBorders/>
            <w:shd w:fill="FFFFFF" w:val="clear"/>
          </w:tcPr>
          <w:p>
            <w:pPr>
              <w:pStyle w:val="TableContents"/>
              <w:bidi w:val="0"/>
              <w:spacing w:lineRule="auto" w:line="360" w:before="0" w:after="0"/>
              <w:contextualSpacing/>
              <w:jc w:val="center"/>
              <w:rPr>
                <w:rFonts w:ascii="Liberation Serif" w:hAnsi="Liberation Serif"/>
                <w:sz w:val="20"/>
                <w:szCs w:val="20"/>
              </w:rPr>
            </w:pPr>
            <w:r>
              <w:rPr>
                <w:rFonts w:ascii="Liberation Serif" w:hAnsi="Liberation Serif"/>
                <w:sz w:val="20"/>
                <w:szCs w:val="20"/>
              </w:rPr>
              <w:t>&lt;0.01</w:t>
            </w:r>
          </w:p>
        </w:tc>
        <w:tc>
          <w:tcPr>
            <w:tcW w:w="1106" w:type="dxa"/>
            <w:tcBorders/>
            <w:shd w:fill="FFFFFF" w:val="clear"/>
          </w:tcPr>
          <w:p>
            <w:pPr>
              <w:pStyle w:val="TableContents"/>
              <w:bidi w:val="0"/>
              <w:spacing w:lineRule="auto" w:line="360" w:before="0" w:after="0"/>
              <w:contextualSpacing/>
              <w:jc w:val="center"/>
              <w:rPr>
                <w:rFonts w:ascii="Liberation Serif" w:hAnsi="Liberation Serif"/>
                <w:sz w:val="20"/>
                <w:szCs w:val="20"/>
              </w:rPr>
            </w:pPr>
            <w:r>
              <w:rPr>
                <w:rFonts w:ascii="Liberation Serif" w:hAnsi="Liberation Serif"/>
                <w:sz w:val="20"/>
                <w:szCs w:val="20"/>
              </w:rPr>
              <w:t>Medium</w:t>
            </w:r>
          </w:p>
        </w:tc>
        <w:tc>
          <w:tcPr>
            <w:tcW w:w="1097" w:type="dxa"/>
            <w:tcBorders/>
            <w:shd w:fill="FFFFFF" w:val="clear"/>
          </w:tcPr>
          <w:p>
            <w:pPr>
              <w:pStyle w:val="TableContents"/>
              <w:bidi w:val="0"/>
              <w:spacing w:lineRule="auto" w:line="360" w:before="0" w:after="0"/>
              <w:contextualSpacing/>
              <w:jc w:val="center"/>
              <w:rPr>
                <w:rFonts w:ascii="Liberation Serif" w:hAnsi="Liberation Serif"/>
                <w:sz w:val="20"/>
                <w:szCs w:val="20"/>
              </w:rPr>
            </w:pPr>
            <w:r>
              <w:rPr>
                <w:rFonts w:ascii="Liberation Serif" w:hAnsi="Liberation Serif"/>
                <w:sz w:val="20"/>
                <w:szCs w:val="20"/>
              </w:rPr>
              <w:t>0.57</w:t>
            </w:r>
          </w:p>
        </w:tc>
        <w:tc>
          <w:tcPr>
            <w:tcW w:w="740" w:type="dxa"/>
            <w:tcBorders/>
            <w:shd w:fill="FFFFFF" w:val="clear"/>
          </w:tcPr>
          <w:p>
            <w:pPr>
              <w:pStyle w:val="TableContents"/>
              <w:bidi w:val="0"/>
              <w:spacing w:lineRule="auto" w:line="360" w:before="0" w:after="0"/>
              <w:contextualSpacing/>
              <w:jc w:val="center"/>
              <w:rPr>
                <w:rFonts w:ascii="Liberation Serif" w:hAnsi="Liberation Serif"/>
                <w:sz w:val="20"/>
                <w:szCs w:val="20"/>
              </w:rPr>
            </w:pPr>
            <w:r>
              <w:rPr>
                <w:rFonts w:ascii="Liberation Serif" w:hAnsi="Liberation Serif"/>
                <w:sz w:val="20"/>
                <w:szCs w:val="20"/>
              </w:rPr>
              <w:t>&lt;0.01</w:t>
            </w:r>
          </w:p>
        </w:tc>
        <w:tc>
          <w:tcPr>
            <w:tcW w:w="1135" w:type="dxa"/>
            <w:tcBorders/>
            <w:shd w:fill="FFFFFF" w:val="clear"/>
          </w:tcPr>
          <w:p>
            <w:pPr>
              <w:pStyle w:val="TableContents"/>
              <w:bidi w:val="0"/>
              <w:spacing w:lineRule="auto" w:line="360" w:before="0" w:after="0"/>
              <w:contextualSpacing/>
              <w:jc w:val="center"/>
              <w:rPr>
                <w:rFonts w:ascii="Liberation Serif" w:hAnsi="Liberation Serif"/>
                <w:sz w:val="20"/>
                <w:szCs w:val="20"/>
              </w:rPr>
            </w:pPr>
            <w:r>
              <w:rPr>
                <w:rFonts w:ascii="Liberation Serif" w:hAnsi="Liberation Serif"/>
                <w:sz w:val="20"/>
                <w:szCs w:val="20"/>
              </w:rPr>
              <w:t>medium</w:t>
            </w:r>
          </w:p>
        </w:tc>
      </w:tr>
      <w:tr>
        <w:trPr>
          <w:trHeight w:val="468" w:hRule="atLeast"/>
        </w:trPr>
        <w:tc>
          <w:tcPr>
            <w:tcW w:w="1584" w:type="dxa"/>
            <w:vMerge w:val="restart"/>
            <w:tcBorders/>
            <w:shd w:fill="FFFFFF" w:val="clear"/>
          </w:tcPr>
          <w:p>
            <w:pPr>
              <w:pStyle w:val="TableContents"/>
              <w:bidi w:val="0"/>
              <w:spacing w:lineRule="auto" w:line="360" w:before="0" w:after="0"/>
              <w:contextualSpacing/>
              <w:rPr>
                <w:rFonts w:ascii="Liberation Serif" w:hAnsi="Liberation Serif"/>
                <w:sz w:val="20"/>
                <w:szCs w:val="20"/>
              </w:rPr>
            </w:pPr>
            <w:r>
              <w:rPr>
                <w:rFonts w:ascii="Liberation Serif" w:hAnsi="Liberation Serif"/>
                <w:sz w:val="20"/>
                <w:szCs w:val="20"/>
              </w:rPr>
              <w:t>Large carnivores</w:t>
            </w:r>
          </w:p>
        </w:tc>
        <w:tc>
          <w:tcPr>
            <w:tcW w:w="1594" w:type="dxa"/>
            <w:tcBorders/>
            <w:shd w:fill="FFFFFF" w:val="clear"/>
          </w:tcPr>
          <w:p>
            <w:pPr>
              <w:pStyle w:val="TableContents"/>
              <w:bidi w:val="0"/>
              <w:spacing w:lineRule="auto" w:line="360" w:before="0" w:after="0"/>
              <w:contextualSpacing/>
              <w:rPr>
                <w:rFonts w:ascii="Liberation Serif" w:hAnsi="Liberation Serif"/>
                <w:sz w:val="20"/>
                <w:szCs w:val="20"/>
              </w:rPr>
            </w:pPr>
            <w:r>
              <w:rPr>
                <w:rFonts w:ascii="Liberation Serif" w:hAnsi="Liberation Serif"/>
                <w:sz w:val="20"/>
                <w:szCs w:val="20"/>
              </w:rPr>
              <w:t>Large herbivores</w:t>
            </w:r>
          </w:p>
        </w:tc>
        <w:tc>
          <w:tcPr>
            <w:tcW w:w="1078" w:type="dxa"/>
            <w:tcBorders/>
            <w:shd w:fill="FFFFFF" w:val="clear"/>
          </w:tcPr>
          <w:p>
            <w:pPr>
              <w:pStyle w:val="TableContents"/>
              <w:bidi w:val="0"/>
              <w:spacing w:lineRule="auto" w:line="360" w:before="0" w:after="0"/>
              <w:contextualSpacing/>
              <w:jc w:val="center"/>
              <w:rPr>
                <w:rFonts w:ascii="Liberation Serif" w:hAnsi="Liberation Serif"/>
                <w:sz w:val="20"/>
                <w:szCs w:val="20"/>
              </w:rPr>
            </w:pPr>
            <w:r>
              <w:rPr>
                <w:rFonts w:ascii="Liberation Serif" w:hAnsi="Liberation Serif"/>
                <w:sz w:val="20"/>
                <w:szCs w:val="20"/>
              </w:rPr>
              <w:t>0.93</w:t>
            </w:r>
          </w:p>
        </w:tc>
        <w:tc>
          <w:tcPr>
            <w:tcW w:w="788" w:type="dxa"/>
            <w:tcBorders/>
            <w:shd w:fill="FFFFFF" w:val="clear"/>
          </w:tcPr>
          <w:p>
            <w:pPr>
              <w:pStyle w:val="TableContents"/>
              <w:bidi w:val="0"/>
              <w:spacing w:lineRule="auto" w:line="360" w:before="0" w:after="0"/>
              <w:contextualSpacing/>
              <w:jc w:val="center"/>
              <w:rPr>
                <w:rFonts w:ascii="Liberation Serif" w:hAnsi="Liberation Serif"/>
                <w:sz w:val="20"/>
                <w:szCs w:val="20"/>
              </w:rPr>
            </w:pPr>
            <w:r>
              <w:rPr>
                <w:rFonts w:ascii="Liberation Serif" w:hAnsi="Liberation Serif"/>
                <w:sz w:val="20"/>
                <w:szCs w:val="20"/>
              </w:rPr>
              <w:t>&lt;0.01</w:t>
            </w:r>
          </w:p>
        </w:tc>
        <w:tc>
          <w:tcPr>
            <w:tcW w:w="1106" w:type="dxa"/>
            <w:tcBorders/>
            <w:shd w:fill="FFFFFF" w:val="clear"/>
          </w:tcPr>
          <w:p>
            <w:pPr>
              <w:pStyle w:val="TableContents"/>
              <w:bidi w:val="0"/>
              <w:spacing w:lineRule="auto" w:line="360" w:before="0" w:after="0"/>
              <w:contextualSpacing/>
              <w:jc w:val="center"/>
              <w:rPr>
                <w:rFonts w:ascii="Liberation Serif" w:hAnsi="Liberation Serif"/>
                <w:sz w:val="20"/>
                <w:szCs w:val="20"/>
              </w:rPr>
            </w:pPr>
            <w:r>
              <w:rPr>
                <w:rFonts w:ascii="Liberation Serif" w:hAnsi="Liberation Serif"/>
                <w:sz w:val="20"/>
                <w:szCs w:val="20"/>
              </w:rPr>
              <w:t>Large</w:t>
            </w:r>
          </w:p>
        </w:tc>
        <w:tc>
          <w:tcPr>
            <w:tcW w:w="1106" w:type="dxa"/>
            <w:tcBorders/>
            <w:shd w:fill="FFFFFF" w:val="clear"/>
          </w:tcPr>
          <w:p>
            <w:pPr>
              <w:pStyle w:val="TableContents"/>
              <w:bidi w:val="0"/>
              <w:spacing w:lineRule="auto" w:line="360" w:before="0" w:after="0"/>
              <w:contextualSpacing/>
              <w:jc w:val="center"/>
              <w:rPr>
                <w:rFonts w:ascii="Liberation Serif" w:hAnsi="Liberation Serif"/>
                <w:sz w:val="20"/>
                <w:szCs w:val="20"/>
              </w:rPr>
            </w:pPr>
            <w:r>
              <w:rPr>
                <w:rFonts w:ascii="Liberation Serif" w:hAnsi="Liberation Serif"/>
                <w:sz w:val="20"/>
                <w:szCs w:val="20"/>
              </w:rPr>
              <w:t>0.19</w:t>
            </w:r>
          </w:p>
        </w:tc>
        <w:tc>
          <w:tcPr>
            <w:tcW w:w="685" w:type="dxa"/>
            <w:tcBorders/>
            <w:shd w:fill="FFFFFF" w:val="clear"/>
          </w:tcPr>
          <w:p>
            <w:pPr>
              <w:pStyle w:val="TableContents"/>
              <w:bidi w:val="0"/>
              <w:spacing w:lineRule="auto" w:line="360" w:before="0" w:after="0"/>
              <w:contextualSpacing/>
              <w:jc w:val="center"/>
              <w:rPr>
                <w:rFonts w:ascii="Liberation Serif" w:hAnsi="Liberation Serif"/>
                <w:sz w:val="20"/>
                <w:szCs w:val="20"/>
              </w:rPr>
            </w:pPr>
            <w:r>
              <w:rPr>
                <w:rFonts w:ascii="Liberation Serif" w:hAnsi="Liberation Serif"/>
                <w:sz w:val="20"/>
                <w:szCs w:val="20"/>
              </w:rPr>
              <w:t>0.17</w:t>
            </w:r>
          </w:p>
        </w:tc>
        <w:tc>
          <w:tcPr>
            <w:tcW w:w="1106" w:type="dxa"/>
            <w:tcBorders/>
            <w:shd w:fill="FFFFFF" w:val="clear"/>
          </w:tcPr>
          <w:p>
            <w:pPr>
              <w:pStyle w:val="TableContents"/>
              <w:bidi w:val="0"/>
              <w:spacing w:lineRule="auto" w:line="360" w:before="0" w:after="0"/>
              <w:contextualSpacing/>
              <w:jc w:val="center"/>
              <w:rPr>
                <w:rFonts w:ascii="Liberation Serif" w:hAnsi="Liberation Serif"/>
                <w:sz w:val="20"/>
                <w:szCs w:val="20"/>
              </w:rPr>
            </w:pPr>
            <w:r>
              <w:rPr>
                <w:rFonts w:ascii="Liberation Serif" w:hAnsi="Liberation Serif"/>
                <w:sz w:val="20"/>
                <w:szCs w:val="20"/>
              </w:rPr>
              <w:t>Very small</w:t>
            </w:r>
          </w:p>
        </w:tc>
        <w:tc>
          <w:tcPr>
            <w:tcW w:w="1097" w:type="dxa"/>
            <w:tcBorders/>
            <w:shd w:fill="FFFFFF" w:val="clear"/>
          </w:tcPr>
          <w:p>
            <w:pPr>
              <w:pStyle w:val="TableContents"/>
              <w:bidi w:val="0"/>
              <w:spacing w:lineRule="auto" w:line="360" w:before="0" w:after="0"/>
              <w:contextualSpacing/>
              <w:jc w:val="center"/>
              <w:rPr>
                <w:rFonts w:ascii="Liberation Serif" w:hAnsi="Liberation Serif"/>
                <w:sz w:val="20"/>
                <w:szCs w:val="20"/>
              </w:rPr>
            </w:pPr>
            <w:r>
              <w:rPr>
                <w:rFonts w:ascii="Liberation Serif" w:hAnsi="Liberation Serif"/>
                <w:sz w:val="20"/>
                <w:szCs w:val="20"/>
              </w:rPr>
              <w:t>0.74</w:t>
            </w:r>
          </w:p>
        </w:tc>
        <w:tc>
          <w:tcPr>
            <w:tcW w:w="740" w:type="dxa"/>
            <w:tcBorders/>
            <w:shd w:fill="FFFFFF" w:val="clear"/>
          </w:tcPr>
          <w:p>
            <w:pPr>
              <w:pStyle w:val="TableContents"/>
              <w:bidi w:val="0"/>
              <w:spacing w:lineRule="auto" w:line="360" w:before="0" w:after="0"/>
              <w:contextualSpacing/>
              <w:jc w:val="center"/>
              <w:rPr>
                <w:rFonts w:ascii="Liberation Serif" w:hAnsi="Liberation Serif"/>
                <w:sz w:val="20"/>
                <w:szCs w:val="20"/>
              </w:rPr>
            </w:pPr>
            <w:r>
              <w:rPr>
                <w:rFonts w:ascii="Liberation Serif" w:hAnsi="Liberation Serif"/>
                <w:sz w:val="20"/>
                <w:szCs w:val="20"/>
              </w:rPr>
              <w:t>&lt;0.01</w:t>
            </w:r>
          </w:p>
        </w:tc>
        <w:tc>
          <w:tcPr>
            <w:tcW w:w="1135" w:type="dxa"/>
            <w:tcBorders/>
            <w:shd w:fill="FFFFFF" w:val="clear"/>
          </w:tcPr>
          <w:p>
            <w:pPr>
              <w:pStyle w:val="TableContents"/>
              <w:bidi w:val="0"/>
              <w:spacing w:lineRule="auto" w:line="360" w:before="0" w:after="0"/>
              <w:contextualSpacing/>
              <w:jc w:val="center"/>
              <w:rPr>
                <w:rFonts w:ascii="Liberation Serif" w:hAnsi="Liberation Serif"/>
                <w:sz w:val="20"/>
                <w:szCs w:val="20"/>
              </w:rPr>
            </w:pPr>
            <w:r>
              <w:rPr>
                <w:rFonts w:ascii="Liberation Serif" w:hAnsi="Liberation Serif"/>
                <w:sz w:val="20"/>
                <w:szCs w:val="20"/>
              </w:rPr>
              <w:t>medium</w:t>
            </w:r>
          </w:p>
        </w:tc>
      </w:tr>
      <w:tr>
        <w:trPr>
          <w:trHeight w:val="468" w:hRule="atLeast"/>
        </w:trPr>
        <w:tc>
          <w:tcPr>
            <w:tcW w:w="1584" w:type="dxa"/>
            <w:vMerge w:val="continue"/>
            <w:tcBorders/>
            <w:shd w:fill="FFFFFF" w:val="clear"/>
          </w:tcPr>
          <w:p>
            <w:pPr>
              <w:pStyle w:val="Normal"/>
              <w:bidi w:val="0"/>
              <w:spacing w:before="0" w:after="0"/>
              <w:contextualSpacing/>
              <w:rPr/>
            </w:pPr>
            <w:r>
              <w:rPr/>
            </w:r>
          </w:p>
        </w:tc>
        <w:tc>
          <w:tcPr>
            <w:tcW w:w="1594" w:type="dxa"/>
            <w:tcBorders/>
            <w:shd w:fill="FFFFFF" w:val="clear"/>
          </w:tcPr>
          <w:p>
            <w:pPr>
              <w:pStyle w:val="TableContents"/>
              <w:bidi w:val="0"/>
              <w:spacing w:lineRule="auto" w:line="360" w:before="0" w:after="0"/>
              <w:contextualSpacing/>
              <w:rPr>
                <w:rFonts w:ascii="Liberation Serif" w:hAnsi="Liberation Serif"/>
                <w:sz w:val="20"/>
                <w:szCs w:val="20"/>
              </w:rPr>
            </w:pPr>
            <w:r>
              <w:rPr>
                <w:rFonts w:ascii="Liberation Serif" w:hAnsi="Liberation Serif"/>
                <w:sz w:val="20"/>
                <w:szCs w:val="20"/>
              </w:rPr>
              <w:t>Small carnivores</w:t>
            </w:r>
          </w:p>
        </w:tc>
        <w:tc>
          <w:tcPr>
            <w:tcW w:w="1078" w:type="dxa"/>
            <w:tcBorders/>
            <w:shd w:fill="FFFFFF" w:val="clear"/>
          </w:tcPr>
          <w:p>
            <w:pPr>
              <w:pStyle w:val="TableContents"/>
              <w:bidi w:val="0"/>
              <w:spacing w:lineRule="auto" w:line="360" w:before="0" w:after="0"/>
              <w:contextualSpacing/>
              <w:jc w:val="center"/>
              <w:rPr>
                <w:rFonts w:ascii="Liberation Serif" w:hAnsi="Liberation Serif"/>
                <w:sz w:val="20"/>
                <w:szCs w:val="20"/>
              </w:rPr>
            </w:pPr>
            <w:r>
              <w:rPr>
                <w:rFonts w:ascii="Liberation Serif" w:hAnsi="Liberation Serif"/>
                <w:sz w:val="20"/>
                <w:szCs w:val="20"/>
              </w:rPr>
              <w:t>0.41</w:t>
            </w:r>
          </w:p>
        </w:tc>
        <w:tc>
          <w:tcPr>
            <w:tcW w:w="788" w:type="dxa"/>
            <w:tcBorders/>
            <w:shd w:fill="FFFFFF" w:val="clear"/>
          </w:tcPr>
          <w:p>
            <w:pPr>
              <w:pStyle w:val="TableContents"/>
              <w:bidi w:val="0"/>
              <w:spacing w:lineRule="auto" w:line="360" w:before="0" w:after="0"/>
              <w:contextualSpacing/>
              <w:jc w:val="center"/>
              <w:rPr>
                <w:rFonts w:ascii="Liberation Serif" w:hAnsi="Liberation Serif"/>
                <w:sz w:val="20"/>
                <w:szCs w:val="20"/>
              </w:rPr>
            </w:pPr>
            <w:r>
              <w:rPr>
                <w:rFonts w:ascii="Liberation Serif" w:hAnsi="Liberation Serif"/>
                <w:sz w:val="20"/>
                <w:szCs w:val="20"/>
              </w:rPr>
              <w:t>&lt;0.01</w:t>
            </w:r>
          </w:p>
        </w:tc>
        <w:tc>
          <w:tcPr>
            <w:tcW w:w="1106" w:type="dxa"/>
            <w:tcBorders/>
            <w:shd w:fill="FFFFFF" w:val="clear"/>
          </w:tcPr>
          <w:p>
            <w:pPr>
              <w:pStyle w:val="TableContents"/>
              <w:bidi w:val="0"/>
              <w:spacing w:lineRule="auto" w:line="360" w:before="0" w:after="0"/>
              <w:contextualSpacing/>
              <w:jc w:val="center"/>
              <w:rPr>
                <w:rFonts w:ascii="Liberation Serif" w:hAnsi="Liberation Serif"/>
                <w:sz w:val="20"/>
                <w:szCs w:val="20"/>
              </w:rPr>
            </w:pPr>
            <w:r>
              <w:rPr>
                <w:rFonts w:ascii="Liberation Serif" w:hAnsi="Liberation Serif"/>
                <w:sz w:val="20"/>
                <w:szCs w:val="20"/>
              </w:rPr>
              <w:t>Small</w:t>
            </w:r>
          </w:p>
        </w:tc>
        <w:tc>
          <w:tcPr>
            <w:tcW w:w="1106" w:type="dxa"/>
            <w:tcBorders/>
            <w:shd w:fill="FFFFFF" w:val="clear"/>
          </w:tcPr>
          <w:p>
            <w:pPr>
              <w:pStyle w:val="TableContents"/>
              <w:bidi w:val="0"/>
              <w:spacing w:lineRule="auto" w:line="360" w:before="0" w:after="0"/>
              <w:contextualSpacing/>
              <w:jc w:val="center"/>
              <w:rPr>
                <w:rFonts w:ascii="Liberation Serif" w:hAnsi="Liberation Serif"/>
                <w:sz w:val="20"/>
                <w:szCs w:val="20"/>
              </w:rPr>
            </w:pPr>
            <w:r>
              <w:rPr>
                <w:rFonts w:ascii="Liberation Serif" w:hAnsi="Liberation Serif"/>
                <w:sz w:val="20"/>
                <w:szCs w:val="20"/>
              </w:rPr>
              <w:t>0.27</w:t>
            </w:r>
          </w:p>
        </w:tc>
        <w:tc>
          <w:tcPr>
            <w:tcW w:w="685" w:type="dxa"/>
            <w:tcBorders/>
            <w:shd w:fill="FFFFFF" w:val="clear"/>
          </w:tcPr>
          <w:p>
            <w:pPr>
              <w:pStyle w:val="TableContents"/>
              <w:bidi w:val="0"/>
              <w:spacing w:lineRule="auto" w:line="360" w:before="0" w:after="0"/>
              <w:contextualSpacing/>
              <w:jc w:val="center"/>
              <w:rPr>
                <w:rFonts w:ascii="Liberation Serif" w:hAnsi="Liberation Serif"/>
                <w:sz w:val="20"/>
                <w:szCs w:val="20"/>
              </w:rPr>
            </w:pPr>
            <w:r>
              <w:rPr>
                <w:rFonts w:ascii="Liberation Serif" w:hAnsi="Liberation Serif"/>
                <w:sz w:val="20"/>
                <w:szCs w:val="20"/>
              </w:rPr>
              <w:t>&lt;0.01</w:t>
            </w:r>
          </w:p>
        </w:tc>
        <w:tc>
          <w:tcPr>
            <w:tcW w:w="1106" w:type="dxa"/>
            <w:tcBorders/>
            <w:shd w:fill="FFFFFF" w:val="clear"/>
          </w:tcPr>
          <w:p>
            <w:pPr>
              <w:pStyle w:val="TableContents"/>
              <w:bidi w:val="0"/>
              <w:spacing w:lineRule="auto" w:line="360" w:before="0" w:after="0"/>
              <w:contextualSpacing/>
              <w:jc w:val="center"/>
              <w:rPr>
                <w:rFonts w:ascii="Liberation Serif" w:hAnsi="Liberation Serif"/>
                <w:sz w:val="20"/>
                <w:szCs w:val="20"/>
              </w:rPr>
            </w:pPr>
            <w:r>
              <w:rPr>
                <w:rFonts w:ascii="Liberation Serif" w:hAnsi="Liberation Serif"/>
                <w:sz w:val="20"/>
                <w:szCs w:val="20"/>
              </w:rPr>
              <w:t>Small</w:t>
            </w:r>
          </w:p>
        </w:tc>
        <w:tc>
          <w:tcPr>
            <w:tcW w:w="1097" w:type="dxa"/>
            <w:tcBorders/>
            <w:shd w:fill="FFFFFF" w:val="clear"/>
          </w:tcPr>
          <w:p>
            <w:pPr>
              <w:pStyle w:val="TableContents"/>
              <w:bidi w:val="0"/>
              <w:spacing w:lineRule="auto" w:line="360" w:before="0" w:after="0"/>
              <w:contextualSpacing/>
              <w:jc w:val="center"/>
              <w:rPr>
                <w:rFonts w:ascii="Liberation Serif" w:hAnsi="Liberation Serif"/>
                <w:sz w:val="20"/>
                <w:szCs w:val="20"/>
              </w:rPr>
            </w:pPr>
            <w:r>
              <w:rPr>
                <w:rFonts w:ascii="Liberation Serif" w:hAnsi="Liberation Serif"/>
                <w:sz w:val="20"/>
                <w:szCs w:val="20"/>
              </w:rPr>
              <w:t>0.14</w:t>
            </w:r>
          </w:p>
        </w:tc>
        <w:tc>
          <w:tcPr>
            <w:tcW w:w="740" w:type="dxa"/>
            <w:tcBorders/>
            <w:shd w:fill="FFFFFF" w:val="clear"/>
          </w:tcPr>
          <w:p>
            <w:pPr>
              <w:pStyle w:val="TableContents"/>
              <w:bidi w:val="0"/>
              <w:spacing w:lineRule="auto" w:line="360" w:before="0" w:after="0"/>
              <w:contextualSpacing/>
              <w:jc w:val="center"/>
              <w:rPr>
                <w:rFonts w:ascii="Liberation Serif" w:hAnsi="Liberation Serif"/>
                <w:sz w:val="20"/>
                <w:szCs w:val="20"/>
              </w:rPr>
            </w:pPr>
            <w:r>
              <w:rPr>
                <w:rFonts w:ascii="Liberation Serif" w:hAnsi="Liberation Serif"/>
                <w:sz w:val="20"/>
                <w:szCs w:val="20"/>
              </w:rPr>
              <w:t>0.07</w:t>
            </w:r>
          </w:p>
        </w:tc>
        <w:tc>
          <w:tcPr>
            <w:tcW w:w="1135" w:type="dxa"/>
            <w:tcBorders/>
            <w:shd w:fill="FFFFFF" w:val="clear"/>
          </w:tcPr>
          <w:p>
            <w:pPr>
              <w:pStyle w:val="TableContents"/>
              <w:bidi w:val="0"/>
              <w:spacing w:lineRule="auto" w:line="360" w:before="0" w:after="0"/>
              <w:contextualSpacing/>
              <w:jc w:val="center"/>
              <w:rPr>
                <w:rFonts w:ascii="Liberation Serif" w:hAnsi="Liberation Serif"/>
                <w:sz w:val="20"/>
                <w:szCs w:val="20"/>
              </w:rPr>
            </w:pPr>
            <w:r>
              <w:rPr>
                <w:rFonts w:ascii="Liberation Serif" w:hAnsi="Liberation Serif"/>
                <w:sz w:val="20"/>
                <w:szCs w:val="20"/>
              </w:rPr>
              <w:t>Very small</w:t>
            </w:r>
          </w:p>
        </w:tc>
      </w:tr>
      <w:tr>
        <w:trPr>
          <w:trHeight w:val="468" w:hRule="atLeast"/>
        </w:trPr>
        <w:tc>
          <w:tcPr>
            <w:tcW w:w="1584" w:type="dxa"/>
            <w:vMerge w:val="continue"/>
            <w:tcBorders/>
            <w:shd w:fill="FFFFFF" w:val="clear"/>
          </w:tcPr>
          <w:p>
            <w:pPr>
              <w:pStyle w:val="Normal"/>
              <w:bidi w:val="0"/>
              <w:spacing w:before="0" w:after="0"/>
              <w:contextualSpacing/>
              <w:rPr/>
            </w:pPr>
            <w:r>
              <w:rPr/>
            </w:r>
          </w:p>
        </w:tc>
        <w:tc>
          <w:tcPr>
            <w:tcW w:w="1594" w:type="dxa"/>
            <w:tcBorders/>
            <w:shd w:fill="FFFFFF" w:val="clear"/>
          </w:tcPr>
          <w:p>
            <w:pPr>
              <w:pStyle w:val="TableContents"/>
              <w:bidi w:val="0"/>
              <w:spacing w:lineRule="auto" w:line="360" w:before="0" w:after="0"/>
              <w:contextualSpacing/>
              <w:rPr>
                <w:rFonts w:ascii="Liberation Serif" w:hAnsi="Liberation Serif"/>
                <w:sz w:val="20"/>
                <w:szCs w:val="20"/>
              </w:rPr>
            </w:pPr>
            <w:r>
              <w:rPr>
                <w:rFonts w:ascii="Liberation Serif" w:hAnsi="Liberation Serif"/>
                <w:sz w:val="20"/>
                <w:szCs w:val="20"/>
              </w:rPr>
              <w:t>Small herbivores</w:t>
            </w:r>
          </w:p>
        </w:tc>
        <w:tc>
          <w:tcPr>
            <w:tcW w:w="1078" w:type="dxa"/>
            <w:tcBorders/>
            <w:shd w:fill="FFFFFF" w:val="clear"/>
          </w:tcPr>
          <w:p>
            <w:pPr>
              <w:pStyle w:val="TableContents"/>
              <w:bidi w:val="0"/>
              <w:spacing w:lineRule="auto" w:line="360" w:before="0" w:after="0"/>
              <w:contextualSpacing/>
              <w:jc w:val="center"/>
              <w:rPr>
                <w:rFonts w:ascii="Liberation Serif" w:hAnsi="Liberation Serif"/>
                <w:sz w:val="20"/>
                <w:szCs w:val="20"/>
              </w:rPr>
            </w:pPr>
            <w:r>
              <w:rPr>
                <w:rFonts w:ascii="Liberation Serif" w:hAnsi="Liberation Serif"/>
                <w:sz w:val="20"/>
                <w:szCs w:val="20"/>
              </w:rPr>
              <w:t>0.26</w:t>
            </w:r>
          </w:p>
        </w:tc>
        <w:tc>
          <w:tcPr>
            <w:tcW w:w="788" w:type="dxa"/>
            <w:tcBorders/>
            <w:shd w:fill="FFFFFF" w:val="clear"/>
          </w:tcPr>
          <w:p>
            <w:pPr>
              <w:pStyle w:val="TableContents"/>
              <w:bidi w:val="0"/>
              <w:spacing w:lineRule="auto" w:line="360" w:before="0" w:after="0"/>
              <w:contextualSpacing/>
              <w:jc w:val="center"/>
              <w:rPr>
                <w:rFonts w:ascii="Liberation Serif" w:hAnsi="Liberation Serif"/>
                <w:sz w:val="20"/>
                <w:szCs w:val="20"/>
              </w:rPr>
            </w:pPr>
            <w:r>
              <w:rPr>
                <w:rFonts w:ascii="Liberation Serif" w:hAnsi="Liberation Serif"/>
                <w:sz w:val="20"/>
                <w:szCs w:val="20"/>
              </w:rPr>
              <w:t>&lt;0.01</w:t>
            </w:r>
          </w:p>
        </w:tc>
        <w:tc>
          <w:tcPr>
            <w:tcW w:w="1106" w:type="dxa"/>
            <w:tcBorders/>
            <w:shd w:fill="FFFFFF" w:val="clear"/>
          </w:tcPr>
          <w:p>
            <w:pPr>
              <w:pStyle w:val="TableContents"/>
              <w:bidi w:val="0"/>
              <w:spacing w:lineRule="auto" w:line="360" w:before="0" w:after="0"/>
              <w:contextualSpacing/>
              <w:jc w:val="center"/>
              <w:rPr>
                <w:rFonts w:ascii="Liberation Serif" w:hAnsi="Liberation Serif"/>
                <w:sz w:val="20"/>
                <w:szCs w:val="20"/>
              </w:rPr>
            </w:pPr>
            <w:r>
              <w:rPr>
                <w:rFonts w:ascii="Liberation Serif" w:hAnsi="Liberation Serif"/>
                <w:sz w:val="20"/>
                <w:szCs w:val="20"/>
              </w:rPr>
              <w:t>Small</w:t>
            </w:r>
          </w:p>
        </w:tc>
        <w:tc>
          <w:tcPr>
            <w:tcW w:w="1106" w:type="dxa"/>
            <w:tcBorders/>
            <w:shd w:fill="FFFFFF" w:val="clear"/>
          </w:tcPr>
          <w:p>
            <w:pPr>
              <w:pStyle w:val="TableContents"/>
              <w:bidi w:val="0"/>
              <w:spacing w:lineRule="auto" w:line="360" w:before="0" w:after="0"/>
              <w:contextualSpacing/>
              <w:jc w:val="center"/>
              <w:rPr>
                <w:rFonts w:ascii="Liberation Serif" w:hAnsi="Liberation Serif"/>
                <w:sz w:val="20"/>
                <w:szCs w:val="20"/>
              </w:rPr>
            </w:pPr>
            <w:r>
              <w:rPr>
                <w:rFonts w:ascii="Liberation Serif" w:hAnsi="Liberation Serif"/>
                <w:sz w:val="20"/>
                <w:szCs w:val="20"/>
              </w:rPr>
              <w:t>0.14</w:t>
            </w:r>
          </w:p>
        </w:tc>
        <w:tc>
          <w:tcPr>
            <w:tcW w:w="685" w:type="dxa"/>
            <w:tcBorders/>
            <w:shd w:fill="FFFFFF" w:val="clear"/>
          </w:tcPr>
          <w:p>
            <w:pPr>
              <w:pStyle w:val="TableContents"/>
              <w:bidi w:val="0"/>
              <w:spacing w:lineRule="auto" w:line="360" w:before="0" w:after="0"/>
              <w:contextualSpacing/>
              <w:jc w:val="center"/>
              <w:rPr>
                <w:rFonts w:ascii="Liberation Serif" w:hAnsi="Liberation Serif"/>
                <w:sz w:val="20"/>
                <w:szCs w:val="20"/>
              </w:rPr>
            </w:pPr>
            <w:r>
              <w:rPr>
                <w:rFonts w:ascii="Liberation Serif" w:hAnsi="Liberation Serif"/>
                <w:sz w:val="20"/>
                <w:szCs w:val="20"/>
              </w:rPr>
              <w:t>0.04</w:t>
            </w:r>
          </w:p>
        </w:tc>
        <w:tc>
          <w:tcPr>
            <w:tcW w:w="1106" w:type="dxa"/>
            <w:tcBorders/>
            <w:shd w:fill="FFFFFF" w:val="clear"/>
          </w:tcPr>
          <w:p>
            <w:pPr>
              <w:pStyle w:val="TableContents"/>
              <w:bidi w:val="0"/>
              <w:spacing w:lineRule="auto" w:line="360" w:before="0" w:after="0"/>
              <w:contextualSpacing/>
              <w:jc w:val="center"/>
              <w:rPr>
                <w:rFonts w:ascii="Liberation Serif" w:hAnsi="Liberation Serif"/>
                <w:sz w:val="20"/>
                <w:szCs w:val="20"/>
              </w:rPr>
            </w:pPr>
            <w:r>
              <w:rPr>
                <w:rFonts w:ascii="Liberation Serif" w:hAnsi="Liberation Serif"/>
                <w:sz w:val="20"/>
                <w:szCs w:val="20"/>
              </w:rPr>
              <w:t>Very small</w:t>
            </w:r>
          </w:p>
        </w:tc>
        <w:tc>
          <w:tcPr>
            <w:tcW w:w="1097" w:type="dxa"/>
            <w:tcBorders/>
            <w:shd w:fill="FFFFFF" w:val="clear"/>
          </w:tcPr>
          <w:p>
            <w:pPr>
              <w:pStyle w:val="TableContents"/>
              <w:bidi w:val="0"/>
              <w:spacing w:lineRule="auto" w:line="360" w:before="0" w:after="0"/>
              <w:contextualSpacing/>
              <w:jc w:val="center"/>
              <w:rPr>
                <w:rFonts w:ascii="Liberation Serif" w:hAnsi="Liberation Serif"/>
                <w:sz w:val="20"/>
                <w:szCs w:val="20"/>
              </w:rPr>
            </w:pPr>
            <w:r>
              <w:rPr>
                <w:rFonts w:ascii="Liberation Serif" w:hAnsi="Liberation Serif"/>
                <w:sz w:val="20"/>
                <w:szCs w:val="20"/>
              </w:rPr>
              <w:t>0.14</w:t>
            </w:r>
          </w:p>
        </w:tc>
        <w:tc>
          <w:tcPr>
            <w:tcW w:w="740" w:type="dxa"/>
            <w:tcBorders/>
            <w:shd w:fill="FFFFFF" w:val="clear"/>
          </w:tcPr>
          <w:p>
            <w:pPr>
              <w:pStyle w:val="TableContents"/>
              <w:bidi w:val="0"/>
              <w:spacing w:lineRule="auto" w:line="360" w:before="0" w:after="0"/>
              <w:contextualSpacing/>
              <w:jc w:val="center"/>
              <w:rPr>
                <w:rFonts w:ascii="Liberation Serif" w:hAnsi="Liberation Serif"/>
                <w:sz w:val="20"/>
                <w:szCs w:val="20"/>
              </w:rPr>
            </w:pPr>
            <w:r>
              <w:rPr>
                <w:rFonts w:ascii="Liberation Serif" w:hAnsi="Liberation Serif"/>
                <w:sz w:val="20"/>
                <w:szCs w:val="20"/>
              </w:rPr>
              <w:t>0.07</w:t>
            </w:r>
          </w:p>
        </w:tc>
        <w:tc>
          <w:tcPr>
            <w:tcW w:w="1135" w:type="dxa"/>
            <w:tcBorders/>
            <w:shd w:fill="FFFFFF" w:val="clear"/>
          </w:tcPr>
          <w:p>
            <w:pPr>
              <w:pStyle w:val="TableContents"/>
              <w:bidi w:val="0"/>
              <w:spacing w:lineRule="auto" w:line="360" w:before="0" w:after="0"/>
              <w:contextualSpacing/>
              <w:jc w:val="center"/>
              <w:rPr>
                <w:rFonts w:ascii="Liberation Serif" w:hAnsi="Liberation Serif"/>
                <w:sz w:val="20"/>
                <w:szCs w:val="20"/>
              </w:rPr>
            </w:pPr>
            <w:r>
              <w:rPr>
                <w:rFonts w:ascii="Liberation Serif" w:hAnsi="Liberation Serif"/>
                <w:sz w:val="20"/>
                <w:szCs w:val="20"/>
              </w:rPr>
              <w:t>Very small</w:t>
            </w:r>
          </w:p>
        </w:tc>
      </w:tr>
      <w:tr>
        <w:trPr>
          <w:trHeight w:val="468" w:hRule="atLeast"/>
        </w:trPr>
        <w:tc>
          <w:tcPr>
            <w:tcW w:w="1584" w:type="dxa"/>
            <w:tcBorders/>
            <w:shd w:fill="FFFFFF" w:val="clear"/>
          </w:tcPr>
          <w:p>
            <w:pPr>
              <w:pStyle w:val="TableContents"/>
              <w:bidi w:val="0"/>
              <w:spacing w:lineRule="auto" w:line="360" w:before="0" w:after="0"/>
              <w:contextualSpacing/>
              <w:rPr>
                <w:rFonts w:ascii="Liberation Serif" w:hAnsi="Liberation Serif"/>
                <w:sz w:val="20"/>
                <w:szCs w:val="20"/>
              </w:rPr>
            </w:pPr>
            <w:r>
              <w:rPr>
                <w:rFonts w:ascii="Liberation Serif" w:hAnsi="Liberation Serif"/>
                <w:sz w:val="20"/>
                <w:szCs w:val="20"/>
              </w:rPr>
              <w:t>Small carnivores</w:t>
            </w:r>
          </w:p>
        </w:tc>
        <w:tc>
          <w:tcPr>
            <w:tcW w:w="1594" w:type="dxa"/>
            <w:tcBorders/>
            <w:shd w:fill="FFFFFF" w:val="clear"/>
          </w:tcPr>
          <w:p>
            <w:pPr>
              <w:pStyle w:val="TableContents"/>
              <w:bidi w:val="0"/>
              <w:spacing w:lineRule="auto" w:line="360" w:before="0" w:after="0"/>
              <w:contextualSpacing/>
              <w:rPr>
                <w:rFonts w:ascii="Liberation Serif" w:hAnsi="Liberation Serif"/>
                <w:sz w:val="20"/>
                <w:szCs w:val="20"/>
              </w:rPr>
            </w:pPr>
            <w:r>
              <w:rPr>
                <w:rFonts w:ascii="Liberation Serif" w:hAnsi="Liberation Serif"/>
                <w:sz w:val="20"/>
                <w:szCs w:val="20"/>
              </w:rPr>
              <w:t>Small herbivores</w:t>
            </w:r>
          </w:p>
        </w:tc>
        <w:tc>
          <w:tcPr>
            <w:tcW w:w="1078" w:type="dxa"/>
            <w:tcBorders/>
            <w:shd w:fill="FFFFFF" w:val="clear"/>
          </w:tcPr>
          <w:p>
            <w:pPr>
              <w:pStyle w:val="TableContents"/>
              <w:bidi w:val="0"/>
              <w:spacing w:lineRule="auto" w:line="360" w:before="0" w:after="0"/>
              <w:contextualSpacing/>
              <w:jc w:val="center"/>
              <w:rPr>
                <w:rFonts w:ascii="Liberation Serif" w:hAnsi="Liberation Serif"/>
                <w:sz w:val="20"/>
                <w:szCs w:val="20"/>
              </w:rPr>
            </w:pPr>
            <w:r>
              <w:rPr>
                <w:rFonts w:ascii="Liberation Serif" w:hAnsi="Liberation Serif"/>
                <w:sz w:val="20"/>
                <w:szCs w:val="20"/>
              </w:rPr>
              <w:t>0.08</w:t>
            </w:r>
          </w:p>
        </w:tc>
        <w:tc>
          <w:tcPr>
            <w:tcW w:w="788" w:type="dxa"/>
            <w:tcBorders/>
            <w:shd w:fill="FFFFFF" w:val="clear"/>
          </w:tcPr>
          <w:p>
            <w:pPr>
              <w:pStyle w:val="TableContents"/>
              <w:bidi w:val="0"/>
              <w:spacing w:lineRule="auto" w:line="360" w:before="0" w:after="0"/>
              <w:contextualSpacing/>
              <w:jc w:val="center"/>
              <w:rPr>
                <w:rFonts w:ascii="Liberation Serif" w:hAnsi="Liberation Serif"/>
                <w:sz w:val="20"/>
                <w:szCs w:val="20"/>
              </w:rPr>
            </w:pPr>
            <w:r>
              <w:rPr>
                <w:rFonts w:ascii="Liberation Serif" w:hAnsi="Liberation Serif"/>
                <w:sz w:val="20"/>
                <w:szCs w:val="20"/>
              </w:rPr>
              <w:t>0.37</w:t>
            </w:r>
          </w:p>
        </w:tc>
        <w:tc>
          <w:tcPr>
            <w:tcW w:w="1106" w:type="dxa"/>
            <w:tcBorders/>
            <w:shd w:fill="FFFFFF" w:val="clear"/>
          </w:tcPr>
          <w:p>
            <w:pPr>
              <w:pStyle w:val="TableContents"/>
              <w:bidi w:val="0"/>
              <w:spacing w:lineRule="auto" w:line="360" w:before="0" w:after="0"/>
              <w:contextualSpacing/>
              <w:jc w:val="center"/>
              <w:rPr>
                <w:rFonts w:ascii="Liberation Serif" w:hAnsi="Liberation Serif"/>
                <w:sz w:val="20"/>
                <w:szCs w:val="20"/>
              </w:rPr>
            </w:pPr>
            <w:r>
              <w:rPr>
                <w:rFonts w:ascii="Liberation Serif" w:hAnsi="Liberation Serif"/>
                <w:sz w:val="20"/>
                <w:szCs w:val="20"/>
              </w:rPr>
              <w:t>Very small</w:t>
            </w:r>
          </w:p>
        </w:tc>
        <w:tc>
          <w:tcPr>
            <w:tcW w:w="1106" w:type="dxa"/>
            <w:tcBorders/>
            <w:shd w:fill="FFFFFF" w:val="clear"/>
          </w:tcPr>
          <w:p>
            <w:pPr>
              <w:pStyle w:val="TableContents"/>
              <w:bidi w:val="0"/>
              <w:spacing w:lineRule="auto" w:line="360" w:before="0" w:after="0"/>
              <w:contextualSpacing/>
              <w:jc w:val="center"/>
              <w:rPr>
                <w:rFonts w:ascii="Liberation Serif" w:hAnsi="Liberation Serif"/>
                <w:sz w:val="20"/>
                <w:szCs w:val="20"/>
              </w:rPr>
            </w:pPr>
            <w:r>
              <w:rPr>
                <w:rFonts w:ascii="Liberation Serif" w:hAnsi="Liberation Serif"/>
                <w:sz w:val="20"/>
                <w:szCs w:val="20"/>
              </w:rPr>
              <w:t>0.06</w:t>
            </w:r>
          </w:p>
        </w:tc>
        <w:tc>
          <w:tcPr>
            <w:tcW w:w="685" w:type="dxa"/>
            <w:tcBorders/>
            <w:shd w:fill="FFFFFF" w:val="clear"/>
          </w:tcPr>
          <w:p>
            <w:pPr>
              <w:pStyle w:val="TableContents"/>
              <w:bidi w:val="0"/>
              <w:spacing w:lineRule="auto" w:line="360" w:before="0" w:after="0"/>
              <w:contextualSpacing/>
              <w:jc w:val="center"/>
              <w:rPr>
                <w:rFonts w:ascii="Liberation Serif" w:hAnsi="Liberation Serif"/>
                <w:sz w:val="20"/>
                <w:szCs w:val="20"/>
              </w:rPr>
            </w:pPr>
            <w:r>
              <w:rPr>
                <w:rFonts w:ascii="Liberation Serif" w:hAnsi="Liberation Serif"/>
                <w:sz w:val="20"/>
                <w:szCs w:val="20"/>
              </w:rPr>
              <w:t>0.67</w:t>
            </w:r>
          </w:p>
        </w:tc>
        <w:tc>
          <w:tcPr>
            <w:tcW w:w="1106" w:type="dxa"/>
            <w:tcBorders/>
            <w:shd w:fill="FFFFFF" w:val="clear"/>
          </w:tcPr>
          <w:p>
            <w:pPr>
              <w:pStyle w:val="TableContents"/>
              <w:bidi w:val="0"/>
              <w:spacing w:lineRule="auto" w:line="360" w:before="0" w:after="0"/>
              <w:contextualSpacing/>
              <w:jc w:val="center"/>
              <w:rPr>
                <w:rFonts w:ascii="Liberation Serif" w:hAnsi="Liberation Serif"/>
                <w:sz w:val="20"/>
                <w:szCs w:val="20"/>
              </w:rPr>
            </w:pPr>
            <w:r>
              <w:rPr>
                <w:rFonts w:ascii="Liberation Serif" w:hAnsi="Liberation Serif"/>
                <w:sz w:val="20"/>
                <w:szCs w:val="20"/>
              </w:rPr>
              <w:t>Very small</w:t>
            </w:r>
          </w:p>
        </w:tc>
        <w:tc>
          <w:tcPr>
            <w:tcW w:w="1097" w:type="dxa"/>
            <w:tcBorders/>
            <w:shd w:fill="FFFFFF" w:val="clear"/>
          </w:tcPr>
          <w:p>
            <w:pPr>
              <w:pStyle w:val="TableContents"/>
              <w:bidi w:val="0"/>
              <w:spacing w:lineRule="auto" w:line="360" w:before="0" w:after="0"/>
              <w:contextualSpacing/>
              <w:jc w:val="center"/>
              <w:rPr>
                <w:rFonts w:ascii="Liberation Serif" w:hAnsi="Liberation Serif"/>
                <w:sz w:val="20"/>
                <w:szCs w:val="20"/>
              </w:rPr>
            </w:pPr>
            <w:r>
              <w:rPr>
                <w:rFonts w:ascii="Liberation Serif" w:hAnsi="Liberation Serif"/>
                <w:sz w:val="20"/>
                <w:szCs w:val="20"/>
              </w:rPr>
              <w:t>0.02</w:t>
            </w:r>
          </w:p>
        </w:tc>
        <w:tc>
          <w:tcPr>
            <w:tcW w:w="740" w:type="dxa"/>
            <w:tcBorders/>
            <w:shd w:fill="FFFFFF" w:val="clear"/>
          </w:tcPr>
          <w:p>
            <w:pPr>
              <w:pStyle w:val="TableContents"/>
              <w:bidi w:val="0"/>
              <w:spacing w:lineRule="auto" w:line="360" w:before="0" w:after="0"/>
              <w:contextualSpacing/>
              <w:jc w:val="center"/>
              <w:rPr>
                <w:rFonts w:ascii="Liberation Serif" w:hAnsi="Liberation Serif"/>
                <w:sz w:val="20"/>
                <w:szCs w:val="20"/>
              </w:rPr>
            </w:pPr>
            <w:r>
              <w:rPr>
                <w:rFonts w:ascii="Liberation Serif" w:hAnsi="Liberation Serif"/>
                <w:sz w:val="20"/>
                <w:szCs w:val="20"/>
              </w:rPr>
              <w:t xml:space="preserve">1.00 </w:t>
            </w:r>
          </w:p>
        </w:tc>
        <w:tc>
          <w:tcPr>
            <w:tcW w:w="1135" w:type="dxa"/>
            <w:tcBorders/>
            <w:shd w:fill="FFFFFF" w:val="clear"/>
          </w:tcPr>
          <w:p>
            <w:pPr>
              <w:pStyle w:val="TableContents"/>
              <w:bidi w:val="0"/>
              <w:spacing w:lineRule="auto" w:line="360" w:before="0" w:after="0"/>
              <w:contextualSpacing/>
              <w:jc w:val="center"/>
              <w:rPr>
                <w:rFonts w:ascii="Liberation Serif" w:hAnsi="Liberation Serif"/>
                <w:sz w:val="20"/>
                <w:szCs w:val="20"/>
              </w:rPr>
            </w:pPr>
            <w:r>
              <w:rPr>
                <w:rFonts w:ascii="Liberation Serif" w:hAnsi="Liberation Serif"/>
                <w:sz w:val="20"/>
                <w:szCs w:val="20"/>
              </w:rPr>
              <w:t>Very small</w:t>
            </w:r>
          </w:p>
        </w:tc>
      </w:tr>
      <w:tr>
        <w:trPr>
          <w:trHeight w:val="468" w:hRule="atLeast"/>
        </w:trPr>
        <w:tc>
          <w:tcPr>
            <w:tcW w:w="1584" w:type="dxa"/>
            <w:tcBorders/>
            <w:shd w:fill="FFFFFF" w:val="clear"/>
          </w:tcPr>
          <w:p>
            <w:pPr>
              <w:pStyle w:val="TableContents"/>
              <w:bidi w:val="0"/>
              <w:spacing w:lineRule="auto" w:line="360" w:before="0" w:after="0"/>
              <w:contextualSpacing/>
              <w:rPr>
                <w:rFonts w:ascii="Liberation Serif" w:hAnsi="Liberation Serif"/>
                <w:sz w:val="20"/>
                <w:szCs w:val="20"/>
              </w:rPr>
            </w:pPr>
            <w:r>
              <w:rPr>
                <w:rFonts w:ascii="Liberation Serif" w:hAnsi="Liberation Serif"/>
                <w:sz w:val="20"/>
                <w:szCs w:val="20"/>
              </w:rPr>
            </w:r>
          </w:p>
        </w:tc>
        <w:tc>
          <w:tcPr>
            <w:tcW w:w="1594" w:type="dxa"/>
            <w:tcBorders/>
            <w:shd w:fill="FFFFFF" w:val="clear"/>
          </w:tcPr>
          <w:p>
            <w:pPr>
              <w:pStyle w:val="TableContents"/>
              <w:bidi w:val="0"/>
              <w:spacing w:lineRule="auto" w:line="360" w:before="0" w:after="0"/>
              <w:contextualSpacing/>
              <w:rPr>
                <w:rFonts w:ascii="Liberation Serif" w:hAnsi="Liberation Serif"/>
                <w:sz w:val="20"/>
                <w:szCs w:val="20"/>
              </w:rPr>
            </w:pPr>
            <w:r>
              <w:rPr>
                <w:rFonts w:ascii="Liberation Serif" w:hAnsi="Liberation Serif"/>
                <w:sz w:val="20"/>
                <w:szCs w:val="20"/>
              </w:rPr>
            </w:r>
          </w:p>
        </w:tc>
        <w:tc>
          <w:tcPr>
            <w:tcW w:w="8841" w:type="dxa"/>
            <w:gridSpan w:val="9"/>
            <w:tcBorders/>
            <w:shd w:fill="FFFFFF" w:val="clear"/>
          </w:tcPr>
          <w:p>
            <w:pPr>
              <w:pStyle w:val="TableContents"/>
              <w:bidi w:val="0"/>
              <w:spacing w:lineRule="auto" w:line="360" w:before="0" w:after="0"/>
              <w:contextualSpacing/>
              <w:jc w:val="center"/>
              <w:rPr>
                <w:rFonts w:ascii="Liberation Serif" w:hAnsi="Liberation Serif"/>
                <w:sz w:val="20"/>
                <w:szCs w:val="20"/>
              </w:rPr>
            </w:pPr>
            <w:r>
              <w:rPr>
                <w:rFonts w:ascii="Liberation Serif" w:hAnsi="Liberation Serif"/>
                <w:b/>
                <w:bCs/>
                <w:sz w:val="20"/>
                <w:szCs w:val="20"/>
              </w:rPr>
              <w:t>Random</w:t>
            </w:r>
            <w:r>
              <w:rPr>
                <w:rFonts w:ascii="Liberation Serif" w:hAnsi="Liberation Serif"/>
                <w:b/>
                <w:bCs/>
                <w:sz w:val="20"/>
                <w:szCs w:val="20"/>
              </w:rPr>
              <w:t xml:space="preserve"> areas</w:t>
            </w:r>
          </w:p>
        </w:tc>
      </w:tr>
      <w:tr>
        <w:trPr>
          <w:trHeight w:val="468" w:hRule="atLeast"/>
        </w:trPr>
        <w:tc>
          <w:tcPr>
            <w:tcW w:w="1584" w:type="dxa"/>
            <w:vMerge w:val="restart"/>
            <w:tcBorders/>
            <w:shd w:fill="FFFFFF" w:val="clear"/>
          </w:tcPr>
          <w:p>
            <w:pPr>
              <w:pStyle w:val="TableContents"/>
              <w:bidi w:val="0"/>
              <w:spacing w:lineRule="auto" w:line="360" w:before="0" w:after="0"/>
              <w:contextualSpacing/>
              <w:rPr>
                <w:rFonts w:ascii="Liberation Serif" w:hAnsi="Liberation Serif"/>
                <w:sz w:val="20"/>
                <w:szCs w:val="20"/>
              </w:rPr>
            </w:pPr>
            <w:r>
              <w:rPr>
                <w:rFonts w:ascii="Liberation Serif" w:hAnsi="Liberation Serif"/>
                <w:sz w:val="20"/>
                <w:szCs w:val="20"/>
              </w:rPr>
              <w:t>Megacarnivores</w:t>
            </w:r>
          </w:p>
        </w:tc>
        <w:tc>
          <w:tcPr>
            <w:tcW w:w="1594" w:type="dxa"/>
            <w:tcBorders/>
            <w:shd w:fill="FFFFFF" w:val="clear"/>
          </w:tcPr>
          <w:p>
            <w:pPr>
              <w:pStyle w:val="TableContents"/>
              <w:bidi w:val="0"/>
              <w:spacing w:lineRule="auto" w:line="360" w:before="0" w:after="0"/>
              <w:contextualSpacing/>
              <w:rPr>
                <w:rFonts w:ascii="Liberation Serif" w:hAnsi="Liberation Serif"/>
                <w:sz w:val="20"/>
                <w:szCs w:val="20"/>
              </w:rPr>
            </w:pPr>
            <w:r>
              <w:rPr>
                <w:rFonts w:ascii="Liberation Serif" w:hAnsi="Liberation Serif"/>
                <w:sz w:val="20"/>
                <w:szCs w:val="20"/>
              </w:rPr>
              <w:t>Large carnivores</w:t>
            </w:r>
          </w:p>
        </w:tc>
        <w:tc>
          <w:tcPr>
            <w:tcW w:w="1078" w:type="dxa"/>
            <w:tcBorders/>
            <w:shd w:fill="FFFFFF" w:val="clear"/>
          </w:tcPr>
          <w:p>
            <w:pPr>
              <w:pStyle w:val="TableContents"/>
              <w:bidi w:val="0"/>
              <w:spacing w:lineRule="auto" w:line="360" w:before="0" w:after="0"/>
              <w:contextualSpacing/>
              <w:jc w:val="center"/>
              <w:rPr>
                <w:rFonts w:ascii="Liberation Serif" w:hAnsi="Liberation Serif"/>
                <w:sz w:val="20"/>
                <w:szCs w:val="20"/>
              </w:rPr>
            </w:pPr>
            <w:r>
              <w:rPr>
                <w:rFonts w:ascii="Liberation Serif" w:hAnsi="Liberation Serif"/>
                <w:sz w:val="20"/>
                <w:szCs w:val="20"/>
              </w:rPr>
              <w:t>2.26</w:t>
            </w:r>
          </w:p>
        </w:tc>
        <w:tc>
          <w:tcPr>
            <w:tcW w:w="788" w:type="dxa"/>
            <w:tcBorders/>
            <w:shd w:fill="FFFFFF" w:val="clear"/>
          </w:tcPr>
          <w:p>
            <w:pPr>
              <w:pStyle w:val="TableContents"/>
              <w:bidi w:val="0"/>
              <w:spacing w:lineRule="auto" w:line="360" w:before="0" w:after="0"/>
              <w:contextualSpacing/>
              <w:jc w:val="center"/>
              <w:rPr>
                <w:rFonts w:ascii="Liberation Serif" w:hAnsi="Liberation Serif"/>
                <w:sz w:val="20"/>
                <w:szCs w:val="20"/>
              </w:rPr>
            </w:pPr>
            <w:r>
              <w:rPr>
                <w:rFonts w:ascii="Liberation Serif" w:hAnsi="Liberation Serif"/>
                <w:sz w:val="20"/>
                <w:szCs w:val="20"/>
              </w:rPr>
              <w:t>&lt;0.01</w:t>
            </w:r>
          </w:p>
        </w:tc>
        <w:tc>
          <w:tcPr>
            <w:tcW w:w="1106" w:type="dxa"/>
            <w:tcBorders/>
            <w:shd w:fill="FFFFFF" w:val="clear"/>
          </w:tcPr>
          <w:p>
            <w:pPr>
              <w:pStyle w:val="TableContents"/>
              <w:bidi w:val="0"/>
              <w:spacing w:lineRule="auto" w:line="360" w:before="0" w:after="0"/>
              <w:contextualSpacing/>
              <w:jc w:val="center"/>
              <w:rPr>
                <w:rFonts w:ascii="Liberation Serif" w:hAnsi="Liberation Serif"/>
                <w:sz w:val="20"/>
                <w:szCs w:val="20"/>
              </w:rPr>
            </w:pPr>
            <w:r>
              <w:rPr>
                <w:rFonts w:ascii="Liberation Serif" w:hAnsi="Liberation Serif"/>
                <w:sz w:val="20"/>
                <w:szCs w:val="20"/>
              </w:rPr>
              <w:t>Huge</w:t>
            </w:r>
          </w:p>
        </w:tc>
        <w:tc>
          <w:tcPr>
            <w:tcW w:w="1106" w:type="dxa"/>
            <w:tcBorders/>
            <w:shd w:fill="FFFFFF" w:val="clear"/>
          </w:tcPr>
          <w:p>
            <w:pPr>
              <w:pStyle w:val="TableContents"/>
              <w:bidi w:val="0"/>
              <w:spacing w:lineRule="auto" w:line="360" w:before="0" w:after="0"/>
              <w:contextualSpacing/>
              <w:jc w:val="center"/>
              <w:rPr>
                <w:rFonts w:ascii="Liberation Serif" w:hAnsi="Liberation Serif"/>
                <w:sz w:val="20"/>
                <w:szCs w:val="20"/>
              </w:rPr>
            </w:pPr>
            <w:r>
              <w:rPr>
                <w:rFonts w:ascii="Liberation Serif" w:hAnsi="Liberation Serif"/>
                <w:sz w:val="20"/>
                <w:szCs w:val="20"/>
              </w:rPr>
              <w:t>1.70</w:t>
            </w:r>
          </w:p>
        </w:tc>
        <w:tc>
          <w:tcPr>
            <w:tcW w:w="685" w:type="dxa"/>
            <w:tcBorders/>
            <w:shd w:fill="FFFFFF" w:val="clear"/>
          </w:tcPr>
          <w:p>
            <w:pPr>
              <w:pStyle w:val="TableContents"/>
              <w:bidi w:val="0"/>
              <w:spacing w:lineRule="auto" w:line="360" w:before="0" w:after="0"/>
              <w:contextualSpacing/>
              <w:jc w:val="center"/>
              <w:rPr>
                <w:rFonts w:ascii="Liberation Serif" w:hAnsi="Liberation Serif"/>
                <w:sz w:val="20"/>
                <w:szCs w:val="20"/>
              </w:rPr>
            </w:pPr>
            <w:r>
              <w:rPr>
                <w:rFonts w:ascii="Liberation Serif" w:hAnsi="Liberation Serif"/>
                <w:sz w:val="20"/>
                <w:szCs w:val="20"/>
              </w:rPr>
              <w:t>&lt;0.01</w:t>
            </w:r>
          </w:p>
        </w:tc>
        <w:tc>
          <w:tcPr>
            <w:tcW w:w="1106" w:type="dxa"/>
            <w:tcBorders/>
            <w:shd w:fill="FFFFFF" w:val="clear"/>
          </w:tcPr>
          <w:p>
            <w:pPr>
              <w:pStyle w:val="TableContents"/>
              <w:bidi w:val="0"/>
              <w:spacing w:lineRule="auto" w:line="360" w:before="0" w:after="0"/>
              <w:contextualSpacing/>
              <w:jc w:val="center"/>
              <w:rPr>
                <w:rFonts w:ascii="Liberation Serif" w:hAnsi="Liberation Serif"/>
                <w:sz w:val="20"/>
                <w:szCs w:val="20"/>
              </w:rPr>
            </w:pPr>
            <w:r>
              <w:rPr>
                <w:rFonts w:ascii="Liberation Serif" w:hAnsi="Liberation Serif"/>
                <w:sz w:val="20"/>
                <w:szCs w:val="20"/>
              </w:rPr>
              <w:t>Very large</w:t>
            </w:r>
          </w:p>
        </w:tc>
        <w:tc>
          <w:tcPr>
            <w:tcW w:w="1097" w:type="dxa"/>
            <w:tcBorders/>
            <w:shd w:fill="FFFFFF" w:val="clear"/>
          </w:tcPr>
          <w:p>
            <w:pPr>
              <w:pStyle w:val="TableContents"/>
              <w:bidi w:val="0"/>
              <w:spacing w:lineRule="auto" w:line="360" w:before="0" w:after="0"/>
              <w:contextualSpacing/>
              <w:jc w:val="center"/>
              <w:rPr>
                <w:rFonts w:ascii="Liberation Serif" w:hAnsi="Liberation Serif"/>
                <w:sz w:val="20"/>
                <w:szCs w:val="20"/>
              </w:rPr>
            </w:pPr>
            <w:r>
              <w:rPr>
                <w:rFonts w:ascii="Liberation Serif" w:hAnsi="Liberation Serif"/>
                <w:sz w:val="20"/>
                <w:szCs w:val="20"/>
              </w:rPr>
              <w:t>0.56</w:t>
            </w:r>
          </w:p>
        </w:tc>
        <w:tc>
          <w:tcPr>
            <w:tcW w:w="740" w:type="dxa"/>
            <w:tcBorders/>
            <w:shd w:fill="FFFFFF" w:val="clear"/>
          </w:tcPr>
          <w:p>
            <w:pPr>
              <w:pStyle w:val="TableContents"/>
              <w:bidi w:val="0"/>
              <w:spacing w:lineRule="auto" w:line="360" w:before="0" w:after="0"/>
              <w:contextualSpacing/>
              <w:jc w:val="center"/>
              <w:rPr>
                <w:rFonts w:ascii="Liberation Serif" w:hAnsi="Liberation Serif"/>
                <w:sz w:val="20"/>
                <w:szCs w:val="20"/>
              </w:rPr>
            </w:pPr>
            <w:r>
              <w:rPr>
                <w:rFonts w:ascii="Liberation Serif" w:hAnsi="Liberation Serif"/>
                <w:sz w:val="20"/>
                <w:szCs w:val="20"/>
              </w:rPr>
              <w:t>&lt;0.01</w:t>
            </w:r>
          </w:p>
        </w:tc>
        <w:tc>
          <w:tcPr>
            <w:tcW w:w="1135" w:type="dxa"/>
            <w:tcBorders/>
            <w:shd w:fill="FFFFFF" w:val="clear"/>
          </w:tcPr>
          <w:p>
            <w:pPr>
              <w:pStyle w:val="TableContents"/>
              <w:bidi w:val="0"/>
              <w:spacing w:lineRule="auto" w:line="360" w:before="0" w:after="0"/>
              <w:contextualSpacing/>
              <w:jc w:val="center"/>
              <w:rPr>
                <w:rFonts w:ascii="Liberation Serif" w:hAnsi="Liberation Serif"/>
                <w:sz w:val="20"/>
                <w:szCs w:val="20"/>
              </w:rPr>
            </w:pPr>
            <w:r>
              <w:rPr>
                <w:rFonts w:ascii="Liberation Serif" w:hAnsi="Liberation Serif"/>
                <w:sz w:val="20"/>
                <w:szCs w:val="20"/>
              </w:rPr>
              <w:t>medium</w:t>
            </w:r>
          </w:p>
        </w:tc>
      </w:tr>
      <w:tr>
        <w:trPr>
          <w:trHeight w:val="468" w:hRule="atLeast"/>
        </w:trPr>
        <w:tc>
          <w:tcPr>
            <w:tcW w:w="1584" w:type="dxa"/>
            <w:vMerge w:val="continue"/>
            <w:tcBorders/>
            <w:shd w:fill="FFFFFF" w:val="clear"/>
          </w:tcPr>
          <w:p>
            <w:pPr>
              <w:pStyle w:val="Normal"/>
              <w:bidi w:val="0"/>
              <w:spacing w:before="0" w:after="0"/>
              <w:contextualSpacing/>
              <w:rPr/>
            </w:pPr>
            <w:r>
              <w:rPr/>
            </w:r>
          </w:p>
        </w:tc>
        <w:tc>
          <w:tcPr>
            <w:tcW w:w="1594" w:type="dxa"/>
            <w:tcBorders/>
            <w:shd w:fill="FFFFFF" w:val="clear"/>
          </w:tcPr>
          <w:p>
            <w:pPr>
              <w:pStyle w:val="TableContents"/>
              <w:bidi w:val="0"/>
              <w:spacing w:lineRule="auto" w:line="360" w:before="0" w:after="0"/>
              <w:contextualSpacing/>
              <w:rPr>
                <w:rFonts w:ascii="Liberation Serif" w:hAnsi="Liberation Serif"/>
                <w:sz w:val="20"/>
                <w:szCs w:val="20"/>
              </w:rPr>
            </w:pPr>
            <w:r>
              <w:rPr>
                <w:rFonts w:ascii="Liberation Serif" w:hAnsi="Liberation Serif"/>
                <w:sz w:val="20"/>
                <w:szCs w:val="20"/>
              </w:rPr>
              <w:t>Large herbivores</w:t>
            </w:r>
          </w:p>
        </w:tc>
        <w:tc>
          <w:tcPr>
            <w:tcW w:w="1078" w:type="dxa"/>
            <w:tcBorders/>
            <w:shd w:fill="FFFFFF" w:val="clear"/>
          </w:tcPr>
          <w:p>
            <w:pPr>
              <w:pStyle w:val="TableContents"/>
              <w:bidi w:val="0"/>
              <w:spacing w:lineRule="auto" w:line="360" w:before="0" w:after="0"/>
              <w:contextualSpacing/>
              <w:jc w:val="center"/>
              <w:rPr>
                <w:rFonts w:ascii="Liberation Serif" w:hAnsi="Liberation Serif"/>
                <w:sz w:val="20"/>
                <w:szCs w:val="20"/>
              </w:rPr>
            </w:pPr>
            <w:r>
              <w:rPr>
                <w:rFonts w:ascii="Liberation Serif" w:hAnsi="Liberation Serif"/>
                <w:sz w:val="20"/>
                <w:szCs w:val="20"/>
              </w:rPr>
              <w:t>2.67</w:t>
            </w:r>
          </w:p>
        </w:tc>
        <w:tc>
          <w:tcPr>
            <w:tcW w:w="788" w:type="dxa"/>
            <w:tcBorders/>
            <w:shd w:fill="FFFFFF" w:val="clear"/>
          </w:tcPr>
          <w:p>
            <w:pPr>
              <w:pStyle w:val="TableContents"/>
              <w:bidi w:val="0"/>
              <w:spacing w:lineRule="auto" w:line="360" w:before="0" w:after="0"/>
              <w:contextualSpacing/>
              <w:jc w:val="center"/>
              <w:rPr>
                <w:rFonts w:ascii="Liberation Serif" w:hAnsi="Liberation Serif"/>
                <w:sz w:val="20"/>
                <w:szCs w:val="20"/>
              </w:rPr>
            </w:pPr>
            <w:r>
              <w:rPr>
                <w:rFonts w:ascii="Liberation Serif" w:hAnsi="Liberation Serif"/>
                <w:sz w:val="20"/>
                <w:szCs w:val="20"/>
              </w:rPr>
              <w:t>&lt;0.01</w:t>
            </w:r>
          </w:p>
        </w:tc>
        <w:tc>
          <w:tcPr>
            <w:tcW w:w="1106" w:type="dxa"/>
            <w:tcBorders/>
            <w:shd w:fill="FFFFFF" w:val="clear"/>
          </w:tcPr>
          <w:p>
            <w:pPr>
              <w:pStyle w:val="TableContents"/>
              <w:bidi w:val="0"/>
              <w:spacing w:lineRule="auto" w:line="360" w:before="0" w:after="0"/>
              <w:contextualSpacing/>
              <w:jc w:val="center"/>
              <w:rPr>
                <w:rFonts w:ascii="Liberation Serif" w:hAnsi="Liberation Serif"/>
                <w:sz w:val="20"/>
                <w:szCs w:val="20"/>
              </w:rPr>
            </w:pPr>
            <w:r>
              <w:rPr>
                <w:rFonts w:ascii="Liberation Serif" w:hAnsi="Liberation Serif"/>
                <w:sz w:val="20"/>
                <w:szCs w:val="20"/>
              </w:rPr>
              <w:t>Huge</w:t>
            </w:r>
          </w:p>
        </w:tc>
        <w:tc>
          <w:tcPr>
            <w:tcW w:w="1106" w:type="dxa"/>
            <w:tcBorders/>
            <w:shd w:fill="FFFFFF" w:val="clear"/>
          </w:tcPr>
          <w:p>
            <w:pPr>
              <w:pStyle w:val="TableContents"/>
              <w:bidi w:val="0"/>
              <w:spacing w:lineRule="auto" w:line="360" w:before="0" w:after="0"/>
              <w:contextualSpacing/>
              <w:jc w:val="center"/>
              <w:rPr>
                <w:rFonts w:ascii="Liberation Serif" w:hAnsi="Liberation Serif"/>
                <w:sz w:val="20"/>
                <w:szCs w:val="20"/>
              </w:rPr>
            </w:pPr>
            <w:r>
              <w:rPr>
                <w:rFonts w:ascii="Liberation Serif" w:hAnsi="Liberation Serif"/>
                <w:sz w:val="20"/>
                <w:szCs w:val="20"/>
              </w:rPr>
              <w:t>1.60</w:t>
            </w:r>
          </w:p>
        </w:tc>
        <w:tc>
          <w:tcPr>
            <w:tcW w:w="685" w:type="dxa"/>
            <w:tcBorders/>
            <w:shd w:fill="FFFFFF" w:val="clear"/>
          </w:tcPr>
          <w:p>
            <w:pPr>
              <w:pStyle w:val="TableContents"/>
              <w:bidi w:val="0"/>
              <w:spacing w:lineRule="auto" w:line="360" w:before="0" w:after="0"/>
              <w:contextualSpacing/>
              <w:jc w:val="center"/>
              <w:rPr>
                <w:rFonts w:ascii="Liberation Serif" w:hAnsi="Liberation Serif"/>
                <w:sz w:val="20"/>
                <w:szCs w:val="20"/>
              </w:rPr>
            </w:pPr>
            <w:r>
              <w:rPr>
                <w:rFonts w:ascii="Liberation Serif" w:hAnsi="Liberation Serif"/>
                <w:sz w:val="20"/>
                <w:szCs w:val="20"/>
              </w:rPr>
              <w:t>&lt;0.01</w:t>
            </w:r>
          </w:p>
        </w:tc>
        <w:tc>
          <w:tcPr>
            <w:tcW w:w="1106" w:type="dxa"/>
            <w:tcBorders/>
            <w:shd w:fill="FFFFFF" w:val="clear"/>
          </w:tcPr>
          <w:p>
            <w:pPr>
              <w:pStyle w:val="TableContents"/>
              <w:bidi w:val="0"/>
              <w:spacing w:lineRule="auto" w:line="360" w:before="0" w:after="0"/>
              <w:contextualSpacing/>
              <w:jc w:val="center"/>
              <w:rPr>
                <w:rFonts w:ascii="Liberation Serif" w:hAnsi="Liberation Serif"/>
                <w:sz w:val="20"/>
                <w:szCs w:val="20"/>
              </w:rPr>
            </w:pPr>
            <w:r>
              <w:rPr>
                <w:rFonts w:ascii="Liberation Serif" w:hAnsi="Liberation Serif"/>
                <w:sz w:val="20"/>
                <w:szCs w:val="20"/>
              </w:rPr>
              <w:t>Very large</w:t>
            </w:r>
          </w:p>
        </w:tc>
        <w:tc>
          <w:tcPr>
            <w:tcW w:w="1097" w:type="dxa"/>
            <w:tcBorders/>
            <w:shd w:fill="FFFFFF" w:val="clear"/>
          </w:tcPr>
          <w:p>
            <w:pPr>
              <w:pStyle w:val="TableContents"/>
              <w:bidi w:val="0"/>
              <w:spacing w:lineRule="auto" w:line="360" w:before="0" w:after="0"/>
              <w:contextualSpacing/>
              <w:jc w:val="center"/>
              <w:rPr>
                <w:rFonts w:ascii="Liberation Serif" w:hAnsi="Liberation Serif"/>
                <w:sz w:val="20"/>
                <w:szCs w:val="20"/>
              </w:rPr>
            </w:pPr>
            <w:r>
              <w:rPr>
                <w:rFonts w:ascii="Liberation Serif" w:hAnsi="Liberation Serif"/>
                <w:sz w:val="20"/>
                <w:szCs w:val="20"/>
              </w:rPr>
              <w:t>1.08</w:t>
            </w:r>
          </w:p>
        </w:tc>
        <w:tc>
          <w:tcPr>
            <w:tcW w:w="740" w:type="dxa"/>
            <w:tcBorders/>
            <w:shd w:fill="FFFFFF" w:val="clear"/>
          </w:tcPr>
          <w:p>
            <w:pPr>
              <w:pStyle w:val="TableContents"/>
              <w:bidi w:val="0"/>
              <w:spacing w:lineRule="auto" w:line="360" w:before="0" w:after="0"/>
              <w:contextualSpacing/>
              <w:jc w:val="center"/>
              <w:rPr>
                <w:rFonts w:ascii="Liberation Serif" w:hAnsi="Liberation Serif"/>
                <w:sz w:val="20"/>
                <w:szCs w:val="20"/>
              </w:rPr>
            </w:pPr>
            <w:r>
              <w:rPr>
                <w:rFonts w:ascii="Liberation Serif" w:hAnsi="Liberation Serif"/>
                <w:sz w:val="20"/>
                <w:szCs w:val="20"/>
              </w:rPr>
              <w:t>&lt;0.01</w:t>
            </w:r>
          </w:p>
        </w:tc>
        <w:tc>
          <w:tcPr>
            <w:tcW w:w="1135" w:type="dxa"/>
            <w:tcBorders/>
            <w:shd w:fill="FFFFFF" w:val="clear"/>
          </w:tcPr>
          <w:p>
            <w:pPr>
              <w:pStyle w:val="TableContents"/>
              <w:bidi w:val="0"/>
              <w:spacing w:lineRule="auto" w:line="360" w:before="0" w:after="0"/>
              <w:contextualSpacing/>
              <w:jc w:val="center"/>
              <w:rPr>
                <w:rFonts w:ascii="Liberation Serif" w:hAnsi="Liberation Serif"/>
                <w:sz w:val="20"/>
                <w:szCs w:val="20"/>
              </w:rPr>
            </w:pPr>
            <w:r>
              <w:rPr>
                <w:rFonts w:ascii="Liberation Serif" w:hAnsi="Liberation Serif"/>
                <w:sz w:val="20"/>
                <w:szCs w:val="20"/>
              </w:rPr>
              <w:t>large</w:t>
            </w:r>
          </w:p>
        </w:tc>
      </w:tr>
      <w:tr>
        <w:trPr>
          <w:trHeight w:val="468" w:hRule="atLeast"/>
        </w:trPr>
        <w:tc>
          <w:tcPr>
            <w:tcW w:w="1584" w:type="dxa"/>
            <w:vMerge w:val="continue"/>
            <w:tcBorders/>
            <w:shd w:fill="FFFFFF" w:val="clear"/>
          </w:tcPr>
          <w:p>
            <w:pPr>
              <w:pStyle w:val="Normal"/>
              <w:bidi w:val="0"/>
              <w:spacing w:before="0" w:after="0"/>
              <w:contextualSpacing/>
              <w:rPr/>
            </w:pPr>
            <w:r>
              <w:rPr/>
            </w:r>
          </w:p>
        </w:tc>
        <w:tc>
          <w:tcPr>
            <w:tcW w:w="1594" w:type="dxa"/>
            <w:tcBorders/>
            <w:shd w:fill="FFFFFF" w:val="clear"/>
          </w:tcPr>
          <w:p>
            <w:pPr>
              <w:pStyle w:val="TableContents"/>
              <w:bidi w:val="0"/>
              <w:spacing w:lineRule="auto" w:line="360" w:before="0" w:after="0"/>
              <w:contextualSpacing/>
              <w:rPr>
                <w:rFonts w:ascii="Liberation Serif" w:hAnsi="Liberation Serif"/>
                <w:sz w:val="20"/>
                <w:szCs w:val="20"/>
              </w:rPr>
            </w:pPr>
            <w:r>
              <w:rPr>
                <w:rFonts w:ascii="Liberation Serif" w:hAnsi="Liberation Serif"/>
                <w:sz w:val="20"/>
                <w:szCs w:val="20"/>
              </w:rPr>
              <w:t>Small carnivores</w:t>
            </w:r>
          </w:p>
        </w:tc>
        <w:tc>
          <w:tcPr>
            <w:tcW w:w="1078" w:type="dxa"/>
            <w:tcBorders/>
            <w:shd w:fill="FFFFFF" w:val="clear"/>
          </w:tcPr>
          <w:p>
            <w:pPr>
              <w:pStyle w:val="TableContents"/>
              <w:bidi w:val="0"/>
              <w:spacing w:lineRule="auto" w:line="360" w:before="0" w:after="0"/>
              <w:contextualSpacing/>
              <w:jc w:val="center"/>
              <w:rPr>
                <w:rFonts w:ascii="Liberation Serif" w:hAnsi="Liberation Serif"/>
                <w:sz w:val="20"/>
                <w:szCs w:val="20"/>
              </w:rPr>
            </w:pPr>
            <w:r>
              <w:rPr>
                <w:rFonts w:ascii="Liberation Serif" w:hAnsi="Liberation Serif"/>
                <w:sz w:val="20"/>
                <w:szCs w:val="20"/>
              </w:rPr>
              <w:t>2.05</w:t>
            </w:r>
          </w:p>
        </w:tc>
        <w:tc>
          <w:tcPr>
            <w:tcW w:w="788" w:type="dxa"/>
            <w:tcBorders/>
            <w:shd w:fill="FFFFFF" w:val="clear"/>
          </w:tcPr>
          <w:p>
            <w:pPr>
              <w:pStyle w:val="TableContents"/>
              <w:bidi w:val="0"/>
              <w:spacing w:lineRule="auto" w:line="360" w:before="0" w:after="0"/>
              <w:contextualSpacing/>
              <w:jc w:val="center"/>
              <w:rPr>
                <w:rFonts w:ascii="Liberation Serif" w:hAnsi="Liberation Serif"/>
                <w:sz w:val="20"/>
                <w:szCs w:val="20"/>
              </w:rPr>
            </w:pPr>
            <w:r>
              <w:rPr>
                <w:rFonts w:ascii="Liberation Serif" w:hAnsi="Liberation Serif"/>
                <w:sz w:val="20"/>
                <w:szCs w:val="20"/>
              </w:rPr>
              <w:t>&lt;0.01</w:t>
            </w:r>
          </w:p>
        </w:tc>
        <w:tc>
          <w:tcPr>
            <w:tcW w:w="1106" w:type="dxa"/>
            <w:tcBorders/>
            <w:shd w:fill="FFFFFF" w:val="clear"/>
          </w:tcPr>
          <w:p>
            <w:pPr>
              <w:pStyle w:val="TableContents"/>
              <w:bidi w:val="0"/>
              <w:spacing w:lineRule="auto" w:line="360" w:before="0" w:after="0"/>
              <w:contextualSpacing/>
              <w:jc w:val="center"/>
              <w:rPr>
                <w:rFonts w:ascii="Liberation Serif" w:hAnsi="Liberation Serif"/>
                <w:sz w:val="20"/>
                <w:szCs w:val="20"/>
              </w:rPr>
            </w:pPr>
            <w:r>
              <w:rPr>
                <w:rFonts w:ascii="Liberation Serif" w:hAnsi="Liberation Serif"/>
                <w:sz w:val="20"/>
                <w:szCs w:val="20"/>
              </w:rPr>
              <w:t>Huge</w:t>
            </w:r>
          </w:p>
        </w:tc>
        <w:tc>
          <w:tcPr>
            <w:tcW w:w="1106" w:type="dxa"/>
            <w:tcBorders/>
            <w:shd w:fill="FFFFFF" w:val="clear"/>
          </w:tcPr>
          <w:p>
            <w:pPr>
              <w:pStyle w:val="TableContents"/>
              <w:bidi w:val="0"/>
              <w:spacing w:lineRule="auto" w:line="360" w:before="0" w:after="0"/>
              <w:contextualSpacing/>
              <w:jc w:val="center"/>
              <w:rPr>
                <w:rFonts w:ascii="Liberation Serif" w:hAnsi="Liberation Serif"/>
                <w:sz w:val="20"/>
                <w:szCs w:val="20"/>
              </w:rPr>
            </w:pPr>
            <w:r>
              <w:rPr>
                <w:rFonts w:ascii="Liberation Serif" w:hAnsi="Liberation Serif"/>
                <w:sz w:val="20"/>
                <w:szCs w:val="20"/>
              </w:rPr>
              <w:t>1.42</w:t>
            </w:r>
          </w:p>
        </w:tc>
        <w:tc>
          <w:tcPr>
            <w:tcW w:w="685" w:type="dxa"/>
            <w:tcBorders/>
            <w:shd w:fill="FFFFFF" w:val="clear"/>
          </w:tcPr>
          <w:p>
            <w:pPr>
              <w:pStyle w:val="TableContents"/>
              <w:bidi w:val="0"/>
              <w:spacing w:lineRule="auto" w:line="360" w:before="0" w:after="0"/>
              <w:contextualSpacing/>
              <w:jc w:val="center"/>
              <w:rPr>
                <w:rFonts w:ascii="Liberation Serif" w:hAnsi="Liberation Serif"/>
                <w:sz w:val="20"/>
                <w:szCs w:val="20"/>
              </w:rPr>
            </w:pPr>
            <w:r>
              <w:rPr>
                <w:rFonts w:ascii="Liberation Serif" w:hAnsi="Liberation Serif"/>
                <w:sz w:val="20"/>
                <w:szCs w:val="20"/>
              </w:rPr>
              <w:t>&lt;0.01</w:t>
            </w:r>
          </w:p>
        </w:tc>
        <w:tc>
          <w:tcPr>
            <w:tcW w:w="1106" w:type="dxa"/>
            <w:tcBorders/>
            <w:shd w:fill="FFFFFF" w:val="clear"/>
          </w:tcPr>
          <w:p>
            <w:pPr>
              <w:pStyle w:val="TableContents"/>
              <w:bidi w:val="0"/>
              <w:spacing w:lineRule="auto" w:line="360" w:before="0" w:after="0"/>
              <w:contextualSpacing/>
              <w:jc w:val="center"/>
              <w:rPr>
                <w:rFonts w:ascii="Liberation Serif" w:hAnsi="Liberation Serif"/>
                <w:sz w:val="20"/>
                <w:szCs w:val="20"/>
              </w:rPr>
            </w:pPr>
            <w:r>
              <w:rPr>
                <w:rFonts w:ascii="Liberation Serif" w:hAnsi="Liberation Serif"/>
                <w:sz w:val="20"/>
                <w:szCs w:val="20"/>
              </w:rPr>
              <w:t>Very large</w:t>
            </w:r>
          </w:p>
        </w:tc>
        <w:tc>
          <w:tcPr>
            <w:tcW w:w="1097" w:type="dxa"/>
            <w:tcBorders/>
            <w:shd w:fill="FFFFFF" w:val="clear"/>
          </w:tcPr>
          <w:p>
            <w:pPr>
              <w:pStyle w:val="TableContents"/>
              <w:bidi w:val="0"/>
              <w:spacing w:lineRule="auto" w:line="360" w:before="0" w:after="0"/>
              <w:contextualSpacing/>
              <w:jc w:val="center"/>
              <w:rPr>
                <w:rFonts w:ascii="Liberation Serif" w:hAnsi="Liberation Serif"/>
                <w:sz w:val="20"/>
                <w:szCs w:val="20"/>
              </w:rPr>
            </w:pPr>
            <w:r>
              <w:rPr>
                <w:rFonts w:ascii="Liberation Serif" w:hAnsi="Liberation Serif"/>
                <w:sz w:val="20"/>
                <w:szCs w:val="20"/>
              </w:rPr>
              <w:t>0.63</w:t>
            </w:r>
          </w:p>
        </w:tc>
        <w:tc>
          <w:tcPr>
            <w:tcW w:w="740" w:type="dxa"/>
            <w:tcBorders/>
            <w:shd w:fill="FFFFFF" w:val="clear"/>
          </w:tcPr>
          <w:p>
            <w:pPr>
              <w:pStyle w:val="TableContents"/>
              <w:bidi w:val="0"/>
              <w:spacing w:lineRule="auto" w:line="360" w:before="0" w:after="0"/>
              <w:contextualSpacing/>
              <w:jc w:val="center"/>
              <w:rPr>
                <w:rFonts w:ascii="Liberation Serif" w:hAnsi="Liberation Serif"/>
                <w:sz w:val="20"/>
                <w:szCs w:val="20"/>
              </w:rPr>
            </w:pPr>
            <w:r>
              <w:rPr>
                <w:rFonts w:ascii="Liberation Serif" w:hAnsi="Liberation Serif"/>
                <w:sz w:val="20"/>
                <w:szCs w:val="20"/>
              </w:rPr>
              <w:t>&lt;0.01</w:t>
            </w:r>
          </w:p>
        </w:tc>
        <w:tc>
          <w:tcPr>
            <w:tcW w:w="1135" w:type="dxa"/>
            <w:tcBorders/>
            <w:shd w:fill="FFFFFF" w:val="clear"/>
          </w:tcPr>
          <w:p>
            <w:pPr>
              <w:pStyle w:val="TableContents"/>
              <w:bidi w:val="0"/>
              <w:spacing w:lineRule="auto" w:line="360" w:before="0" w:after="0"/>
              <w:contextualSpacing/>
              <w:jc w:val="center"/>
              <w:rPr>
                <w:rFonts w:ascii="Liberation Serif" w:hAnsi="Liberation Serif"/>
                <w:sz w:val="20"/>
                <w:szCs w:val="20"/>
              </w:rPr>
            </w:pPr>
            <w:r>
              <w:rPr>
                <w:rFonts w:ascii="Liberation Serif" w:hAnsi="Liberation Serif"/>
                <w:sz w:val="20"/>
                <w:szCs w:val="20"/>
              </w:rPr>
              <w:t>medium</w:t>
            </w:r>
          </w:p>
        </w:tc>
      </w:tr>
      <w:tr>
        <w:trPr>
          <w:trHeight w:val="468" w:hRule="atLeast"/>
        </w:trPr>
        <w:tc>
          <w:tcPr>
            <w:tcW w:w="1584" w:type="dxa"/>
            <w:vMerge w:val="continue"/>
            <w:tcBorders/>
            <w:shd w:fill="FFFFFF" w:val="clear"/>
          </w:tcPr>
          <w:p>
            <w:pPr>
              <w:pStyle w:val="Normal"/>
              <w:bidi w:val="0"/>
              <w:spacing w:before="0" w:after="0"/>
              <w:contextualSpacing/>
              <w:rPr/>
            </w:pPr>
            <w:r>
              <w:rPr/>
            </w:r>
          </w:p>
        </w:tc>
        <w:tc>
          <w:tcPr>
            <w:tcW w:w="1594" w:type="dxa"/>
            <w:tcBorders/>
            <w:shd w:fill="FFFFFF" w:val="clear"/>
          </w:tcPr>
          <w:p>
            <w:pPr>
              <w:pStyle w:val="TableContents"/>
              <w:bidi w:val="0"/>
              <w:spacing w:lineRule="auto" w:line="360" w:before="0" w:after="0"/>
              <w:contextualSpacing/>
              <w:rPr>
                <w:rFonts w:ascii="Liberation Serif" w:hAnsi="Liberation Serif"/>
                <w:sz w:val="20"/>
                <w:szCs w:val="20"/>
              </w:rPr>
            </w:pPr>
            <w:r>
              <w:rPr>
                <w:rFonts w:ascii="Liberation Serif" w:hAnsi="Liberation Serif"/>
                <w:sz w:val="20"/>
                <w:szCs w:val="20"/>
              </w:rPr>
              <w:t>Small herbivores</w:t>
            </w:r>
          </w:p>
        </w:tc>
        <w:tc>
          <w:tcPr>
            <w:tcW w:w="1078" w:type="dxa"/>
            <w:tcBorders/>
            <w:shd w:fill="FFFFFF" w:val="clear"/>
          </w:tcPr>
          <w:p>
            <w:pPr>
              <w:pStyle w:val="TableContents"/>
              <w:bidi w:val="0"/>
              <w:spacing w:lineRule="auto" w:line="360" w:before="0" w:after="0"/>
              <w:ind w:left="0" w:right="43" w:hanging="0"/>
              <w:contextualSpacing/>
              <w:jc w:val="center"/>
              <w:rPr>
                <w:rFonts w:ascii="Liberation Serif" w:hAnsi="Liberation Serif"/>
                <w:sz w:val="20"/>
                <w:szCs w:val="20"/>
              </w:rPr>
            </w:pPr>
            <w:r>
              <w:rPr>
                <w:rFonts w:ascii="Liberation Serif" w:hAnsi="Liberation Serif"/>
                <w:sz w:val="20"/>
                <w:szCs w:val="20"/>
              </w:rPr>
              <w:t>1.99</w:t>
            </w:r>
          </w:p>
        </w:tc>
        <w:tc>
          <w:tcPr>
            <w:tcW w:w="788" w:type="dxa"/>
            <w:tcBorders/>
            <w:shd w:fill="FFFFFF" w:val="clear"/>
          </w:tcPr>
          <w:p>
            <w:pPr>
              <w:pStyle w:val="TableContents"/>
              <w:bidi w:val="0"/>
              <w:spacing w:lineRule="auto" w:line="360" w:before="0" w:after="0"/>
              <w:contextualSpacing/>
              <w:jc w:val="center"/>
              <w:rPr>
                <w:rFonts w:ascii="Liberation Serif" w:hAnsi="Liberation Serif"/>
                <w:sz w:val="20"/>
                <w:szCs w:val="20"/>
              </w:rPr>
            </w:pPr>
            <w:r>
              <w:rPr>
                <w:rFonts w:ascii="Liberation Serif" w:hAnsi="Liberation Serif"/>
                <w:sz w:val="20"/>
                <w:szCs w:val="20"/>
              </w:rPr>
              <w:t>&lt;0.01</w:t>
            </w:r>
          </w:p>
        </w:tc>
        <w:tc>
          <w:tcPr>
            <w:tcW w:w="1106" w:type="dxa"/>
            <w:tcBorders/>
            <w:shd w:fill="FFFFFF" w:val="clear"/>
          </w:tcPr>
          <w:p>
            <w:pPr>
              <w:pStyle w:val="TableContents"/>
              <w:bidi w:val="0"/>
              <w:spacing w:lineRule="auto" w:line="360" w:before="0" w:after="0"/>
              <w:contextualSpacing/>
              <w:jc w:val="center"/>
              <w:rPr>
                <w:rFonts w:ascii="Liberation Serif" w:hAnsi="Liberation Serif"/>
                <w:sz w:val="20"/>
                <w:szCs w:val="20"/>
              </w:rPr>
            </w:pPr>
            <w:r>
              <w:rPr>
                <w:rFonts w:ascii="Liberation Serif" w:hAnsi="Liberation Serif"/>
                <w:sz w:val="20"/>
                <w:szCs w:val="20"/>
              </w:rPr>
              <w:t>Very large</w:t>
            </w:r>
          </w:p>
        </w:tc>
        <w:tc>
          <w:tcPr>
            <w:tcW w:w="1106" w:type="dxa"/>
            <w:tcBorders/>
            <w:shd w:fill="FFFFFF" w:val="clear"/>
          </w:tcPr>
          <w:p>
            <w:pPr>
              <w:pStyle w:val="TableContents"/>
              <w:bidi w:val="0"/>
              <w:spacing w:lineRule="auto" w:line="360" w:before="0" w:after="0"/>
              <w:contextualSpacing/>
              <w:jc w:val="center"/>
              <w:rPr>
                <w:rFonts w:ascii="Liberation Serif" w:hAnsi="Liberation Serif"/>
                <w:sz w:val="20"/>
                <w:szCs w:val="20"/>
              </w:rPr>
            </w:pPr>
            <w:r>
              <w:rPr>
                <w:rFonts w:ascii="Liberation Serif" w:hAnsi="Liberation Serif"/>
                <w:sz w:val="20"/>
                <w:szCs w:val="20"/>
              </w:rPr>
              <w:t>1.40</w:t>
            </w:r>
          </w:p>
        </w:tc>
        <w:tc>
          <w:tcPr>
            <w:tcW w:w="685" w:type="dxa"/>
            <w:tcBorders/>
            <w:shd w:fill="FFFFFF" w:val="clear"/>
          </w:tcPr>
          <w:p>
            <w:pPr>
              <w:pStyle w:val="TableContents"/>
              <w:bidi w:val="0"/>
              <w:spacing w:lineRule="auto" w:line="360" w:before="0" w:after="0"/>
              <w:contextualSpacing/>
              <w:jc w:val="center"/>
              <w:rPr>
                <w:rFonts w:ascii="Liberation Serif" w:hAnsi="Liberation Serif"/>
                <w:sz w:val="20"/>
                <w:szCs w:val="20"/>
              </w:rPr>
            </w:pPr>
            <w:r>
              <w:rPr>
                <w:rFonts w:ascii="Liberation Serif" w:hAnsi="Liberation Serif"/>
                <w:sz w:val="20"/>
                <w:szCs w:val="20"/>
              </w:rPr>
              <w:t>&lt;0.01</w:t>
            </w:r>
          </w:p>
        </w:tc>
        <w:tc>
          <w:tcPr>
            <w:tcW w:w="1106" w:type="dxa"/>
            <w:tcBorders/>
            <w:shd w:fill="FFFFFF" w:val="clear"/>
          </w:tcPr>
          <w:p>
            <w:pPr>
              <w:pStyle w:val="TableContents"/>
              <w:bidi w:val="0"/>
              <w:spacing w:lineRule="auto" w:line="360" w:before="0" w:after="0"/>
              <w:contextualSpacing/>
              <w:jc w:val="center"/>
              <w:rPr>
                <w:rFonts w:ascii="Liberation Serif" w:hAnsi="Liberation Serif"/>
                <w:sz w:val="20"/>
                <w:szCs w:val="20"/>
              </w:rPr>
            </w:pPr>
            <w:r>
              <w:rPr>
                <w:rFonts w:ascii="Liberation Serif" w:hAnsi="Liberation Serif"/>
                <w:sz w:val="20"/>
                <w:szCs w:val="20"/>
              </w:rPr>
              <w:t>Very large</w:t>
            </w:r>
          </w:p>
        </w:tc>
        <w:tc>
          <w:tcPr>
            <w:tcW w:w="1097" w:type="dxa"/>
            <w:tcBorders/>
            <w:shd w:fill="FFFFFF" w:val="clear"/>
          </w:tcPr>
          <w:p>
            <w:pPr>
              <w:pStyle w:val="TableContents"/>
              <w:bidi w:val="0"/>
              <w:spacing w:lineRule="auto" w:line="360" w:before="0" w:after="0"/>
              <w:contextualSpacing/>
              <w:jc w:val="center"/>
              <w:rPr>
                <w:rFonts w:ascii="Liberation Serif" w:hAnsi="Liberation Serif"/>
                <w:sz w:val="20"/>
                <w:szCs w:val="20"/>
              </w:rPr>
            </w:pPr>
            <w:r>
              <w:rPr>
                <w:rFonts w:ascii="Liberation Serif" w:hAnsi="Liberation Serif"/>
                <w:sz w:val="20"/>
                <w:szCs w:val="20"/>
              </w:rPr>
              <w:t>0.59</w:t>
            </w:r>
          </w:p>
        </w:tc>
        <w:tc>
          <w:tcPr>
            <w:tcW w:w="740" w:type="dxa"/>
            <w:tcBorders/>
            <w:shd w:fill="FFFFFF" w:val="clear"/>
          </w:tcPr>
          <w:p>
            <w:pPr>
              <w:pStyle w:val="TableContents"/>
              <w:bidi w:val="0"/>
              <w:spacing w:lineRule="auto" w:line="360" w:before="0" w:after="0"/>
              <w:contextualSpacing/>
              <w:jc w:val="center"/>
              <w:rPr>
                <w:rFonts w:ascii="Liberation Serif" w:hAnsi="Liberation Serif"/>
                <w:sz w:val="20"/>
                <w:szCs w:val="20"/>
              </w:rPr>
            </w:pPr>
            <w:r>
              <w:rPr>
                <w:rFonts w:ascii="Liberation Serif" w:hAnsi="Liberation Serif"/>
                <w:sz w:val="20"/>
                <w:szCs w:val="20"/>
              </w:rPr>
              <w:t>&lt;0.01</w:t>
            </w:r>
          </w:p>
        </w:tc>
        <w:tc>
          <w:tcPr>
            <w:tcW w:w="1135" w:type="dxa"/>
            <w:tcBorders/>
            <w:shd w:fill="FFFFFF" w:val="clear"/>
          </w:tcPr>
          <w:p>
            <w:pPr>
              <w:pStyle w:val="TableContents"/>
              <w:bidi w:val="0"/>
              <w:spacing w:lineRule="auto" w:line="360" w:before="0" w:after="0"/>
              <w:contextualSpacing/>
              <w:jc w:val="center"/>
              <w:rPr>
                <w:rFonts w:ascii="Liberation Serif" w:hAnsi="Liberation Serif"/>
                <w:sz w:val="20"/>
                <w:szCs w:val="20"/>
              </w:rPr>
            </w:pPr>
            <w:r>
              <w:rPr>
                <w:rFonts w:ascii="Liberation Serif" w:hAnsi="Liberation Serif"/>
                <w:sz w:val="20"/>
                <w:szCs w:val="20"/>
              </w:rPr>
              <w:t>Medium</w:t>
            </w:r>
          </w:p>
        </w:tc>
      </w:tr>
      <w:tr>
        <w:trPr>
          <w:trHeight w:val="468" w:hRule="atLeast"/>
        </w:trPr>
        <w:tc>
          <w:tcPr>
            <w:tcW w:w="1584" w:type="dxa"/>
            <w:vMerge w:val="restart"/>
            <w:tcBorders/>
            <w:shd w:fill="FFFFFF" w:val="clear"/>
          </w:tcPr>
          <w:p>
            <w:pPr>
              <w:pStyle w:val="TableContents"/>
              <w:bidi w:val="0"/>
              <w:spacing w:lineRule="auto" w:line="360" w:before="0" w:after="0"/>
              <w:contextualSpacing/>
              <w:rPr>
                <w:rFonts w:ascii="Liberation Serif" w:hAnsi="Liberation Serif"/>
                <w:sz w:val="20"/>
                <w:szCs w:val="20"/>
              </w:rPr>
            </w:pPr>
            <w:r>
              <w:rPr>
                <w:rFonts w:ascii="Liberation Serif" w:hAnsi="Liberation Serif"/>
                <w:sz w:val="20"/>
                <w:szCs w:val="20"/>
              </w:rPr>
              <w:t>Large carnivores</w:t>
            </w:r>
          </w:p>
        </w:tc>
        <w:tc>
          <w:tcPr>
            <w:tcW w:w="1594" w:type="dxa"/>
            <w:tcBorders/>
            <w:shd w:fill="FFFFFF" w:val="clear"/>
          </w:tcPr>
          <w:p>
            <w:pPr>
              <w:pStyle w:val="TableContents"/>
              <w:bidi w:val="0"/>
              <w:spacing w:lineRule="auto" w:line="360" w:before="0" w:after="0"/>
              <w:contextualSpacing/>
              <w:rPr>
                <w:rFonts w:ascii="Liberation Serif" w:hAnsi="Liberation Serif"/>
                <w:sz w:val="20"/>
                <w:szCs w:val="20"/>
              </w:rPr>
            </w:pPr>
            <w:r>
              <w:rPr>
                <w:rFonts w:ascii="Liberation Serif" w:hAnsi="Liberation Serif"/>
                <w:sz w:val="20"/>
                <w:szCs w:val="20"/>
              </w:rPr>
              <w:t>Large herbivores</w:t>
            </w:r>
          </w:p>
        </w:tc>
        <w:tc>
          <w:tcPr>
            <w:tcW w:w="1078" w:type="dxa"/>
            <w:tcBorders/>
            <w:shd w:fill="FFFFFF" w:val="clear"/>
          </w:tcPr>
          <w:p>
            <w:pPr>
              <w:pStyle w:val="TableContents"/>
              <w:bidi w:val="0"/>
              <w:spacing w:lineRule="auto" w:line="360" w:before="0" w:after="0"/>
              <w:ind w:left="0" w:right="43" w:hanging="0"/>
              <w:contextualSpacing/>
              <w:jc w:val="center"/>
              <w:rPr>
                <w:rFonts w:ascii="Liberation Serif" w:hAnsi="Liberation Serif"/>
                <w:sz w:val="20"/>
                <w:szCs w:val="20"/>
              </w:rPr>
            </w:pPr>
            <w:r>
              <w:rPr>
                <w:rFonts w:ascii="Liberation Serif" w:hAnsi="Liberation Serif"/>
                <w:sz w:val="20"/>
                <w:szCs w:val="20"/>
              </w:rPr>
              <w:t>1.34</w:t>
            </w:r>
          </w:p>
        </w:tc>
        <w:tc>
          <w:tcPr>
            <w:tcW w:w="788" w:type="dxa"/>
            <w:tcBorders/>
            <w:shd w:fill="FFFFFF" w:val="clear"/>
          </w:tcPr>
          <w:p>
            <w:pPr>
              <w:pStyle w:val="TableContents"/>
              <w:bidi w:val="0"/>
              <w:spacing w:lineRule="auto" w:line="360" w:before="0" w:after="0"/>
              <w:contextualSpacing/>
              <w:jc w:val="center"/>
              <w:rPr>
                <w:rFonts w:ascii="Liberation Serif" w:hAnsi="Liberation Serif"/>
                <w:sz w:val="20"/>
                <w:szCs w:val="20"/>
              </w:rPr>
            </w:pPr>
            <w:r>
              <w:rPr>
                <w:rFonts w:ascii="Liberation Serif" w:hAnsi="Liberation Serif"/>
                <w:sz w:val="20"/>
                <w:szCs w:val="20"/>
              </w:rPr>
              <w:t>&lt;0.01</w:t>
            </w:r>
          </w:p>
        </w:tc>
        <w:tc>
          <w:tcPr>
            <w:tcW w:w="1106" w:type="dxa"/>
            <w:tcBorders/>
            <w:shd w:fill="FFFFFF" w:val="clear"/>
          </w:tcPr>
          <w:p>
            <w:pPr>
              <w:pStyle w:val="TableContents"/>
              <w:bidi w:val="0"/>
              <w:spacing w:lineRule="auto" w:line="360" w:before="0" w:after="0"/>
              <w:contextualSpacing/>
              <w:jc w:val="center"/>
              <w:rPr>
                <w:rFonts w:ascii="Liberation Serif" w:hAnsi="Liberation Serif"/>
                <w:sz w:val="20"/>
                <w:szCs w:val="20"/>
              </w:rPr>
            </w:pPr>
            <w:r>
              <w:rPr>
                <w:rFonts w:ascii="Liberation Serif" w:hAnsi="Liberation Serif"/>
                <w:sz w:val="20"/>
                <w:szCs w:val="20"/>
              </w:rPr>
              <w:t>Very large</w:t>
            </w:r>
          </w:p>
        </w:tc>
        <w:tc>
          <w:tcPr>
            <w:tcW w:w="1106" w:type="dxa"/>
            <w:tcBorders/>
            <w:shd w:fill="FFFFFF" w:val="clear"/>
          </w:tcPr>
          <w:p>
            <w:pPr>
              <w:pStyle w:val="TableContents"/>
              <w:bidi w:val="0"/>
              <w:spacing w:lineRule="auto" w:line="360" w:before="0" w:after="0"/>
              <w:contextualSpacing/>
              <w:jc w:val="center"/>
              <w:rPr>
                <w:rFonts w:ascii="Liberation Serif" w:hAnsi="Liberation Serif"/>
                <w:sz w:val="20"/>
                <w:szCs w:val="20"/>
              </w:rPr>
            </w:pPr>
            <w:r>
              <w:rPr>
                <w:rFonts w:ascii="Liberation Serif" w:hAnsi="Liberation Serif"/>
                <w:sz w:val="20"/>
                <w:szCs w:val="20"/>
              </w:rPr>
              <w:t>0.72</w:t>
            </w:r>
          </w:p>
        </w:tc>
        <w:tc>
          <w:tcPr>
            <w:tcW w:w="685" w:type="dxa"/>
            <w:tcBorders/>
            <w:shd w:fill="FFFFFF" w:val="clear"/>
          </w:tcPr>
          <w:p>
            <w:pPr>
              <w:pStyle w:val="TableContents"/>
              <w:bidi w:val="0"/>
              <w:spacing w:lineRule="auto" w:line="360" w:before="0" w:after="0"/>
              <w:contextualSpacing/>
              <w:jc w:val="center"/>
              <w:rPr>
                <w:rFonts w:ascii="Liberation Serif" w:hAnsi="Liberation Serif"/>
                <w:sz w:val="20"/>
                <w:szCs w:val="20"/>
              </w:rPr>
            </w:pPr>
            <w:r>
              <w:rPr>
                <w:rFonts w:ascii="Liberation Serif" w:hAnsi="Liberation Serif"/>
                <w:sz w:val="20"/>
                <w:szCs w:val="20"/>
              </w:rPr>
              <w:t>&lt;0.01</w:t>
            </w:r>
          </w:p>
        </w:tc>
        <w:tc>
          <w:tcPr>
            <w:tcW w:w="1106" w:type="dxa"/>
            <w:tcBorders/>
            <w:shd w:fill="FFFFFF" w:val="clear"/>
          </w:tcPr>
          <w:p>
            <w:pPr>
              <w:pStyle w:val="TableContents"/>
              <w:bidi w:val="0"/>
              <w:spacing w:lineRule="auto" w:line="360" w:before="0" w:after="0"/>
              <w:contextualSpacing/>
              <w:jc w:val="center"/>
              <w:rPr>
                <w:rFonts w:ascii="Liberation Serif" w:hAnsi="Liberation Serif"/>
                <w:sz w:val="20"/>
                <w:szCs w:val="20"/>
              </w:rPr>
            </w:pPr>
            <w:r>
              <w:rPr>
                <w:rFonts w:ascii="Liberation Serif" w:hAnsi="Liberation Serif"/>
                <w:sz w:val="20"/>
                <w:szCs w:val="20"/>
              </w:rPr>
              <w:t>Medium</w:t>
            </w:r>
          </w:p>
        </w:tc>
        <w:tc>
          <w:tcPr>
            <w:tcW w:w="1097" w:type="dxa"/>
            <w:tcBorders/>
            <w:shd w:fill="FFFFFF" w:val="clear"/>
          </w:tcPr>
          <w:p>
            <w:pPr>
              <w:pStyle w:val="TableContents"/>
              <w:bidi w:val="0"/>
              <w:spacing w:lineRule="auto" w:line="360" w:before="0" w:after="0"/>
              <w:contextualSpacing/>
              <w:jc w:val="center"/>
              <w:rPr>
                <w:rFonts w:ascii="Liberation Serif" w:hAnsi="Liberation Serif"/>
                <w:sz w:val="20"/>
                <w:szCs w:val="20"/>
              </w:rPr>
            </w:pPr>
            <w:r>
              <w:rPr>
                <w:rFonts w:ascii="Liberation Serif" w:hAnsi="Liberation Serif"/>
                <w:sz w:val="20"/>
                <w:szCs w:val="20"/>
              </w:rPr>
              <w:t>0.63</w:t>
            </w:r>
          </w:p>
        </w:tc>
        <w:tc>
          <w:tcPr>
            <w:tcW w:w="740" w:type="dxa"/>
            <w:tcBorders/>
            <w:shd w:fill="FFFFFF" w:val="clear"/>
          </w:tcPr>
          <w:p>
            <w:pPr>
              <w:pStyle w:val="TableContents"/>
              <w:bidi w:val="0"/>
              <w:spacing w:lineRule="auto" w:line="360" w:before="0" w:after="0"/>
              <w:contextualSpacing/>
              <w:jc w:val="center"/>
              <w:rPr>
                <w:rFonts w:ascii="Liberation Serif" w:hAnsi="Liberation Serif"/>
                <w:sz w:val="20"/>
                <w:szCs w:val="20"/>
              </w:rPr>
            </w:pPr>
            <w:r>
              <w:rPr>
                <w:rFonts w:ascii="Liberation Serif" w:hAnsi="Liberation Serif"/>
                <w:sz w:val="20"/>
                <w:szCs w:val="20"/>
              </w:rPr>
              <w:t>&lt;0.01</w:t>
            </w:r>
          </w:p>
        </w:tc>
        <w:tc>
          <w:tcPr>
            <w:tcW w:w="1135" w:type="dxa"/>
            <w:tcBorders/>
            <w:shd w:fill="FFFFFF" w:val="clear"/>
          </w:tcPr>
          <w:p>
            <w:pPr>
              <w:pStyle w:val="TableContents"/>
              <w:bidi w:val="0"/>
              <w:spacing w:lineRule="auto" w:line="360" w:before="0" w:after="0"/>
              <w:contextualSpacing/>
              <w:jc w:val="center"/>
              <w:rPr>
                <w:rFonts w:ascii="Liberation Serif" w:hAnsi="Liberation Serif"/>
                <w:sz w:val="20"/>
                <w:szCs w:val="20"/>
              </w:rPr>
            </w:pPr>
            <w:r>
              <w:rPr>
                <w:rFonts w:ascii="Liberation Serif" w:hAnsi="Liberation Serif"/>
                <w:sz w:val="20"/>
                <w:szCs w:val="20"/>
              </w:rPr>
              <w:t>medium</w:t>
            </w:r>
          </w:p>
        </w:tc>
      </w:tr>
      <w:tr>
        <w:trPr>
          <w:trHeight w:val="468" w:hRule="atLeast"/>
        </w:trPr>
        <w:tc>
          <w:tcPr>
            <w:tcW w:w="1584" w:type="dxa"/>
            <w:vMerge w:val="continue"/>
            <w:tcBorders/>
            <w:shd w:fill="FFFFFF" w:val="clear"/>
          </w:tcPr>
          <w:p>
            <w:pPr>
              <w:pStyle w:val="Normal"/>
              <w:bidi w:val="0"/>
              <w:spacing w:before="0" w:after="0"/>
              <w:contextualSpacing/>
              <w:rPr/>
            </w:pPr>
            <w:r>
              <w:rPr/>
            </w:r>
          </w:p>
        </w:tc>
        <w:tc>
          <w:tcPr>
            <w:tcW w:w="1594" w:type="dxa"/>
            <w:tcBorders/>
            <w:shd w:fill="FFFFFF" w:val="clear"/>
          </w:tcPr>
          <w:p>
            <w:pPr>
              <w:pStyle w:val="TableContents"/>
              <w:bidi w:val="0"/>
              <w:spacing w:lineRule="auto" w:line="360" w:before="0" w:after="0"/>
              <w:contextualSpacing/>
              <w:rPr>
                <w:rFonts w:ascii="Liberation Serif" w:hAnsi="Liberation Serif"/>
                <w:sz w:val="20"/>
                <w:szCs w:val="20"/>
              </w:rPr>
            </w:pPr>
            <w:r>
              <w:rPr>
                <w:rFonts w:ascii="Liberation Serif" w:hAnsi="Liberation Serif"/>
                <w:sz w:val="20"/>
                <w:szCs w:val="20"/>
              </w:rPr>
              <w:t>Small carnivores</w:t>
            </w:r>
          </w:p>
        </w:tc>
        <w:tc>
          <w:tcPr>
            <w:tcW w:w="1078" w:type="dxa"/>
            <w:tcBorders/>
            <w:shd w:fill="FFFFFF" w:val="clear"/>
          </w:tcPr>
          <w:p>
            <w:pPr>
              <w:pStyle w:val="TableContents"/>
              <w:bidi w:val="0"/>
              <w:spacing w:lineRule="auto" w:line="360" w:before="0" w:after="0"/>
              <w:ind w:left="0" w:right="43" w:hanging="0"/>
              <w:contextualSpacing/>
              <w:jc w:val="center"/>
              <w:rPr>
                <w:rFonts w:ascii="Liberation Serif" w:hAnsi="Liberation Serif"/>
                <w:sz w:val="20"/>
                <w:szCs w:val="20"/>
              </w:rPr>
            </w:pPr>
            <w:r>
              <w:rPr>
                <w:rFonts w:ascii="Liberation Serif" w:hAnsi="Liberation Serif"/>
                <w:sz w:val="20"/>
                <w:szCs w:val="20"/>
              </w:rPr>
              <w:t>0.89</w:t>
            </w:r>
          </w:p>
        </w:tc>
        <w:tc>
          <w:tcPr>
            <w:tcW w:w="788" w:type="dxa"/>
            <w:tcBorders/>
            <w:shd w:fill="FFFFFF" w:val="clear"/>
          </w:tcPr>
          <w:p>
            <w:pPr>
              <w:pStyle w:val="TableContents"/>
              <w:bidi w:val="0"/>
              <w:spacing w:lineRule="auto" w:line="360" w:before="0" w:after="0"/>
              <w:contextualSpacing/>
              <w:jc w:val="center"/>
              <w:rPr>
                <w:rFonts w:ascii="Liberation Serif" w:hAnsi="Liberation Serif"/>
                <w:sz w:val="20"/>
                <w:szCs w:val="20"/>
              </w:rPr>
            </w:pPr>
            <w:r>
              <w:rPr>
                <w:rFonts w:ascii="Liberation Serif" w:hAnsi="Liberation Serif"/>
                <w:sz w:val="20"/>
                <w:szCs w:val="20"/>
              </w:rPr>
              <w:t>&lt;0.01</w:t>
            </w:r>
          </w:p>
        </w:tc>
        <w:tc>
          <w:tcPr>
            <w:tcW w:w="1106" w:type="dxa"/>
            <w:tcBorders/>
            <w:shd w:fill="FFFFFF" w:val="clear"/>
          </w:tcPr>
          <w:p>
            <w:pPr>
              <w:pStyle w:val="TableContents"/>
              <w:bidi w:val="0"/>
              <w:spacing w:lineRule="auto" w:line="360" w:before="0" w:after="0"/>
              <w:contextualSpacing/>
              <w:jc w:val="center"/>
              <w:rPr>
                <w:rFonts w:ascii="Liberation Serif" w:hAnsi="Liberation Serif"/>
                <w:sz w:val="20"/>
                <w:szCs w:val="20"/>
              </w:rPr>
            </w:pPr>
            <w:r>
              <w:rPr>
                <w:rFonts w:ascii="Liberation Serif" w:hAnsi="Liberation Serif"/>
                <w:sz w:val="20"/>
                <w:szCs w:val="20"/>
              </w:rPr>
              <w:t>Large</w:t>
            </w:r>
          </w:p>
        </w:tc>
        <w:tc>
          <w:tcPr>
            <w:tcW w:w="1106" w:type="dxa"/>
            <w:tcBorders/>
            <w:shd w:fill="FFFFFF" w:val="clear"/>
          </w:tcPr>
          <w:p>
            <w:pPr>
              <w:pStyle w:val="TableContents"/>
              <w:bidi w:val="0"/>
              <w:spacing w:lineRule="auto" w:line="360" w:before="0" w:after="0"/>
              <w:contextualSpacing/>
              <w:jc w:val="center"/>
              <w:rPr>
                <w:rFonts w:ascii="Liberation Serif" w:hAnsi="Liberation Serif"/>
                <w:sz w:val="20"/>
                <w:szCs w:val="20"/>
              </w:rPr>
            </w:pPr>
            <w:r>
              <w:rPr>
                <w:rFonts w:ascii="Liberation Serif" w:hAnsi="Liberation Serif"/>
                <w:sz w:val="20"/>
                <w:szCs w:val="20"/>
              </w:rPr>
              <w:t>0.80</w:t>
            </w:r>
          </w:p>
        </w:tc>
        <w:tc>
          <w:tcPr>
            <w:tcW w:w="685" w:type="dxa"/>
            <w:tcBorders/>
            <w:shd w:fill="FFFFFF" w:val="clear"/>
          </w:tcPr>
          <w:p>
            <w:pPr>
              <w:pStyle w:val="TableContents"/>
              <w:bidi w:val="0"/>
              <w:spacing w:lineRule="auto" w:line="360" w:before="0" w:after="0"/>
              <w:contextualSpacing/>
              <w:jc w:val="center"/>
              <w:rPr>
                <w:rFonts w:ascii="Liberation Serif" w:hAnsi="Liberation Serif"/>
                <w:sz w:val="20"/>
                <w:szCs w:val="20"/>
              </w:rPr>
            </w:pPr>
            <w:r>
              <w:rPr>
                <w:rFonts w:ascii="Liberation Serif" w:hAnsi="Liberation Serif"/>
                <w:sz w:val="20"/>
                <w:szCs w:val="20"/>
              </w:rPr>
              <w:t>&lt;0.01</w:t>
            </w:r>
          </w:p>
        </w:tc>
        <w:tc>
          <w:tcPr>
            <w:tcW w:w="1106" w:type="dxa"/>
            <w:tcBorders/>
            <w:shd w:fill="FFFFFF" w:val="clear"/>
          </w:tcPr>
          <w:p>
            <w:pPr>
              <w:pStyle w:val="TableContents"/>
              <w:bidi w:val="0"/>
              <w:spacing w:lineRule="auto" w:line="360" w:before="0" w:after="0"/>
              <w:contextualSpacing/>
              <w:jc w:val="center"/>
              <w:rPr>
                <w:rFonts w:ascii="Liberation Serif" w:hAnsi="Liberation Serif"/>
                <w:sz w:val="20"/>
                <w:szCs w:val="20"/>
              </w:rPr>
            </w:pPr>
            <w:r>
              <w:rPr>
                <w:rFonts w:ascii="Liberation Serif" w:hAnsi="Liberation Serif"/>
                <w:sz w:val="20"/>
                <w:szCs w:val="20"/>
              </w:rPr>
              <w:t>Large</w:t>
            </w:r>
          </w:p>
        </w:tc>
        <w:tc>
          <w:tcPr>
            <w:tcW w:w="1097" w:type="dxa"/>
            <w:tcBorders/>
            <w:shd w:fill="FFFFFF" w:val="clear"/>
          </w:tcPr>
          <w:p>
            <w:pPr>
              <w:pStyle w:val="TableContents"/>
              <w:bidi w:val="0"/>
              <w:spacing w:lineRule="auto" w:line="360" w:before="0" w:after="0"/>
              <w:contextualSpacing/>
              <w:jc w:val="center"/>
              <w:rPr>
                <w:rFonts w:ascii="Liberation Serif" w:hAnsi="Liberation Serif"/>
                <w:sz w:val="20"/>
                <w:szCs w:val="20"/>
              </w:rPr>
            </w:pPr>
            <w:r>
              <w:rPr>
                <w:rFonts w:ascii="Liberation Serif" w:hAnsi="Liberation Serif"/>
                <w:sz w:val="20"/>
                <w:szCs w:val="20"/>
              </w:rPr>
              <w:t>0.09</w:t>
            </w:r>
          </w:p>
        </w:tc>
        <w:tc>
          <w:tcPr>
            <w:tcW w:w="740" w:type="dxa"/>
            <w:tcBorders/>
            <w:shd w:fill="FFFFFF" w:val="clear"/>
          </w:tcPr>
          <w:p>
            <w:pPr>
              <w:pStyle w:val="TableContents"/>
              <w:bidi w:val="0"/>
              <w:spacing w:lineRule="auto" w:line="360" w:before="0" w:after="0"/>
              <w:contextualSpacing/>
              <w:jc w:val="center"/>
              <w:rPr>
                <w:rFonts w:ascii="Liberation Serif" w:hAnsi="Liberation Serif"/>
                <w:sz w:val="20"/>
                <w:szCs w:val="20"/>
              </w:rPr>
            </w:pPr>
            <w:r>
              <w:rPr>
                <w:rFonts w:ascii="Liberation Serif" w:hAnsi="Liberation Serif"/>
                <w:sz w:val="20"/>
                <w:szCs w:val="20"/>
              </w:rPr>
              <w:t>0.56</w:t>
            </w:r>
          </w:p>
        </w:tc>
        <w:tc>
          <w:tcPr>
            <w:tcW w:w="1135" w:type="dxa"/>
            <w:tcBorders/>
            <w:shd w:fill="FFFFFF" w:val="clear"/>
          </w:tcPr>
          <w:p>
            <w:pPr>
              <w:pStyle w:val="TableContents"/>
              <w:bidi w:val="0"/>
              <w:spacing w:lineRule="auto" w:line="360" w:before="0" w:after="0"/>
              <w:contextualSpacing/>
              <w:jc w:val="center"/>
              <w:rPr>
                <w:rFonts w:ascii="Liberation Serif" w:hAnsi="Liberation Serif"/>
                <w:sz w:val="20"/>
                <w:szCs w:val="20"/>
              </w:rPr>
            </w:pPr>
            <w:r>
              <w:rPr>
                <w:rFonts w:ascii="Liberation Serif" w:hAnsi="Liberation Serif"/>
                <w:sz w:val="20"/>
                <w:szCs w:val="20"/>
              </w:rPr>
              <w:t>Very small</w:t>
            </w:r>
          </w:p>
        </w:tc>
      </w:tr>
      <w:tr>
        <w:trPr>
          <w:trHeight w:val="468" w:hRule="atLeast"/>
        </w:trPr>
        <w:tc>
          <w:tcPr>
            <w:tcW w:w="1584" w:type="dxa"/>
            <w:vMerge w:val="continue"/>
            <w:tcBorders/>
            <w:shd w:fill="FFFFFF" w:val="clear"/>
          </w:tcPr>
          <w:p>
            <w:pPr>
              <w:pStyle w:val="Normal"/>
              <w:bidi w:val="0"/>
              <w:spacing w:before="0" w:after="0"/>
              <w:contextualSpacing/>
              <w:rPr/>
            </w:pPr>
            <w:r>
              <w:rPr/>
            </w:r>
          </w:p>
        </w:tc>
        <w:tc>
          <w:tcPr>
            <w:tcW w:w="1594" w:type="dxa"/>
            <w:tcBorders/>
            <w:shd w:fill="FFFFFF" w:val="clear"/>
          </w:tcPr>
          <w:p>
            <w:pPr>
              <w:pStyle w:val="TableContents"/>
              <w:bidi w:val="0"/>
              <w:spacing w:lineRule="auto" w:line="360" w:before="0" w:after="0"/>
              <w:contextualSpacing/>
              <w:rPr>
                <w:rFonts w:ascii="Liberation Serif" w:hAnsi="Liberation Serif"/>
                <w:sz w:val="20"/>
                <w:szCs w:val="20"/>
              </w:rPr>
            </w:pPr>
            <w:r>
              <w:rPr>
                <w:rFonts w:ascii="Liberation Serif" w:hAnsi="Liberation Serif"/>
                <w:sz w:val="20"/>
                <w:szCs w:val="20"/>
              </w:rPr>
              <w:t>Small herbivores</w:t>
            </w:r>
          </w:p>
        </w:tc>
        <w:tc>
          <w:tcPr>
            <w:tcW w:w="1078" w:type="dxa"/>
            <w:tcBorders/>
            <w:shd w:fill="FFFFFF" w:val="clear"/>
          </w:tcPr>
          <w:p>
            <w:pPr>
              <w:pStyle w:val="TableContents"/>
              <w:bidi w:val="0"/>
              <w:spacing w:lineRule="auto" w:line="360" w:before="0" w:after="0"/>
              <w:ind w:left="0" w:right="43" w:hanging="0"/>
              <w:contextualSpacing/>
              <w:jc w:val="center"/>
              <w:rPr>
                <w:rFonts w:ascii="Liberation Serif" w:hAnsi="Liberation Serif"/>
                <w:sz w:val="20"/>
                <w:szCs w:val="20"/>
              </w:rPr>
            </w:pPr>
            <w:r>
              <w:rPr>
                <w:rFonts w:ascii="Liberation Serif" w:hAnsi="Liberation Serif"/>
                <w:sz w:val="20"/>
                <w:szCs w:val="20"/>
              </w:rPr>
              <w:t>0.64</w:t>
            </w:r>
          </w:p>
        </w:tc>
        <w:tc>
          <w:tcPr>
            <w:tcW w:w="788" w:type="dxa"/>
            <w:tcBorders/>
            <w:shd w:fill="FFFFFF" w:val="clear"/>
          </w:tcPr>
          <w:p>
            <w:pPr>
              <w:pStyle w:val="TableContents"/>
              <w:bidi w:val="0"/>
              <w:spacing w:lineRule="auto" w:line="360" w:before="0" w:after="0"/>
              <w:contextualSpacing/>
              <w:jc w:val="center"/>
              <w:rPr>
                <w:rFonts w:ascii="Liberation Serif" w:hAnsi="Liberation Serif"/>
                <w:sz w:val="20"/>
                <w:szCs w:val="20"/>
              </w:rPr>
            </w:pPr>
            <w:r>
              <w:rPr>
                <w:rFonts w:ascii="Liberation Serif" w:hAnsi="Liberation Serif"/>
                <w:sz w:val="20"/>
                <w:szCs w:val="20"/>
              </w:rPr>
              <w:t>&lt;0.01</w:t>
            </w:r>
          </w:p>
        </w:tc>
        <w:tc>
          <w:tcPr>
            <w:tcW w:w="1106" w:type="dxa"/>
            <w:tcBorders/>
            <w:shd w:fill="FFFFFF" w:val="clear"/>
          </w:tcPr>
          <w:p>
            <w:pPr>
              <w:pStyle w:val="TableContents"/>
              <w:bidi w:val="0"/>
              <w:spacing w:lineRule="auto" w:line="360" w:before="0" w:after="0"/>
              <w:contextualSpacing/>
              <w:jc w:val="center"/>
              <w:rPr>
                <w:rFonts w:ascii="Liberation Serif" w:hAnsi="Liberation Serif"/>
                <w:sz w:val="20"/>
                <w:szCs w:val="20"/>
              </w:rPr>
            </w:pPr>
            <w:r>
              <w:rPr>
                <w:rFonts w:ascii="Liberation Serif" w:hAnsi="Liberation Serif"/>
                <w:sz w:val="20"/>
                <w:szCs w:val="20"/>
              </w:rPr>
              <w:t>Medium</w:t>
            </w:r>
          </w:p>
        </w:tc>
        <w:tc>
          <w:tcPr>
            <w:tcW w:w="1106" w:type="dxa"/>
            <w:tcBorders/>
            <w:shd w:fill="FFFFFF" w:val="clear"/>
          </w:tcPr>
          <w:p>
            <w:pPr>
              <w:pStyle w:val="TableContents"/>
              <w:bidi w:val="0"/>
              <w:spacing w:lineRule="auto" w:line="360" w:before="0" w:after="0"/>
              <w:contextualSpacing/>
              <w:jc w:val="center"/>
              <w:rPr>
                <w:rFonts w:ascii="Liberation Serif" w:hAnsi="Liberation Serif"/>
                <w:sz w:val="20"/>
                <w:szCs w:val="20"/>
              </w:rPr>
            </w:pPr>
            <w:r>
              <w:rPr>
                <w:rFonts w:ascii="Liberation Serif" w:hAnsi="Liberation Serif"/>
                <w:sz w:val="20"/>
                <w:szCs w:val="20"/>
              </w:rPr>
              <w:t>0.55</w:t>
            </w:r>
          </w:p>
        </w:tc>
        <w:tc>
          <w:tcPr>
            <w:tcW w:w="685" w:type="dxa"/>
            <w:tcBorders/>
            <w:shd w:fill="FFFFFF" w:val="clear"/>
          </w:tcPr>
          <w:p>
            <w:pPr>
              <w:pStyle w:val="TableContents"/>
              <w:bidi w:val="0"/>
              <w:spacing w:lineRule="auto" w:line="360" w:before="0" w:after="0"/>
              <w:contextualSpacing/>
              <w:jc w:val="center"/>
              <w:rPr>
                <w:rFonts w:ascii="Liberation Serif" w:hAnsi="Liberation Serif"/>
                <w:sz w:val="20"/>
                <w:szCs w:val="20"/>
              </w:rPr>
            </w:pPr>
            <w:r>
              <w:rPr>
                <w:rFonts w:ascii="Liberation Serif" w:hAnsi="Liberation Serif"/>
                <w:sz w:val="20"/>
                <w:szCs w:val="20"/>
              </w:rPr>
              <w:t>&lt;0.01</w:t>
            </w:r>
          </w:p>
        </w:tc>
        <w:tc>
          <w:tcPr>
            <w:tcW w:w="1106" w:type="dxa"/>
            <w:tcBorders/>
            <w:shd w:fill="FFFFFF" w:val="clear"/>
          </w:tcPr>
          <w:p>
            <w:pPr>
              <w:pStyle w:val="TableContents"/>
              <w:bidi w:val="0"/>
              <w:spacing w:lineRule="auto" w:line="360" w:before="0" w:after="0"/>
              <w:contextualSpacing/>
              <w:jc w:val="center"/>
              <w:rPr>
                <w:rFonts w:ascii="Liberation Serif" w:hAnsi="Liberation Serif"/>
                <w:sz w:val="20"/>
                <w:szCs w:val="20"/>
              </w:rPr>
            </w:pPr>
            <w:r>
              <w:rPr>
                <w:rFonts w:ascii="Liberation Serif" w:hAnsi="Liberation Serif"/>
                <w:sz w:val="20"/>
                <w:szCs w:val="20"/>
              </w:rPr>
              <w:t>Medium</w:t>
            </w:r>
          </w:p>
        </w:tc>
        <w:tc>
          <w:tcPr>
            <w:tcW w:w="1097" w:type="dxa"/>
            <w:tcBorders/>
            <w:shd w:fill="FFFFFF" w:val="clear"/>
          </w:tcPr>
          <w:p>
            <w:pPr>
              <w:pStyle w:val="TableContents"/>
              <w:bidi w:val="0"/>
              <w:spacing w:lineRule="auto" w:line="360" w:before="0" w:after="0"/>
              <w:contextualSpacing/>
              <w:jc w:val="center"/>
              <w:rPr>
                <w:rFonts w:ascii="Liberation Serif" w:hAnsi="Liberation Serif"/>
                <w:sz w:val="20"/>
                <w:szCs w:val="20"/>
              </w:rPr>
            </w:pPr>
            <w:r>
              <w:rPr>
                <w:rFonts w:ascii="Liberation Serif" w:hAnsi="Liberation Serif"/>
                <w:sz w:val="20"/>
                <w:szCs w:val="20"/>
              </w:rPr>
              <w:t>0.09</w:t>
            </w:r>
          </w:p>
        </w:tc>
        <w:tc>
          <w:tcPr>
            <w:tcW w:w="740" w:type="dxa"/>
            <w:tcBorders/>
            <w:shd w:fill="FFFFFF" w:val="clear"/>
          </w:tcPr>
          <w:p>
            <w:pPr>
              <w:pStyle w:val="TableContents"/>
              <w:bidi w:val="0"/>
              <w:spacing w:lineRule="auto" w:line="360" w:before="0" w:after="0"/>
              <w:contextualSpacing/>
              <w:jc w:val="center"/>
              <w:rPr>
                <w:rFonts w:ascii="Liberation Serif" w:hAnsi="Liberation Serif"/>
                <w:sz w:val="20"/>
                <w:szCs w:val="20"/>
              </w:rPr>
            </w:pPr>
            <w:r>
              <w:rPr>
                <w:rFonts w:ascii="Liberation Serif" w:hAnsi="Liberation Serif"/>
                <w:sz w:val="20"/>
                <w:szCs w:val="20"/>
              </w:rPr>
              <w:t>0.51</w:t>
            </w:r>
          </w:p>
        </w:tc>
        <w:tc>
          <w:tcPr>
            <w:tcW w:w="1135" w:type="dxa"/>
            <w:tcBorders/>
            <w:shd w:fill="FFFFFF" w:val="clear"/>
          </w:tcPr>
          <w:p>
            <w:pPr>
              <w:pStyle w:val="TableContents"/>
              <w:bidi w:val="0"/>
              <w:spacing w:lineRule="auto" w:line="360" w:before="0" w:after="0"/>
              <w:contextualSpacing/>
              <w:jc w:val="center"/>
              <w:rPr>
                <w:rFonts w:ascii="Liberation Serif" w:hAnsi="Liberation Serif"/>
                <w:sz w:val="20"/>
                <w:szCs w:val="20"/>
              </w:rPr>
            </w:pPr>
            <w:r>
              <w:rPr>
                <w:rFonts w:ascii="Liberation Serif" w:hAnsi="Liberation Serif"/>
                <w:sz w:val="20"/>
                <w:szCs w:val="20"/>
              </w:rPr>
              <w:t>Very small</w:t>
            </w:r>
          </w:p>
        </w:tc>
      </w:tr>
      <w:tr>
        <w:trPr>
          <w:trHeight w:val="468" w:hRule="atLeast"/>
        </w:trPr>
        <w:tc>
          <w:tcPr>
            <w:tcW w:w="1584" w:type="dxa"/>
            <w:tcBorders>
              <w:bottom w:val="single" w:sz="2" w:space="0" w:color="000000"/>
              <w:insideH w:val="single" w:sz="2" w:space="0" w:color="000000"/>
            </w:tcBorders>
            <w:shd w:fill="FFFFFF" w:val="clear"/>
          </w:tcPr>
          <w:p>
            <w:pPr>
              <w:pStyle w:val="TableContents"/>
              <w:spacing w:lineRule="auto" w:line="360" w:before="0" w:after="200"/>
              <w:rPr>
                <w:rFonts w:ascii="Liberation Serif" w:hAnsi="Liberation Serif"/>
                <w:sz w:val="20"/>
                <w:szCs w:val="20"/>
              </w:rPr>
            </w:pPr>
            <w:r>
              <w:rPr>
                <w:rFonts w:ascii="Liberation Serif" w:hAnsi="Liberation Serif"/>
                <w:sz w:val="20"/>
                <w:szCs w:val="20"/>
              </w:rPr>
              <w:t>Small carnivores</w:t>
            </w:r>
          </w:p>
        </w:tc>
        <w:tc>
          <w:tcPr>
            <w:tcW w:w="1594" w:type="dxa"/>
            <w:tcBorders>
              <w:bottom w:val="single" w:sz="2" w:space="0" w:color="000000"/>
              <w:insideH w:val="single" w:sz="2" w:space="0" w:color="000000"/>
            </w:tcBorders>
            <w:shd w:fill="FFFFFF" w:val="clear"/>
          </w:tcPr>
          <w:p>
            <w:pPr>
              <w:pStyle w:val="TableContents"/>
              <w:spacing w:lineRule="auto" w:line="360" w:before="0" w:after="200"/>
              <w:rPr>
                <w:rFonts w:ascii="Liberation Serif" w:hAnsi="Liberation Serif"/>
                <w:sz w:val="20"/>
                <w:szCs w:val="20"/>
              </w:rPr>
            </w:pPr>
            <w:r>
              <w:rPr>
                <w:rFonts w:ascii="Liberation Serif" w:hAnsi="Liberation Serif"/>
                <w:sz w:val="20"/>
                <w:szCs w:val="20"/>
              </w:rPr>
              <w:t>Small herbivores</w:t>
            </w:r>
          </w:p>
        </w:tc>
        <w:tc>
          <w:tcPr>
            <w:tcW w:w="1078" w:type="dxa"/>
            <w:tcBorders>
              <w:bottom w:val="single" w:sz="2" w:space="0" w:color="000000"/>
              <w:insideH w:val="single" w:sz="2" w:space="0" w:color="000000"/>
            </w:tcBorders>
            <w:shd w:fill="FFFFFF" w:val="clear"/>
          </w:tcPr>
          <w:p>
            <w:pPr>
              <w:pStyle w:val="TableContents"/>
              <w:spacing w:lineRule="auto" w:line="360" w:before="0" w:after="200"/>
              <w:ind w:left="0" w:right="43" w:hanging="0"/>
              <w:jc w:val="center"/>
              <w:rPr>
                <w:rFonts w:ascii="Liberation Serif" w:hAnsi="Liberation Serif"/>
                <w:sz w:val="20"/>
                <w:szCs w:val="20"/>
              </w:rPr>
            </w:pPr>
            <w:r>
              <w:rPr>
                <w:rFonts w:ascii="Liberation Serif" w:hAnsi="Liberation Serif"/>
                <w:sz w:val="20"/>
                <w:szCs w:val="20"/>
              </w:rPr>
              <w:t>0.14</w:t>
            </w:r>
          </w:p>
        </w:tc>
        <w:tc>
          <w:tcPr>
            <w:tcW w:w="788" w:type="dxa"/>
            <w:tcBorders>
              <w:bottom w:val="single" w:sz="2" w:space="0" w:color="000000"/>
              <w:insideH w:val="single" w:sz="2" w:space="0" w:color="000000"/>
            </w:tcBorders>
            <w:shd w:fill="FFFFFF" w:val="clear"/>
          </w:tcPr>
          <w:p>
            <w:pPr>
              <w:pStyle w:val="TableContents"/>
              <w:spacing w:lineRule="auto" w:line="360" w:before="0" w:after="200"/>
              <w:jc w:val="center"/>
              <w:rPr>
                <w:rFonts w:ascii="Liberation Serif" w:hAnsi="Liberation Serif"/>
                <w:sz w:val="20"/>
                <w:szCs w:val="20"/>
              </w:rPr>
            </w:pPr>
            <w:r>
              <w:rPr>
                <w:rFonts w:ascii="Liberation Serif" w:hAnsi="Liberation Serif"/>
                <w:sz w:val="20"/>
                <w:szCs w:val="20"/>
              </w:rPr>
              <w:t>0.05</w:t>
            </w:r>
          </w:p>
        </w:tc>
        <w:tc>
          <w:tcPr>
            <w:tcW w:w="1106" w:type="dxa"/>
            <w:tcBorders>
              <w:bottom w:val="single" w:sz="2" w:space="0" w:color="000000"/>
              <w:insideH w:val="single" w:sz="2" w:space="0" w:color="000000"/>
            </w:tcBorders>
            <w:shd w:fill="FFFFFF" w:val="clear"/>
          </w:tcPr>
          <w:p>
            <w:pPr>
              <w:pStyle w:val="TableContents"/>
              <w:spacing w:lineRule="auto" w:line="360" w:before="0" w:after="200"/>
              <w:jc w:val="center"/>
              <w:rPr>
                <w:rFonts w:ascii="Liberation Serif" w:hAnsi="Liberation Serif"/>
                <w:sz w:val="20"/>
                <w:szCs w:val="20"/>
              </w:rPr>
            </w:pPr>
            <w:r>
              <w:rPr>
                <w:rFonts w:ascii="Liberation Serif" w:hAnsi="Liberation Serif"/>
                <w:sz w:val="20"/>
                <w:szCs w:val="20"/>
              </w:rPr>
              <w:t>Very small</w:t>
            </w:r>
          </w:p>
        </w:tc>
        <w:tc>
          <w:tcPr>
            <w:tcW w:w="1106" w:type="dxa"/>
            <w:tcBorders>
              <w:bottom w:val="single" w:sz="2" w:space="0" w:color="000000"/>
              <w:insideH w:val="single" w:sz="2" w:space="0" w:color="000000"/>
            </w:tcBorders>
            <w:shd w:fill="FFFFFF" w:val="clear"/>
          </w:tcPr>
          <w:p>
            <w:pPr>
              <w:pStyle w:val="TableContents"/>
              <w:spacing w:lineRule="auto" w:line="360" w:before="0" w:after="200"/>
              <w:jc w:val="center"/>
              <w:rPr>
                <w:rFonts w:ascii="Liberation Serif" w:hAnsi="Liberation Serif"/>
                <w:sz w:val="20"/>
                <w:szCs w:val="20"/>
              </w:rPr>
            </w:pPr>
            <w:r>
              <w:rPr>
                <w:rFonts w:ascii="Liberation Serif" w:hAnsi="Liberation Serif"/>
                <w:sz w:val="20"/>
                <w:szCs w:val="20"/>
              </w:rPr>
              <w:t>0.12</w:t>
            </w:r>
          </w:p>
        </w:tc>
        <w:tc>
          <w:tcPr>
            <w:tcW w:w="685" w:type="dxa"/>
            <w:tcBorders>
              <w:bottom w:val="single" w:sz="2" w:space="0" w:color="000000"/>
              <w:insideH w:val="single" w:sz="2" w:space="0" w:color="000000"/>
            </w:tcBorders>
            <w:shd w:fill="FFFFFF" w:val="clear"/>
          </w:tcPr>
          <w:p>
            <w:pPr>
              <w:pStyle w:val="TableContents"/>
              <w:spacing w:lineRule="auto" w:line="360" w:before="0" w:after="200"/>
              <w:jc w:val="center"/>
              <w:rPr>
                <w:rFonts w:ascii="Liberation Serif" w:hAnsi="Liberation Serif"/>
                <w:sz w:val="20"/>
                <w:szCs w:val="20"/>
              </w:rPr>
            </w:pPr>
            <w:r>
              <w:rPr>
                <w:rFonts w:ascii="Liberation Serif" w:hAnsi="Liberation Serif"/>
                <w:sz w:val="20"/>
                <w:szCs w:val="20"/>
              </w:rPr>
              <w:t>0.15</w:t>
            </w:r>
          </w:p>
        </w:tc>
        <w:tc>
          <w:tcPr>
            <w:tcW w:w="1106" w:type="dxa"/>
            <w:tcBorders>
              <w:bottom w:val="single" w:sz="2" w:space="0" w:color="000000"/>
              <w:insideH w:val="single" w:sz="2" w:space="0" w:color="000000"/>
            </w:tcBorders>
            <w:shd w:fill="FFFFFF" w:val="clear"/>
          </w:tcPr>
          <w:p>
            <w:pPr>
              <w:pStyle w:val="TableContents"/>
              <w:spacing w:lineRule="auto" w:line="360" w:before="0" w:after="200"/>
              <w:jc w:val="center"/>
              <w:rPr>
                <w:rFonts w:ascii="Liberation Serif" w:hAnsi="Liberation Serif"/>
                <w:sz w:val="20"/>
                <w:szCs w:val="20"/>
              </w:rPr>
            </w:pPr>
            <w:r>
              <w:rPr>
                <w:rFonts w:ascii="Liberation Serif" w:hAnsi="Liberation Serif"/>
                <w:sz w:val="20"/>
                <w:szCs w:val="20"/>
              </w:rPr>
              <w:t>Very small</w:t>
            </w:r>
          </w:p>
        </w:tc>
        <w:tc>
          <w:tcPr>
            <w:tcW w:w="1097" w:type="dxa"/>
            <w:tcBorders>
              <w:bottom w:val="single" w:sz="2" w:space="0" w:color="000000"/>
              <w:insideH w:val="single" w:sz="2" w:space="0" w:color="000000"/>
            </w:tcBorders>
            <w:shd w:fill="FFFFFF" w:val="clear"/>
          </w:tcPr>
          <w:p>
            <w:pPr>
              <w:pStyle w:val="TableContents"/>
              <w:spacing w:lineRule="auto" w:line="360" w:before="0" w:after="200"/>
              <w:jc w:val="center"/>
              <w:rPr>
                <w:rFonts w:ascii="Liberation Serif" w:hAnsi="Liberation Serif"/>
                <w:sz w:val="20"/>
                <w:szCs w:val="20"/>
              </w:rPr>
            </w:pPr>
            <w:r>
              <w:rPr>
                <w:rFonts w:ascii="Liberation Serif" w:hAnsi="Liberation Serif"/>
                <w:sz w:val="20"/>
                <w:szCs w:val="20"/>
              </w:rPr>
              <w:t>0.03</w:t>
            </w:r>
          </w:p>
        </w:tc>
        <w:tc>
          <w:tcPr>
            <w:tcW w:w="740" w:type="dxa"/>
            <w:tcBorders>
              <w:bottom w:val="single" w:sz="2" w:space="0" w:color="000000"/>
              <w:insideH w:val="single" w:sz="2" w:space="0" w:color="000000"/>
            </w:tcBorders>
            <w:shd w:fill="FFFFFF" w:val="clear"/>
          </w:tcPr>
          <w:p>
            <w:pPr>
              <w:pStyle w:val="TableContents"/>
              <w:spacing w:lineRule="auto" w:line="360" w:before="0" w:after="200"/>
              <w:jc w:val="center"/>
              <w:rPr>
                <w:rFonts w:ascii="Liberation Serif" w:hAnsi="Liberation Serif"/>
                <w:sz w:val="20"/>
                <w:szCs w:val="20"/>
              </w:rPr>
            </w:pPr>
            <w:r>
              <w:rPr>
                <w:rFonts w:ascii="Liberation Serif" w:hAnsi="Liberation Serif"/>
                <w:sz w:val="20"/>
                <w:szCs w:val="20"/>
              </w:rPr>
              <w:t>1.00</w:t>
            </w:r>
          </w:p>
        </w:tc>
        <w:tc>
          <w:tcPr>
            <w:tcW w:w="1135" w:type="dxa"/>
            <w:tcBorders>
              <w:bottom w:val="single" w:sz="2" w:space="0" w:color="000000"/>
              <w:insideH w:val="single" w:sz="2" w:space="0" w:color="000000"/>
            </w:tcBorders>
            <w:shd w:fill="FFFFFF" w:val="clear"/>
          </w:tcPr>
          <w:p>
            <w:pPr>
              <w:pStyle w:val="TableContents"/>
              <w:spacing w:lineRule="auto" w:line="360" w:before="0" w:after="200"/>
              <w:jc w:val="center"/>
              <w:rPr>
                <w:rFonts w:ascii="Liberation Serif" w:hAnsi="Liberation Serif"/>
                <w:sz w:val="20"/>
                <w:szCs w:val="20"/>
              </w:rPr>
            </w:pPr>
            <w:r>
              <w:rPr>
                <w:rFonts w:ascii="Liberation Serif" w:hAnsi="Liberation Serif"/>
                <w:sz w:val="20"/>
                <w:szCs w:val="20"/>
              </w:rPr>
              <w:t>Very small</w:t>
            </w:r>
          </w:p>
        </w:tc>
      </w:tr>
    </w:tbl>
    <w:p>
      <w:pPr>
        <w:pStyle w:val="Normal"/>
        <w:spacing w:lineRule="auto" w:line="360"/>
        <w:rPr>
          <w:rFonts w:ascii="Liberation Serif" w:hAnsi="Liberation Serif"/>
          <w:sz w:val="20"/>
          <w:szCs w:val="20"/>
        </w:rPr>
      </w:pPr>
      <w:r>
        <w:rPr>
          <w:rFonts w:ascii="Liberation Serif" w:hAnsi="Liberation Serif"/>
          <w:i w:val="false"/>
          <w:iCs w:val="false"/>
          <w:sz w:val="20"/>
          <w:szCs w:val="20"/>
        </w:rPr>
        <w:t xml:space="preserve">Cohen’s </w:t>
      </w:r>
      <w:r>
        <w:rPr>
          <w:rFonts w:ascii="Liberation Serif" w:hAnsi="Liberation Serif"/>
          <w:i/>
          <w:iCs/>
          <w:sz w:val="20"/>
          <w:szCs w:val="20"/>
        </w:rPr>
        <w:t xml:space="preserve">d </w:t>
      </w:r>
      <w:r>
        <w:rPr>
          <w:rFonts w:ascii="Liberation Serif" w:hAnsi="Liberation Serif"/>
          <w:i w:val="false"/>
          <w:iCs w:val="false"/>
          <w:sz w:val="20"/>
          <w:szCs w:val="20"/>
        </w:rPr>
        <w:t>are</w:t>
      </w:r>
      <w:r>
        <w:rPr>
          <w:rFonts w:ascii="Liberation Serif" w:hAnsi="Liberation Serif"/>
          <w:i/>
          <w:iCs/>
          <w:sz w:val="20"/>
          <w:szCs w:val="20"/>
        </w:rPr>
        <w:t xml:space="preserve"> </w:t>
      </w:r>
      <w:r>
        <w:rPr>
          <w:rFonts w:ascii="Liberation Serif" w:hAnsi="Liberation Serif"/>
          <w:sz w:val="20"/>
          <w:szCs w:val="20"/>
        </w:rPr>
        <w:t>standardized differences obtained with multiple pair-wise contrasts accounting for variation across biogeographic realms and food webs.</w:t>
      </w:r>
    </w:p>
    <w:p>
      <w:pPr>
        <w:pStyle w:val="Normal"/>
        <w:spacing w:lineRule="auto" w:line="360"/>
        <w:rPr>
          <w:rFonts w:ascii="Liberation Serif" w:hAnsi="Liberation Serif"/>
          <w:sz w:val="20"/>
          <w:szCs w:val="20"/>
        </w:rPr>
      </w:pPr>
      <w:r>
        <w:rPr>
          <w:rFonts w:ascii="Liberation Serif" w:hAnsi="Liberation Serif"/>
          <w:i/>
          <w:iCs/>
          <w:sz w:val="20"/>
          <w:szCs w:val="20"/>
        </w:rPr>
        <w:t>P</w:t>
      </w:r>
      <w:r>
        <w:rPr>
          <w:rFonts w:ascii="Liberation Serif" w:hAnsi="Liberation Serif"/>
          <w:i w:val="false"/>
          <w:iCs w:val="false"/>
          <w:sz w:val="20"/>
          <w:szCs w:val="20"/>
        </w:rPr>
        <w:t xml:space="preserve"> are the statistical</w:t>
      </w:r>
      <w:r>
        <w:rPr>
          <w:rFonts w:ascii="Liberation Serif" w:hAnsi="Liberation Serif"/>
          <w:sz w:val="20"/>
          <w:szCs w:val="20"/>
        </w:rPr>
        <w:t xml:space="preserve"> significance of the contrast (</w:t>
      </w:r>
      <w:r>
        <w:rPr>
          <w:rFonts w:ascii="Liberation Serif" w:hAnsi="Liberation Serif"/>
          <w:i w:val="false"/>
          <w:iCs w:val="false"/>
          <w:sz w:val="20"/>
          <w:szCs w:val="20"/>
        </w:rPr>
        <w:t xml:space="preserve">set at </w:t>
      </w:r>
      <w:r>
        <w:rPr>
          <w:rFonts w:ascii="Liberation Serif" w:hAnsi="Liberation Serif"/>
          <w:i/>
          <w:iCs/>
          <w:sz w:val="20"/>
          <w:szCs w:val="20"/>
        </w:rPr>
        <w:t>P</w:t>
      </w:r>
      <w:r>
        <w:rPr>
          <w:rFonts w:ascii="Liberation Serif" w:hAnsi="Liberation Serif"/>
          <w:i w:val="false"/>
          <w:iCs w:val="false"/>
          <w:sz w:val="20"/>
          <w:szCs w:val="20"/>
        </w:rPr>
        <w:t xml:space="preserve"> &lt; 0.05</w:t>
      </w:r>
      <w:r>
        <w:rPr>
          <w:rFonts w:ascii="Liberation Serif" w:hAnsi="Liberation Serif"/>
          <w:sz w:val="20"/>
          <w:szCs w:val="20"/>
        </w:rPr>
        <w:t xml:space="preserve">) adjusted with Bonferroni correction. </w:t>
      </w:r>
    </w:p>
    <w:p>
      <w:pPr>
        <w:pStyle w:val="Normal"/>
        <w:spacing w:lineRule="auto" w:line="360"/>
        <w:rPr>
          <w:rFonts w:ascii="Liberation Serif" w:hAnsi="Liberation Serif"/>
          <w:sz w:val="20"/>
          <w:szCs w:val="20"/>
        </w:rPr>
      </w:pPr>
      <w:r>
        <w:rPr>
          <w:rFonts w:ascii="Liberation Serif" w:hAnsi="Liberation Serif"/>
          <w:sz w:val="20"/>
          <w:szCs w:val="20"/>
        </w:rPr>
        <w:t xml:space="preserve">Effect sizes indicate the magnitude of the change and illustrate the ecological importance of the standardized differences (Cohen’s </w:t>
      </w:r>
      <w:r>
        <w:rPr>
          <w:rFonts w:ascii="Liberation Serif" w:hAnsi="Liberation Serif"/>
          <w:i/>
          <w:iCs/>
          <w:sz w:val="20"/>
          <w:szCs w:val="20"/>
        </w:rPr>
        <w:t>d</w:t>
      </w:r>
      <w:r>
        <w:rPr>
          <w:rFonts w:ascii="Liberation Serif" w:hAnsi="Liberation Serif"/>
          <w:i w:val="false"/>
          <w:iCs w:val="false"/>
          <w:sz w:val="20"/>
          <w:szCs w:val="20"/>
        </w:rPr>
        <w:t>)</w:t>
      </w:r>
      <w:r>
        <w:rPr>
          <w:rFonts w:ascii="Liberation Serif" w:hAnsi="Liberation Serif"/>
          <w:sz w:val="20"/>
          <w:szCs w:val="20"/>
        </w:rPr>
        <w:t>.</w:t>
      </w:r>
    </w:p>
    <w:p>
      <w:pPr>
        <w:pStyle w:val="Normal"/>
        <w:spacing w:lineRule="auto" w:line="360"/>
        <w:rPr>
          <w:rFonts w:ascii="Liberation Serif" w:hAnsi="Liberation Serif"/>
          <w:sz w:val="20"/>
          <w:szCs w:val="20"/>
        </w:rPr>
      </w:pPr>
      <w:r>
        <w:rPr>
          <w:rFonts w:ascii="Liberation Serif" w:hAnsi="Liberation Serif"/>
          <w:sz w:val="20"/>
          <w:szCs w:val="20"/>
        </w:rPr>
        <w:t xml:space="preserve">For </w:t>
      </w:r>
      <w:r>
        <w:rPr>
          <w:rFonts w:ascii="Liberation Serif" w:hAnsi="Liberation Serif"/>
          <w:sz w:val="20"/>
          <w:szCs w:val="20"/>
        </w:rPr>
        <w:t xml:space="preserve">the </w:t>
      </w:r>
      <w:r>
        <w:rPr>
          <w:rFonts w:ascii="Liberation Serif" w:hAnsi="Liberation Serif"/>
          <w:sz w:val="20"/>
          <w:szCs w:val="20"/>
        </w:rPr>
        <w:t>definition</w:t>
      </w:r>
      <w:r>
        <w:rPr>
          <w:rFonts w:ascii="Liberation Serif" w:hAnsi="Liberation Serif"/>
          <w:sz w:val="20"/>
          <w:szCs w:val="20"/>
        </w:rPr>
        <w:t>s</w:t>
      </w:r>
      <w:r>
        <w:rPr>
          <w:rFonts w:ascii="Liberation Serif" w:hAnsi="Liberation Serif"/>
          <w:sz w:val="20"/>
          <w:szCs w:val="20"/>
        </w:rPr>
        <w:t xml:space="preserve"> of trophic levels see caption of Fig. 1.</w:t>
      </w:r>
      <w:r>
        <w:br w:type="page"/>
      </w:r>
    </w:p>
    <w:p>
      <w:pPr>
        <w:pStyle w:val="Normal"/>
        <w:spacing w:lineRule="auto" w:line="360"/>
        <w:rPr>
          <w:rFonts w:ascii="Liberation Serif" w:hAnsi="Liberation Serif"/>
          <w:sz w:val="20"/>
          <w:szCs w:val="20"/>
        </w:rPr>
      </w:pPr>
      <w:r>
        <w:rPr>
          <w:rFonts w:ascii="Liberation Serif" w:hAnsi="Liberation Serif"/>
          <w:sz w:val="20"/>
          <w:szCs w:val="20"/>
        </w:rPr>
        <w:drawing>
          <wp:inline distT="0" distB="0" distL="0" distR="0">
            <wp:extent cx="5334000" cy="3572510"/>
            <wp:effectExtent l="0" t="0" r="0" b="0"/>
            <wp:docPr id="1" name="Picture" descr="Conceptual representation of rewiring food webs via trophic rewilding. A) The protected areas and counter-factual areas &gt;= 5,000 km^2 included, with colours representing the six biogeographic realms considered in the study. We excluded Antarctica because it did not have any terrestrial mammal and Oceania as it did not have any suitable protected area. B) Network representation of food webs. In the network, species are nodes and predator-prey interactions are edges. The Late Pleistocene human-driven extinctions removed species and trophic interactions (red nodes and edges). Rewilding aims to restore lost interactions by replacing extinct species with suitable ecological analogues (green nodes) that can rewire food webs establishing functionally analogue links (green ed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Conceptual representation of rewiring food webs via trophic rewilding. A) The protected areas and counter-factual areas &gt;= 5,000 km^2 included, with colours representing the six biogeographic realms considered in the study. We excluded Antarctica because it did not have any terrestrial mammal and Oceania as it did not have any suitable protected area. B) Network representation of food webs. In the network, species are nodes and predator-prey interactions are edges. The Late Pleistocene human-driven extinctions removed species and trophic interactions (red nodes and edges). Rewilding aims to restore lost interactions by replacing extinct species with suitable ecological analogues (green nodes) that can rewire food webs establishing functionally analogue links (green edges)."/>
                    <pic:cNvPicPr>
                      <a:picLocks noChangeAspect="1" noChangeArrowheads="1"/>
                    </pic:cNvPicPr>
                  </pic:nvPicPr>
                  <pic:blipFill>
                    <a:blip r:embed="rId19"/>
                    <a:stretch>
                      <a:fillRect/>
                    </a:stretch>
                  </pic:blipFill>
                  <pic:spPr bwMode="auto">
                    <a:xfrm>
                      <a:off x="0" y="0"/>
                      <a:ext cx="5334000" cy="3572510"/>
                    </a:xfrm>
                    <a:prstGeom prst="rect">
                      <a:avLst/>
                    </a:prstGeom>
                  </pic:spPr>
                </pic:pic>
              </a:graphicData>
            </a:graphic>
          </wp:inline>
        </w:drawing>
      </w:r>
    </w:p>
    <w:p>
      <w:pPr>
        <w:pStyle w:val="ImageCaption"/>
        <w:spacing w:lineRule="auto" w:line="360"/>
        <w:rPr>
          <w:rFonts w:ascii="Liberation Serif" w:hAnsi="Liberation Serif"/>
          <w:sz w:val="20"/>
          <w:szCs w:val="20"/>
        </w:rPr>
      </w:pPr>
      <w:commentRangeStart w:id="76"/>
      <w:r>
        <w:rPr>
          <w:rFonts w:ascii="Liberation Serif" w:hAnsi="Liberation Serif"/>
          <w:i w:val="false"/>
          <w:iCs/>
          <w:sz w:val="20"/>
          <w:szCs w:val="20"/>
        </w:rPr>
        <w:t>Fig. 1</w:t>
      </w:r>
      <w:r>
        <w:rPr>
          <w:rFonts w:ascii="Liberation Serif" w:hAnsi="Liberation Serif"/>
          <w:sz w:val="20"/>
          <w:szCs w:val="20"/>
        </w:rPr>
      </w:r>
      <w:commentRangeEnd w:id="76"/>
      <w:r>
        <w:commentReference w:id="76"/>
      </w:r>
      <w:r>
        <w:rPr>
          <w:rFonts w:ascii="Liberation Serif" w:hAnsi="Liberation Serif"/>
          <w:i w:val="false"/>
          <w:iCs/>
          <w:sz w:val="20"/>
          <w:szCs w:val="20"/>
        </w:rPr>
        <w:t xml:space="preserve">. </w:t>
      </w:r>
      <w:r>
        <w:rPr>
          <w:rFonts w:ascii="Liberation Serif" w:hAnsi="Liberation Serif"/>
          <w:i w:val="false"/>
          <w:iCs/>
          <w:sz w:val="20"/>
          <w:szCs w:val="20"/>
        </w:rPr>
        <w:t xml:space="preserve">Conceptual </w:t>
      </w:r>
      <w:r>
        <w:rPr>
          <w:rFonts w:ascii="Liberation Serif" w:hAnsi="Liberation Serif"/>
          <w:i w:val="false"/>
          <w:iCs/>
          <w:sz w:val="20"/>
          <w:szCs w:val="20"/>
        </w:rPr>
        <w:t>representation of rewiring</w:t>
      </w:r>
      <w:r>
        <w:rPr>
          <w:rFonts w:ascii="Liberation Serif" w:hAnsi="Liberation Serif"/>
          <w:i w:val="false"/>
          <w:iCs/>
          <w:sz w:val="20"/>
          <w:szCs w:val="20"/>
        </w:rPr>
        <w:t xml:space="preserve"> food webs via trophic rewilding. A) The protected areas and random areas ≥ 5,000 km</w:t>
      </w:r>
      <w:r>
        <w:rPr>
          <w:rFonts w:ascii="Liberation Serif" w:hAnsi="Liberation Serif"/>
          <w:i w:val="false"/>
          <w:iCs/>
          <w:sz w:val="20"/>
          <w:szCs w:val="20"/>
          <w:vertAlign w:val="superscript"/>
        </w:rPr>
        <w:t>2</w:t>
      </w:r>
      <w:r>
        <w:rPr>
          <w:rFonts w:ascii="Liberation Serif" w:hAnsi="Liberation Serif"/>
          <w:i w:val="false"/>
          <w:iCs/>
          <w:sz w:val="20"/>
          <w:szCs w:val="20"/>
        </w:rPr>
        <w:t xml:space="preserve"> are coloured by the six biogeographic realms considered for trophic rewilding of terrestrial mammals. We excluded Antarctica because no terrestrial mammals live there and Oceania because no terrestrial protected areas larger than ≥ 5,000 km</w:t>
      </w:r>
      <w:r>
        <w:rPr>
          <w:rFonts w:ascii="Liberation Serif" w:hAnsi="Liberation Serif"/>
          <w:i w:val="false"/>
          <w:iCs/>
          <w:sz w:val="20"/>
          <w:szCs w:val="20"/>
          <w:vertAlign w:val="superscript"/>
        </w:rPr>
        <w:t>2</w:t>
      </w:r>
      <w:r>
        <w:rPr>
          <w:rFonts w:ascii="Liberation Serif" w:hAnsi="Liberation Serif"/>
          <w:i w:val="false"/>
          <w:iCs/>
          <w:sz w:val="20"/>
          <w:szCs w:val="20"/>
        </w:rPr>
        <w:t xml:space="preserve"> are found there. B) </w:t>
      </w:r>
      <w:r>
        <w:rPr>
          <w:rFonts w:ascii="Liberation Serif" w:hAnsi="Liberation Serif"/>
          <w:i w:val="false"/>
          <w:iCs/>
          <w:sz w:val="20"/>
          <w:szCs w:val="20"/>
        </w:rPr>
        <w:t xml:space="preserve">Network </w:t>
      </w:r>
      <w:r>
        <w:rPr>
          <w:rFonts w:ascii="Liberation Serif" w:hAnsi="Liberation Serif"/>
          <w:i w:val="false"/>
          <w:iCs/>
          <w:sz w:val="20"/>
          <w:szCs w:val="20"/>
        </w:rPr>
        <w:t xml:space="preserve">representation of </w:t>
      </w:r>
      <w:r>
        <w:rPr>
          <w:rFonts w:ascii="Liberation Serif" w:hAnsi="Liberation Serif"/>
          <w:i w:val="false"/>
          <w:iCs/>
          <w:sz w:val="20"/>
          <w:szCs w:val="20"/>
        </w:rPr>
        <w:t xml:space="preserve">food webs assessed using reconstructions of species assemblages and interactions under three </w:t>
      </w:r>
      <w:commentRangeStart w:id="77"/>
      <w:r>
        <w:rPr>
          <w:rFonts w:ascii="Liberation Serif" w:hAnsi="Liberation Serif"/>
          <w:i w:val="false"/>
          <w:iCs/>
          <w:sz w:val="20"/>
          <w:szCs w:val="20"/>
        </w:rPr>
        <w:t>modelling scenarios</w:t>
      </w:r>
      <w:r>
        <w:rPr>
          <w:rFonts w:ascii="Liberation Serif" w:hAnsi="Liberation Serif"/>
          <w:sz w:val="20"/>
          <w:szCs w:val="20"/>
        </w:rPr>
      </w:r>
      <w:commentRangeEnd w:id="77"/>
      <w:r>
        <w:commentReference w:id="77"/>
      </w:r>
      <w:r>
        <w:rPr>
          <w:rFonts w:ascii="Liberation Serif" w:hAnsi="Liberation Serif"/>
          <w:i w:val="false"/>
          <w:iCs/>
          <w:sz w:val="20"/>
          <w:szCs w:val="20"/>
        </w:rPr>
        <w:t xml:space="preserve">: present natural (communities in the absence of human), current (present day communities), rewilding (communities given reintroduction of living mammals and introduction of funcitonal analogues for extant mammals). Species are shown as circles and predator-prey interactions as lines. Red color show the species and interaction that are lost in current conditions. Green </w:t>
      </w:r>
      <w:r>
        <w:rPr>
          <w:rFonts w:ascii="Liberation Serif" w:hAnsi="Liberation Serif"/>
          <w:i w:val="false"/>
          <w:iCs/>
          <w:sz w:val="20"/>
          <w:szCs w:val="20"/>
        </w:rPr>
        <w:t xml:space="preserve">color </w:t>
      </w:r>
      <w:r>
        <w:rPr>
          <w:rFonts w:ascii="Liberation Serif" w:hAnsi="Liberation Serif"/>
          <w:i w:val="false"/>
          <w:iCs/>
          <w:sz w:val="20"/>
          <w:szCs w:val="20"/>
        </w:rPr>
        <w:t xml:space="preserve">show </w:t>
      </w:r>
      <w:r>
        <w:rPr>
          <w:rFonts w:ascii="Liberation Serif" w:hAnsi="Liberation Serif"/>
          <w:i w:val="false"/>
          <w:iCs/>
          <w:sz w:val="20"/>
          <w:szCs w:val="20"/>
        </w:rPr>
        <w:t>the species reintroduced or replaced by functional analogues and the interactions rewired</w:t>
      </w:r>
      <w:r>
        <w:rPr>
          <w:rFonts w:ascii="Liberation Serif" w:hAnsi="Liberation Serif"/>
          <w:i w:val="false"/>
          <w:iCs/>
          <w:sz w:val="20"/>
          <w:szCs w:val="20"/>
        </w:rPr>
        <w:t xml:space="preserve">. </w:t>
      </w:r>
      <w:r>
        <w:rPr>
          <w:rFonts w:ascii="Liberation Serif" w:hAnsi="Liberation Serif"/>
          <w:i w:val="false"/>
          <w:iCs/>
          <w:sz w:val="20"/>
          <w:szCs w:val="20"/>
        </w:rPr>
        <w:t>Blue color show species and interactions common to all scenarios.</w:t>
      </w:r>
      <w:r>
        <w:br w:type="page"/>
      </w:r>
    </w:p>
    <w:p>
      <w:pPr>
        <w:pStyle w:val="ImageCaption"/>
        <w:spacing w:lineRule="auto" w:line="360"/>
        <w:rPr>
          <w:rFonts w:ascii="Liberation Serif" w:hAnsi="Liberation Serif"/>
          <w:sz w:val="20"/>
          <w:szCs w:val="20"/>
        </w:rPr>
      </w:pPr>
      <w: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5486400" cy="4466590"/>
            <wp:effectExtent l="0" t="0" r="0" b="0"/>
            <wp:wrapSquare wrapText="largest"/>
            <wp:docPr id="2"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 descr=""/>
                    <pic:cNvPicPr>
                      <a:picLocks noChangeAspect="1" noChangeArrowheads="1"/>
                    </pic:cNvPicPr>
                  </pic:nvPicPr>
                  <pic:blipFill>
                    <a:blip r:embed="rId20"/>
                    <a:stretch>
                      <a:fillRect/>
                    </a:stretch>
                  </pic:blipFill>
                  <pic:spPr bwMode="auto">
                    <a:xfrm>
                      <a:off x="0" y="0"/>
                      <a:ext cx="5486400" cy="4466590"/>
                    </a:xfrm>
                    <a:prstGeom prst="rect">
                      <a:avLst/>
                    </a:prstGeom>
                  </pic:spPr>
                </pic:pic>
              </a:graphicData>
            </a:graphic>
          </wp:anchor>
        </w:drawing>
      </w:r>
      <w:r>
        <w:rPr>
          <w:rFonts w:ascii="Liberation Serif" w:hAnsi="Liberation Serif"/>
          <w:i w:val="false"/>
          <w:iCs/>
          <w:sz w:val="20"/>
          <w:szCs w:val="20"/>
        </w:rPr>
        <w:t xml:space="preserve">Fig. 1 </w:t>
      </w:r>
      <w:r>
        <w:rPr>
          <w:rFonts w:ascii="Liberation Serif" w:hAnsi="Liberation Serif"/>
          <w:i w:val="false"/>
          <w:iCs/>
          <w:sz w:val="20"/>
          <w:szCs w:val="20"/>
        </w:rPr>
        <w:t>(alternative version)</w:t>
      </w:r>
      <w:r>
        <w:rPr>
          <w:rFonts w:ascii="Liberation Serif" w:hAnsi="Liberation Serif"/>
          <w:i w:val="false"/>
          <w:iCs/>
          <w:sz w:val="20"/>
          <w:szCs w:val="20"/>
        </w:rPr>
        <w:t>: Locations ≥ 5,000 km2 were we simulated trophic rewilding. a, Protected areas  and with IUCN management category I-II. We excluded Antarctica because no terrestrial mammals live there and Oceania because no terrestrial protected areas larger than ≥ 5,000 km2 are found there. b, Random areas, counter-factual locations of ≃ 5,026 km2 generated at random for each Biogeographic realm, used to assess if trophic rewilding was affected by geographic biases of the protected areas. Colours show the biogeographic realms. Random areas are displayed larger than their real extent for easier visualization.</w:t>
      </w:r>
      <w:r>
        <w:br w:type="page"/>
      </w:r>
    </w:p>
    <w:p>
      <w:pPr>
        <w:pStyle w:val="FigurewithCaption"/>
        <w:spacing w:lineRule="auto" w:line="360"/>
        <w:rPr>
          <w:rFonts w:ascii="Liberation Serif" w:hAnsi="Liberation Serif"/>
        </w:rPr>
      </w:pPr>
      <w:r>
        <w:rPr>
          <w:rFonts w:ascii="Liberation Serif" w:hAnsi="Liberation Serif"/>
        </w:rPr>
      </w:r>
    </w:p>
    <w:p>
      <w:pPr>
        <w:pStyle w:val="FigurewithCaption"/>
        <w:spacing w:lineRule="auto" w:line="360"/>
        <w:rPr>
          <w:rFonts w:ascii="Liberation Serif" w:hAnsi="Liberation Serif"/>
        </w:rPr>
      </w:pPr>
      <w:r>
        <w:rPr>
          <w:rFonts w:ascii="Liberation Serif" w:hAnsi="Liberation Serif"/>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486400" cy="4114800"/>
            <wp:effectExtent l="0" t="0" r="0" b="0"/>
            <wp:wrapSquare wrapText="largest"/>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21"/>
                    <a:stretch>
                      <a:fillRect/>
                    </a:stretch>
                  </pic:blipFill>
                  <pic:spPr bwMode="auto">
                    <a:xfrm>
                      <a:off x="0" y="0"/>
                      <a:ext cx="5486400" cy="4114800"/>
                    </a:xfrm>
                    <a:prstGeom prst="rect">
                      <a:avLst/>
                    </a:prstGeom>
                  </pic:spPr>
                </pic:pic>
              </a:graphicData>
            </a:graphic>
          </wp:anchor>
        </w:drawing>
      </w:r>
    </w:p>
    <w:p>
      <w:pPr>
        <w:pStyle w:val="ImageCaption"/>
        <w:spacing w:lineRule="auto" w:line="360"/>
        <w:rPr>
          <w:rFonts w:ascii="Liberation Serif" w:hAnsi="Liberation Serif"/>
          <w:sz w:val="20"/>
          <w:szCs w:val="20"/>
        </w:rPr>
      </w:pPr>
      <w:r>
        <w:rPr>
          <w:rFonts w:ascii="Liberation Serif" w:hAnsi="Liberation Serif"/>
          <w:i w:val="false"/>
          <w:iCs/>
          <w:sz w:val="20"/>
          <w:szCs w:val="20"/>
        </w:rPr>
        <w:t xml:space="preserve">Figure 2: Model estimates of the number of species per trophic level from </w:t>
      </w:r>
      <w:commentRangeStart w:id="78"/>
      <w:r>
        <w:rPr>
          <w:rFonts w:ascii="Liberation Serif" w:hAnsi="Liberation Serif"/>
          <w:i w:val="false"/>
          <w:iCs/>
          <w:sz w:val="20"/>
          <w:szCs w:val="20"/>
        </w:rPr>
        <w:t>generalised</w:t>
      </w:r>
      <w:r>
        <w:rPr>
          <w:rFonts w:ascii="Liberation Serif" w:hAnsi="Liberation Serif"/>
          <w:sz w:val="20"/>
          <w:szCs w:val="20"/>
        </w:rPr>
      </w:r>
      <w:commentRangeEnd w:id="78"/>
      <w:r>
        <w:commentReference w:id="78"/>
      </w:r>
      <w:r>
        <w:rPr>
          <w:rFonts w:ascii="Liberation Serif" w:hAnsi="Liberation Serif"/>
          <w:sz w:val="20"/>
          <w:szCs w:val="20"/>
        </w:rPr>
        <w:commentReference w:id="79"/>
      </w:r>
      <w:r>
        <w:rPr>
          <w:rFonts w:ascii="Liberation Serif" w:hAnsi="Liberation Serif"/>
          <w:i w:val="false"/>
          <w:iCs/>
          <w:sz w:val="20"/>
          <w:szCs w:val="20"/>
        </w:rPr>
        <w:t xml:space="preserve"> linear mixed models (GLMMs) for three scenarios: PN, present-natural (blue); CU, current (red); and RW, rewilding (green). </w:t>
      </w:r>
      <w:r>
        <w:rPr>
          <w:rFonts w:ascii="Liberation Serif" w:hAnsi="Liberation Serif"/>
          <w:i w:val="false"/>
          <w:iCs/>
          <w:sz w:val="20"/>
          <w:szCs w:val="20"/>
        </w:rPr>
        <w:t>C</w:t>
      </w:r>
      <w:r>
        <w:rPr>
          <w:rFonts w:ascii="Liberation Serif" w:hAnsi="Liberation Serif"/>
          <w:i w:val="false"/>
          <w:iCs/>
          <w:sz w:val="20"/>
          <w:szCs w:val="20"/>
        </w:rPr>
        <w:t xml:space="preserve">ircles </w:t>
      </w:r>
      <w:r>
        <w:rPr>
          <w:rFonts w:ascii="Liberation Serif" w:hAnsi="Liberation Serif"/>
          <w:i w:val="false"/>
          <w:iCs/>
          <w:sz w:val="20"/>
          <w:szCs w:val="20"/>
        </w:rPr>
        <w:t xml:space="preserve">show the </w:t>
      </w:r>
      <w:r>
        <w:rPr>
          <w:rFonts w:ascii="Liberation Serif" w:hAnsi="Liberation Serif"/>
          <w:i w:val="false"/>
          <w:iCs/>
          <w:sz w:val="20"/>
          <w:szCs w:val="20"/>
        </w:rPr>
        <w:t>estimated means from the GLMMs</w:t>
      </w:r>
      <w:r>
        <w:rPr>
          <w:rFonts w:ascii="Liberation Serif" w:hAnsi="Liberation Serif"/>
          <w:i w:val="false"/>
          <w:iCs/>
          <w:sz w:val="20"/>
          <w:szCs w:val="20"/>
        </w:rPr>
        <w:t xml:space="preserve"> and lines and vertical bars the </w:t>
      </w:r>
      <w:r>
        <w:rPr>
          <w:rFonts w:ascii="Liberation Serif" w:hAnsi="Liberation Serif"/>
          <w:i w:val="false"/>
          <w:iCs/>
          <w:sz w:val="20"/>
          <w:szCs w:val="20"/>
        </w:rPr>
        <w:t>95% confidence intervals for protected areas (closed circle and solid lines) and for random areas (open circle and dashed lines). The GLMMs accounted for variation across biogeographic realms and food webs</w:t>
      </w:r>
      <w:r>
        <w:rPr>
          <w:rFonts w:ascii="Liberation Serif" w:hAnsi="Liberation Serif"/>
          <w:b/>
          <w:i w:val="false"/>
          <w:iCs/>
          <w:sz w:val="20"/>
          <w:szCs w:val="20"/>
        </w:rPr>
        <w:t xml:space="preserve">. </w:t>
      </w:r>
      <w:r>
        <w:rPr>
          <w:rFonts w:ascii="Liberation Serif" w:hAnsi="Liberation Serif"/>
          <w:b w:val="false"/>
          <w:bCs w:val="false"/>
          <w:i w:val="false"/>
          <w:iCs/>
          <w:sz w:val="20"/>
          <w:szCs w:val="20"/>
        </w:rPr>
        <w:t xml:space="preserve">Trophic levels were defined following of Malhi et al. (2016) as: megacarnivores (≥ 100 kg), large carnivores (21.5 – 99 kg), small carnivores (&lt; 21.5 kg), megaherbivores (≥ 1,000 kg), large herbivores (45 – 999 kg), and small herbivores (&lt; </w:t>
      </w:r>
      <w:r>
        <w:rPr>
          <w:rFonts w:ascii="Liberation Serif" w:hAnsi="Liberation Serif"/>
          <w:b w:val="false"/>
          <w:bCs w:val="false"/>
          <w:i w:val="false"/>
          <w:iCs/>
          <w:sz w:val="20"/>
          <w:szCs w:val="20"/>
        </w:rPr>
        <w:t>4</w:t>
      </w:r>
      <w:r>
        <w:rPr>
          <w:rFonts w:ascii="Liberation Serif" w:hAnsi="Liberation Serif"/>
          <w:b w:val="false"/>
          <w:bCs w:val="false"/>
          <w:i w:val="false"/>
          <w:iCs/>
          <w:sz w:val="20"/>
          <w:szCs w:val="20"/>
        </w:rPr>
        <w:t>5 kg).</w:t>
      </w:r>
      <w:r>
        <w:br w:type="page"/>
      </w:r>
    </w:p>
    <w:p>
      <w:pPr>
        <w:pStyle w:val="TextBody"/>
        <w:spacing w:lineRule="auto" w:line="360"/>
        <w:rPr>
          <w:rFonts w:ascii="Liberation Serif" w:hAnsi="Liberation Serif"/>
        </w:rPr>
      </w:pPr>
      <w:r>
        <w:rPr>
          <w:rFonts w:ascii="Liberation Serif" w:hAnsi="Liberation Serif"/>
        </w:rPr>
      </w:r>
    </w:p>
    <w:p>
      <w:pPr>
        <w:pStyle w:val="TextBody"/>
        <w:spacing w:lineRule="auto" w:line="360"/>
        <w:rPr>
          <w:rFonts w:ascii="Liberation Serif" w:hAnsi="Liberation Serif"/>
          <w:sz w:val="20"/>
          <w:szCs w:val="20"/>
        </w:rPr>
      </w:pPr>
      <w: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486400" cy="5486400"/>
            <wp:effectExtent l="0" t="0" r="0" b="0"/>
            <wp:wrapSquare wrapText="largest"/>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22"/>
                    <a:stretch>
                      <a:fillRect/>
                    </a:stretch>
                  </pic:blipFill>
                  <pic:spPr bwMode="auto">
                    <a:xfrm>
                      <a:off x="0" y="0"/>
                      <a:ext cx="5486400" cy="5486400"/>
                    </a:xfrm>
                    <a:prstGeom prst="rect">
                      <a:avLst/>
                    </a:prstGeom>
                  </pic:spPr>
                </pic:pic>
              </a:graphicData>
            </a:graphic>
          </wp:anchor>
        </w:drawing>
      </w:r>
      <w:r>
        <w:rPr>
          <w:rFonts w:ascii="Liberation Serif" w:hAnsi="Liberation Serif"/>
          <w:b w:val="false"/>
          <w:bCs w:val="false"/>
          <w:i w:val="false"/>
          <w:iCs/>
          <w:sz w:val="20"/>
          <w:szCs w:val="20"/>
        </w:rPr>
        <w:t>Figure 3. Model estimates of the number of predator-prey interactions between each trophic level from generalised linear mixed models (GLMMs) for three scenarios: PN, present-natural (</w:t>
      </w:r>
      <w:r>
        <w:rPr>
          <w:rFonts w:ascii="Liberation Serif" w:hAnsi="Liberation Serif"/>
          <w:b w:val="false"/>
          <w:bCs w:val="false"/>
          <w:i w:val="false"/>
          <w:iCs/>
          <w:sz w:val="20"/>
          <w:szCs w:val="20"/>
        </w:rPr>
        <w:t>blue</w:t>
      </w:r>
      <w:r>
        <w:rPr>
          <w:rFonts w:ascii="Liberation Serif" w:hAnsi="Liberation Serif"/>
          <w:b w:val="false"/>
          <w:bCs w:val="false"/>
          <w:i w:val="false"/>
          <w:iCs/>
          <w:sz w:val="20"/>
          <w:szCs w:val="20"/>
        </w:rPr>
        <w:t>); CU, current (</w:t>
      </w:r>
      <w:r>
        <w:rPr>
          <w:rFonts w:ascii="Liberation Serif" w:hAnsi="Liberation Serif"/>
          <w:b w:val="false"/>
          <w:bCs w:val="false"/>
          <w:i w:val="false"/>
          <w:iCs/>
          <w:sz w:val="20"/>
          <w:szCs w:val="20"/>
        </w:rPr>
        <w:t>red</w:t>
      </w:r>
      <w:r>
        <w:rPr>
          <w:rFonts w:ascii="Liberation Serif" w:hAnsi="Liberation Serif"/>
          <w:b w:val="false"/>
          <w:bCs w:val="false"/>
          <w:i w:val="false"/>
          <w:iCs/>
          <w:sz w:val="20"/>
          <w:szCs w:val="20"/>
        </w:rPr>
        <w:t>); RW, rewilding (</w:t>
      </w:r>
      <w:r>
        <w:rPr>
          <w:rFonts w:ascii="Liberation Serif" w:hAnsi="Liberation Serif"/>
          <w:b w:val="false"/>
          <w:bCs w:val="false"/>
          <w:i w:val="false"/>
          <w:iCs/>
          <w:sz w:val="20"/>
          <w:szCs w:val="20"/>
        </w:rPr>
        <w:t>green</w:t>
      </w:r>
      <w:r>
        <w:rPr>
          <w:rFonts w:ascii="Liberation Serif" w:hAnsi="Liberation Serif"/>
          <w:b w:val="false"/>
          <w:bCs w:val="false"/>
          <w:i w:val="false"/>
          <w:iCs/>
          <w:sz w:val="20"/>
          <w:szCs w:val="20"/>
        </w:rPr>
        <w:t xml:space="preserve">). </w:t>
      </w:r>
      <w:r>
        <w:rPr>
          <w:rFonts w:ascii="Liberation Serif" w:hAnsi="Liberation Serif"/>
          <w:b w:val="false"/>
          <w:bCs w:val="false"/>
          <w:i w:val="false"/>
          <w:iCs/>
          <w:sz w:val="20"/>
          <w:szCs w:val="20"/>
        </w:rPr>
        <w:t>Circles show t</w:t>
      </w:r>
      <w:r>
        <w:rPr>
          <w:rFonts w:ascii="Liberation Serif" w:hAnsi="Liberation Serif"/>
          <w:b w:val="false"/>
          <w:bCs w:val="false"/>
          <w:i w:val="false"/>
          <w:iCs/>
          <w:sz w:val="20"/>
          <w:szCs w:val="20"/>
        </w:rPr>
        <w:t xml:space="preserve">he model estimates </w:t>
      </w:r>
      <w:r>
        <w:rPr>
          <w:rFonts w:ascii="Liberation Serif" w:hAnsi="Liberation Serif"/>
          <w:b w:val="false"/>
          <w:bCs w:val="false"/>
          <w:i w:val="false"/>
          <w:iCs/>
          <w:sz w:val="20"/>
          <w:szCs w:val="20"/>
        </w:rPr>
        <w:t xml:space="preserve">and lines and vertical bars the </w:t>
      </w:r>
      <w:r>
        <w:rPr>
          <w:rFonts w:ascii="Liberation Serif" w:hAnsi="Liberation Serif"/>
          <w:b w:val="false"/>
          <w:bCs w:val="false"/>
          <w:i w:val="false"/>
          <w:iCs/>
          <w:sz w:val="20"/>
          <w:szCs w:val="20"/>
        </w:rPr>
        <w:t>95% confidence intervals for protected areas (closed circle and solid lines) and for random areas (open circle and dashed lines) are shown.</w:t>
      </w:r>
      <w:r>
        <w:rPr>
          <w:rFonts w:ascii="Liberation Serif" w:hAnsi="Liberation Serif"/>
          <w:b w:val="false"/>
          <w:bCs w:val="false"/>
          <w:i/>
          <w:iCs/>
          <w:sz w:val="20"/>
          <w:szCs w:val="20"/>
        </w:rPr>
        <w:t xml:space="preserve"> </w:t>
      </w:r>
      <w:r>
        <w:rPr>
          <w:rFonts w:ascii="Liberation Serif" w:hAnsi="Liberation Serif"/>
          <w:b w:val="false"/>
          <w:bCs w:val="false"/>
          <w:i w:val="false"/>
          <w:iCs/>
          <w:sz w:val="20"/>
          <w:szCs w:val="20"/>
        </w:rPr>
        <w:t xml:space="preserve">The GLMMs accounted for variation across biogeographic realms and food webs. </w:t>
      </w:r>
      <w:r>
        <w:rPr>
          <w:rFonts w:ascii="Liberation Serif" w:hAnsi="Liberation Serif"/>
          <w:b w:val="false"/>
          <w:bCs w:val="false"/>
          <w:i w:val="false"/>
          <w:iCs/>
          <w:sz w:val="20"/>
          <w:szCs w:val="20"/>
        </w:rPr>
        <w:t>For the definition</w:t>
      </w:r>
      <w:r>
        <w:rPr>
          <w:rFonts w:ascii="Liberation Serif" w:hAnsi="Liberation Serif"/>
          <w:b w:val="false"/>
          <w:bCs w:val="false"/>
          <w:i w:val="false"/>
          <w:iCs/>
          <w:sz w:val="20"/>
          <w:szCs w:val="20"/>
        </w:rPr>
        <w:t>s</w:t>
      </w:r>
      <w:r>
        <w:rPr>
          <w:rFonts w:ascii="Liberation Serif" w:hAnsi="Liberation Serif"/>
          <w:b w:val="false"/>
          <w:bCs w:val="false"/>
          <w:i w:val="false"/>
          <w:iCs/>
          <w:sz w:val="20"/>
          <w:szCs w:val="20"/>
        </w:rPr>
        <w:t xml:space="preserve"> of trophic levels see </w:t>
      </w:r>
      <w:r>
        <w:rPr>
          <w:rFonts w:ascii="Liberation Serif" w:hAnsi="Liberation Serif"/>
          <w:b w:val="false"/>
          <w:bCs w:val="false"/>
          <w:i w:val="false"/>
          <w:iCs/>
          <w:sz w:val="20"/>
          <w:szCs w:val="20"/>
        </w:rPr>
        <w:t xml:space="preserve">the caption of </w:t>
      </w:r>
      <w:r>
        <w:rPr>
          <w:rFonts w:ascii="Liberation Serif" w:hAnsi="Liberation Serif"/>
          <w:b w:val="false"/>
          <w:bCs w:val="false"/>
          <w:i w:val="false"/>
          <w:iCs/>
          <w:sz w:val="20"/>
          <w:szCs w:val="20"/>
        </w:rPr>
        <w:t xml:space="preserve">Fig. 1. </w:t>
      </w:r>
      <w:commentRangeStart w:id="80"/>
      <w:r>
        <w:rPr>
          <w:rFonts w:ascii="Liberation Serif" w:hAnsi="Liberation Serif"/>
          <w:b w:val="false"/>
          <w:bCs w:val="false"/>
          <w:i w:val="false"/>
          <w:iCs/>
          <w:sz w:val="20"/>
          <w:szCs w:val="20"/>
        </w:rPr>
        <w:t>Megaherbivores were free from predation in all food webs.</w:t>
      </w:r>
      <w:commentRangeEnd w:id="80"/>
      <w:r>
        <w:commentReference w:id="80"/>
      </w:r>
      <w:r>
        <w:rPr>
          <w:rFonts w:ascii="Liberation Serif" w:hAnsi="Liberation Serif"/>
          <w:b w:val="false"/>
          <w:bCs w:val="false"/>
          <w:i w:val="false"/>
          <w:iCs/>
          <w:sz w:val="20"/>
          <w:szCs w:val="20"/>
        </w:rPr>
      </w:r>
      <w:r>
        <w:br w:type="page"/>
      </w:r>
    </w:p>
    <w:p>
      <w:pPr>
        <w:pStyle w:val="TextBody"/>
        <w:spacing w:lineRule="auto" w:line="360"/>
        <w:rPr>
          <w:rFonts w:ascii="Liberation Serif" w:hAnsi="Liberation Serif"/>
          <w:sz w:val="20"/>
          <w:szCs w:val="20"/>
        </w:rPr>
      </w:pPr>
      <w:commentRangeStart w:id="81"/>
      <w: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486400" cy="7211695"/>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23"/>
                    <a:stretch>
                      <a:fillRect/>
                    </a:stretch>
                  </pic:blipFill>
                  <pic:spPr bwMode="auto">
                    <a:xfrm>
                      <a:off x="0" y="0"/>
                      <a:ext cx="5486400" cy="7211695"/>
                    </a:xfrm>
                    <a:prstGeom prst="rect">
                      <a:avLst/>
                    </a:prstGeom>
                  </pic:spPr>
                </pic:pic>
              </a:graphicData>
            </a:graphic>
          </wp:anchor>
        </w:drawing>
      </w:r>
      <w:r>
        <w:rPr>
          <w:rFonts w:ascii="Liberation Serif" w:hAnsi="Liberation Serif"/>
          <w:b w:val="false"/>
          <w:bCs w:val="false"/>
          <w:i w:val="false"/>
          <w:iCs/>
          <w:sz w:val="20"/>
          <w:szCs w:val="20"/>
        </w:rPr>
        <w:t>F</w:t>
      </w:r>
      <w:r>
        <w:rPr>
          <w:rFonts w:ascii="Liberation Serif" w:hAnsi="Liberation Serif"/>
          <w:b w:val="false"/>
          <w:bCs w:val="false"/>
          <w:i w:val="false"/>
          <w:iCs/>
          <w:sz w:val="20"/>
          <w:szCs w:val="20"/>
        </w:rPr>
        <w:t>igure</w:t>
      </w:r>
      <w:r>
        <w:rPr>
          <w:rFonts w:ascii="Liberation Serif" w:hAnsi="Liberation Serif"/>
          <w:b w:val="false"/>
          <w:bCs w:val="false"/>
          <w:i w:val="false"/>
          <w:iCs/>
          <w:sz w:val="20"/>
          <w:szCs w:val="20"/>
        </w:rPr>
      </w:r>
      <w:commentRangeEnd w:id="81"/>
      <w:r>
        <w:commentReference w:id="81"/>
      </w:r>
      <w:r>
        <w:rPr>
          <w:rFonts w:ascii="Liberation Serif" w:hAnsi="Liberation Serif"/>
          <w:b w:val="false"/>
          <w:bCs w:val="false"/>
          <w:i w:val="false"/>
          <w:iCs/>
          <w:sz w:val="20"/>
          <w:szCs w:val="20"/>
        </w:rPr>
        <w:t xml:space="preserve"> 4: Network representation of the mean estimates from GLMMs for the food webs in the three scenarios. Circles are trophic levels and lines the predator-prey interactions. Circles and lines are normalised for the present-natural values, our reference baseline. </w:t>
      </w:r>
      <w:r>
        <w:rPr>
          <w:rFonts w:ascii="Liberation Serif" w:hAnsi="Liberation Serif"/>
          <w:b w:val="false"/>
          <w:bCs w:val="false"/>
          <w:i w:val="false"/>
          <w:iCs/>
          <w:sz w:val="20"/>
          <w:szCs w:val="20"/>
        </w:rPr>
        <w:t>Circle colours show the trophic levels.</w:t>
      </w:r>
      <w:r>
        <w:br w:type="page"/>
      </w:r>
    </w:p>
    <w:p>
      <w:pPr>
        <w:pStyle w:val="TextBody"/>
        <w:spacing w:lineRule="auto" w:line="360"/>
        <w:rPr>
          <w:rFonts w:ascii="Liberation Serif" w:hAnsi="Liberation Serif"/>
          <w:b w:val="false"/>
          <w:b w:val="false"/>
          <w:bCs w:val="false"/>
          <w:i w:val="false"/>
          <w:i w:val="false"/>
          <w:iCs/>
          <w:sz w:val="20"/>
          <w:szCs w:val="20"/>
        </w:rPr>
      </w:pPr>
      <w:r>
        <w:rPr>
          <w:rFonts w:ascii="Liberation Serif" w:hAnsi="Liberation Serif"/>
          <w:b w:val="false"/>
          <w:bCs w:val="false"/>
          <w:i w:val="false"/>
          <w:iCs/>
          <w:sz w:val="20"/>
          <w:szCs w:val="20"/>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4318635" cy="2877185"/>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24"/>
                    <a:stretch>
                      <a:fillRect/>
                    </a:stretch>
                  </pic:blipFill>
                  <pic:spPr bwMode="auto">
                    <a:xfrm>
                      <a:off x="0" y="0"/>
                      <a:ext cx="4318635" cy="2877185"/>
                    </a:xfrm>
                    <a:prstGeom prst="rect">
                      <a:avLst/>
                    </a:prstGeom>
                  </pic:spPr>
                </pic:pic>
              </a:graphicData>
            </a:graphic>
          </wp:anchor>
        </w:drawing>
      </w:r>
    </w:p>
    <w:p>
      <w:pPr>
        <w:pStyle w:val="TextBody"/>
        <w:spacing w:lineRule="auto" w:line="360"/>
        <w:rPr>
          <w:rFonts w:ascii="Liberation Serif" w:hAnsi="Liberation Serif"/>
          <w:b w:val="false"/>
          <w:b w:val="false"/>
          <w:bCs w:val="false"/>
          <w:i w:val="false"/>
          <w:i w:val="false"/>
          <w:iCs/>
          <w:sz w:val="20"/>
          <w:szCs w:val="20"/>
        </w:rPr>
      </w:pPr>
      <w:r>
        <w:rPr>
          <w:rFonts w:ascii="Liberation Serif" w:hAnsi="Liberation Serif"/>
          <w:b w:val="false"/>
          <w:bCs w:val="false"/>
          <w:i w:val="false"/>
          <w:iCs/>
          <w:sz w:val="20"/>
          <w:szCs w:val="20"/>
        </w:rPr>
      </w:r>
    </w:p>
    <w:p>
      <w:pPr>
        <w:pStyle w:val="TextBody"/>
        <w:spacing w:lineRule="auto" w:line="360"/>
        <w:rPr>
          <w:rFonts w:ascii="Liberation Serif" w:hAnsi="Liberation Serif"/>
          <w:b w:val="false"/>
          <w:b w:val="false"/>
          <w:bCs w:val="false"/>
          <w:i w:val="false"/>
          <w:i w:val="false"/>
          <w:iCs/>
          <w:sz w:val="20"/>
          <w:szCs w:val="20"/>
        </w:rPr>
      </w:pPr>
      <w:r>
        <w:rPr>
          <w:rFonts w:ascii="Liberation Serif" w:hAnsi="Liberation Serif"/>
          <w:b w:val="false"/>
          <w:bCs w:val="false"/>
          <w:i w:val="false"/>
          <w:iCs/>
          <w:sz w:val="20"/>
          <w:szCs w:val="20"/>
        </w:rPr>
      </w:r>
    </w:p>
    <w:p>
      <w:pPr>
        <w:pStyle w:val="TextBody"/>
        <w:spacing w:lineRule="auto" w:line="360"/>
        <w:rPr>
          <w:rFonts w:ascii="Liberation Serif" w:hAnsi="Liberation Serif"/>
          <w:b w:val="false"/>
          <w:b w:val="false"/>
          <w:bCs w:val="false"/>
          <w:i w:val="false"/>
          <w:i w:val="false"/>
          <w:iCs/>
          <w:sz w:val="20"/>
          <w:szCs w:val="20"/>
        </w:rPr>
      </w:pPr>
      <w:r>
        <w:rPr>
          <w:rFonts w:ascii="Liberation Serif" w:hAnsi="Liberation Serif"/>
          <w:b w:val="false"/>
          <w:bCs w:val="false"/>
          <w:i w:val="false"/>
          <w:iCs/>
          <w:sz w:val="20"/>
          <w:szCs w:val="20"/>
        </w:rPr>
      </w:r>
    </w:p>
    <w:p>
      <w:pPr>
        <w:pStyle w:val="TextBody"/>
        <w:spacing w:lineRule="auto" w:line="360"/>
        <w:rPr>
          <w:rFonts w:ascii="Liberation Serif" w:hAnsi="Liberation Serif"/>
          <w:b w:val="false"/>
          <w:b w:val="false"/>
          <w:bCs w:val="false"/>
          <w:i w:val="false"/>
          <w:i w:val="false"/>
          <w:iCs/>
          <w:sz w:val="20"/>
          <w:szCs w:val="20"/>
        </w:rPr>
      </w:pPr>
      <w:r>
        <w:rPr>
          <w:rFonts w:ascii="Liberation Serif" w:hAnsi="Liberation Serif"/>
          <w:b w:val="false"/>
          <w:bCs w:val="false"/>
          <w:i w:val="false"/>
          <w:iCs/>
          <w:sz w:val="20"/>
          <w:szCs w:val="20"/>
        </w:rPr>
      </w:r>
    </w:p>
    <w:p>
      <w:pPr>
        <w:pStyle w:val="TextBody"/>
        <w:spacing w:lineRule="auto" w:line="360"/>
        <w:rPr>
          <w:rFonts w:ascii="Liberation Serif" w:hAnsi="Liberation Serif"/>
          <w:b w:val="false"/>
          <w:b w:val="false"/>
          <w:bCs w:val="false"/>
          <w:i w:val="false"/>
          <w:i w:val="false"/>
          <w:iCs/>
          <w:sz w:val="20"/>
          <w:szCs w:val="20"/>
        </w:rPr>
      </w:pPr>
      <w:r>
        <w:rPr>
          <w:rFonts w:ascii="Liberation Serif" w:hAnsi="Liberation Serif"/>
          <w:b w:val="false"/>
          <w:bCs w:val="false"/>
          <w:i w:val="false"/>
          <w:iCs/>
          <w:sz w:val="20"/>
          <w:szCs w:val="20"/>
        </w:rPr>
      </w:r>
    </w:p>
    <w:p>
      <w:pPr>
        <w:pStyle w:val="TextBody"/>
        <w:spacing w:lineRule="auto" w:line="360"/>
        <w:rPr>
          <w:rFonts w:ascii="Liberation Serif" w:hAnsi="Liberation Serif"/>
          <w:b w:val="false"/>
          <w:b w:val="false"/>
          <w:bCs w:val="false"/>
          <w:i w:val="false"/>
          <w:i w:val="false"/>
          <w:iCs/>
          <w:sz w:val="20"/>
          <w:szCs w:val="20"/>
        </w:rPr>
      </w:pPr>
      <w:r>
        <w:rPr>
          <w:rFonts w:ascii="Liberation Serif" w:hAnsi="Liberation Serif"/>
          <w:b w:val="false"/>
          <w:bCs w:val="false"/>
          <w:i w:val="false"/>
          <w:iCs/>
          <w:sz w:val="20"/>
          <w:szCs w:val="20"/>
        </w:rPr>
      </w:r>
    </w:p>
    <w:p>
      <w:pPr>
        <w:pStyle w:val="TextBody"/>
        <w:spacing w:lineRule="auto" w:line="360"/>
        <w:rPr>
          <w:rFonts w:ascii="Liberation Serif" w:hAnsi="Liberation Serif"/>
          <w:b w:val="false"/>
          <w:b w:val="false"/>
          <w:bCs w:val="false"/>
          <w:i w:val="false"/>
          <w:i w:val="false"/>
          <w:iCs/>
          <w:sz w:val="20"/>
          <w:szCs w:val="20"/>
        </w:rPr>
      </w:pPr>
      <w:r>
        <w:rPr>
          <w:rFonts w:ascii="Liberation Serif" w:hAnsi="Liberation Serif"/>
          <w:b w:val="false"/>
          <w:bCs w:val="false"/>
          <w:i w:val="false"/>
          <w:iCs/>
          <w:sz w:val="20"/>
          <w:szCs w:val="20"/>
        </w:rPr>
      </w:r>
    </w:p>
    <w:p>
      <w:pPr>
        <w:pStyle w:val="TextBody"/>
        <w:spacing w:lineRule="auto" w:line="360"/>
        <w:rPr>
          <w:rFonts w:ascii="Liberation Serif" w:hAnsi="Liberation Serif"/>
          <w:b w:val="false"/>
          <w:b w:val="false"/>
          <w:bCs w:val="false"/>
          <w:i w:val="false"/>
          <w:i w:val="false"/>
          <w:iCs/>
          <w:sz w:val="20"/>
          <w:szCs w:val="20"/>
        </w:rPr>
      </w:pPr>
      <w:r>
        <w:rPr>
          <w:rFonts w:ascii="Liberation Serif" w:hAnsi="Liberation Serif"/>
          <w:b w:val="false"/>
          <w:bCs w:val="false"/>
          <w:i w:val="false"/>
          <w:iCs/>
          <w:sz w:val="20"/>
          <w:szCs w:val="20"/>
        </w:rPr>
      </w:r>
    </w:p>
    <w:p>
      <w:pPr>
        <w:pStyle w:val="ImageCaption"/>
        <w:bidi w:val="0"/>
        <w:spacing w:lineRule="auto" w:line="360"/>
        <w:rPr>
          <w:rFonts w:ascii="Liberation Serif" w:hAnsi="Liberation Serif"/>
          <w:i w:val="false"/>
          <w:i w:val="false"/>
          <w:iCs w:val="false"/>
          <w:sz w:val="20"/>
          <w:szCs w:val="20"/>
        </w:rPr>
      </w:pPr>
      <w:commentRangeStart w:id="82"/>
      <w:r>
        <w:rPr>
          <w:rFonts w:ascii="Liberation Serif" w:hAnsi="Liberation Serif"/>
          <w:b w:val="false"/>
          <w:bCs w:val="false"/>
          <w:i w:val="false"/>
          <w:iCs/>
          <w:sz w:val="20"/>
          <w:szCs w:val="20"/>
        </w:rPr>
        <w:t>Figure</w:t>
      </w:r>
      <w:r>
        <w:rPr>
          <w:rFonts w:ascii="Liberation Serif" w:hAnsi="Liberation Serif"/>
          <w:i w:val="false"/>
          <w:iCs w:val="false"/>
          <w:sz w:val="20"/>
          <w:szCs w:val="20"/>
        </w:rPr>
      </w:r>
      <w:commentRangeEnd w:id="82"/>
      <w:r>
        <w:commentReference w:id="82"/>
      </w:r>
      <w:r>
        <w:rPr>
          <w:rFonts w:ascii="Liberation Serif" w:hAnsi="Liberation Serif"/>
          <w:b w:val="false"/>
          <w:bCs w:val="false"/>
          <w:i w:val="false"/>
          <w:iCs/>
          <w:sz w:val="20"/>
          <w:szCs w:val="20"/>
        </w:rPr>
        <w:commentReference w:id="83"/>
      </w:r>
      <w:r>
        <w:rPr>
          <w:rFonts w:ascii="Liberation Serif" w:hAnsi="Liberation Serif"/>
          <w:b w:val="false"/>
          <w:bCs w:val="false"/>
          <w:i w:val="false"/>
          <w:iCs/>
          <w:sz w:val="20"/>
          <w:szCs w:val="20"/>
        </w:rPr>
        <w:t xml:space="preserve"> </w:t>
      </w:r>
      <w:r>
        <w:rPr>
          <w:rFonts w:ascii="Liberation Serif" w:hAnsi="Liberation Serif"/>
          <w:b w:val="false"/>
          <w:bCs w:val="false"/>
          <w:i w:val="false"/>
          <w:iCs/>
          <w:sz w:val="20"/>
          <w:szCs w:val="20"/>
        </w:rPr>
        <w:t>5</w:t>
      </w:r>
      <w:r>
        <w:rPr>
          <w:rFonts w:ascii="Liberation Serif" w:hAnsi="Liberation Serif"/>
          <w:b w:val="false"/>
          <w:bCs w:val="false"/>
          <w:i w:val="false"/>
          <w:iCs/>
          <w:sz w:val="20"/>
          <w:szCs w:val="20"/>
        </w:rPr>
        <w:t xml:space="preserve">: Number (n) and extension of </w:t>
      </w:r>
      <w:r>
        <w:rPr>
          <w:rFonts w:ascii="Liberation Serif" w:hAnsi="Liberation Serif"/>
          <w:b w:val="false"/>
          <w:bCs w:val="false"/>
          <w:i w:val="false"/>
          <w:iCs/>
          <w:sz w:val="20"/>
          <w:szCs w:val="20"/>
        </w:rPr>
        <w:t xml:space="preserve">the </w:t>
      </w:r>
      <w:r>
        <w:rPr>
          <w:rFonts w:ascii="Liberation Serif" w:hAnsi="Liberation Serif"/>
          <w:b w:val="false"/>
          <w:bCs w:val="false"/>
          <w:i w:val="false"/>
          <w:iCs/>
          <w:sz w:val="20"/>
          <w:szCs w:val="20"/>
        </w:rPr>
        <w:t>protected areas studie</w:t>
      </w:r>
      <w:r>
        <w:rPr>
          <w:rFonts w:ascii="Liberation Serif" w:hAnsi="Liberation Serif"/>
          <w:b w:val="false"/>
          <w:bCs w:val="false"/>
          <w:i w:val="false"/>
          <w:iCs/>
          <w:sz w:val="20"/>
          <w:szCs w:val="20"/>
        </w:rPr>
        <w:t>d</w:t>
      </w:r>
      <w:r>
        <w:rPr>
          <w:rFonts w:ascii="Liberation Serif" w:hAnsi="Liberation Serif"/>
          <w:b w:val="false"/>
          <w:bCs w:val="false"/>
          <w:i w:val="false"/>
          <w:iCs/>
          <w:sz w:val="20"/>
          <w:szCs w:val="20"/>
        </w:rPr>
        <w:t xml:space="preserve"> for the six biogeographic realm. Violin plots show the distribution of area size per realm and points the individual protected areas.</w:t>
      </w:r>
    </w:p>
    <w:p>
      <w:pPr>
        <w:pStyle w:val="ImageCaption"/>
        <w:bidi w:val="0"/>
        <w:spacing w:lineRule="auto" w:line="360"/>
        <w:rPr>
          <w:rFonts w:ascii="Liberation Serif" w:hAnsi="Liberation Serif"/>
          <w:b w:val="false"/>
          <w:b w:val="false"/>
          <w:bCs w:val="false"/>
          <w:i w:val="false"/>
          <w:i w:val="false"/>
          <w:iCs/>
          <w:sz w:val="20"/>
          <w:szCs w:val="20"/>
        </w:rPr>
      </w:pPr>
      <w:r>
        <w:rPr>
          <w:rFonts w:ascii="Liberation Serif" w:hAnsi="Liberation Serif"/>
          <w:b w:val="false"/>
          <w:bCs w:val="false"/>
          <w:i w:val="false"/>
          <w:iCs/>
          <w:sz w:val="20"/>
          <w:szCs w:val="20"/>
        </w:rPr>
      </w:r>
    </w:p>
    <w:tbl>
      <w:tblPr>
        <w:tblW w:w="11050" w:type="dxa"/>
        <w:jc w:val="left"/>
        <w:tblInd w:w="-1295" w:type="dxa"/>
        <w:tblBorders>
          <w:bottom w:val="single" w:sz="2" w:space="0" w:color="000000"/>
          <w:insideH w:val="single" w:sz="2" w:space="0" w:color="000000"/>
        </w:tblBorders>
        <w:tblCellMar>
          <w:top w:w="55" w:type="dxa"/>
          <w:left w:w="55" w:type="dxa"/>
          <w:bottom w:w="55" w:type="dxa"/>
          <w:right w:w="55" w:type="dxa"/>
        </w:tblCellMar>
      </w:tblPr>
      <w:tblGrid>
        <w:gridCol w:w="2378"/>
        <w:gridCol w:w="2387"/>
        <w:gridCol w:w="1694"/>
        <w:gridCol w:w="1589"/>
        <w:gridCol w:w="1530"/>
        <w:gridCol w:w="1472"/>
      </w:tblGrid>
      <w:tr>
        <w:trPr/>
        <w:tc>
          <w:tcPr>
            <w:tcW w:w="2378" w:type="dxa"/>
            <w:tcBorders>
              <w:bottom w:val="single" w:sz="2" w:space="0" w:color="000000"/>
              <w:insideH w:val="single" w:sz="2" w:space="0" w:color="000000"/>
            </w:tcBorders>
            <w:shd w:fill="auto" w:val="clear"/>
          </w:tcPr>
          <w:p>
            <w:pPr>
              <w:pStyle w:val="TableContents"/>
              <w:spacing w:before="0" w:after="0"/>
              <w:rPr>
                <w:rFonts w:ascii="Liberation Serif" w:hAnsi="Liberation Serif"/>
                <w:sz w:val="20"/>
                <w:szCs w:val="20"/>
              </w:rPr>
            </w:pPr>
            <w:r>
              <w:rPr>
                <w:rFonts w:ascii="Liberation Serif" w:hAnsi="Liberation Serif"/>
                <w:sz w:val="20"/>
                <w:szCs w:val="20"/>
              </w:rPr>
              <w:commentReference w:id="84"/>
            </w:r>
            <w:r>
              <w:rPr>
                <w:rFonts w:ascii="Liberation Serif" w:hAnsi="Liberation Serif"/>
                <w:sz w:val="20"/>
                <w:szCs w:val="20"/>
              </w:rPr>
              <w:t>Biogreographic realm</w:t>
            </w:r>
          </w:p>
        </w:tc>
        <w:tc>
          <w:tcPr>
            <w:tcW w:w="2387" w:type="dxa"/>
            <w:tcBorders>
              <w:bottom w:val="single" w:sz="2" w:space="0" w:color="000000"/>
              <w:insideH w:val="single" w:sz="2" w:space="0" w:color="000000"/>
            </w:tcBorders>
            <w:shd w:fill="auto" w:val="clear"/>
          </w:tcPr>
          <w:p>
            <w:pPr>
              <w:pStyle w:val="TableContents"/>
              <w:spacing w:before="0" w:after="0"/>
              <w:rPr>
                <w:rFonts w:ascii="Liberation Serif" w:hAnsi="Liberation Serif"/>
                <w:sz w:val="20"/>
                <w:szCs w:val="20"/>
              </w:rPr>
            </w:pPr>
            <w:r>
              <w:rPr>
                <w:rFonts w:ascii="Liberation Serif" w:hAnsi="Liberation Serif"/>
                <w:sz w:val="20"/>
                <w:szCs w:val="20"/>
              </w:rPr>
              <w:t>Number of protected areas</w:t>
            </w:r>
          </w:p>
        </w:tc>
        <w:tc>
          <w:tcPr>
            <w:tcW w:w="1694" w:type="dxa"/>
            <w:tcBorders>
              <w:bottom w:val="single" w:sz="2" w:space="0" w:color="000000"/>
              <w:insideH w:val="single" w:sz="2" w:space="0" w:color="000000"/>
            </w:tcBorders>
            <w:shd w:fill="auto" w:val="clear"/>
          </w:tcPr>
          <w:p>
            <w:pPr>
              <w:pStyle w:val="TableContents"/>
              <w:spacing w:before="0" w:after="0"/>
              <w:rPr>
                <w:rFonts w:ascii="Liberation Serif" w:hAnsi="Liberation Serif"/>
                <w:sz w:val="20"/>
                <w:szCs w:val="20"/>
              </w:rPr>
            </w:pPr>
            <w:r>
              <w:rPr>
                <w:rFonts w:ascii="Liberation Serif" w:hAnsi="Liberation Serif"/>
                <w:sz w:val="20"/>
                <w:szCs w:val="20"/>
              </w:rPr>
              <w:t>Minimum extent (km</w:t>
            </w:r>
            <w:r>
              <w:rPr>
                <w:rFonts w:ascii="Liberation Serif" w:hAnsi="Liberation Serif"/>
                <w:sz w:val="20"/>
                <w:szCs w:val="20"/>
                <w:vertAlign w:val="superscript"/>
              </w:rPr>
              <w:t>2</w:t>
            </w:r>
            <w:r>
              <w:rPr>
                <w:rFonts w:ascii="Liberation Serif" w:hAnsi="Liberation Serif"/>
                <w:position w:val="0"/>
                <w:sz w:val="20"/>
                <w:sz w:val="20"/>
                <w:szCs w:val="20"/>
                <w:vertAlign w:val="baseline"/>
              </w:rPr>
              <w:t>)</w:t>
            </w:r>
          </w:p>
        </w:tc>
        <w:tc>
          <w:tcPr>
            <w:tcW w:w="1589" w:type="dxa"/>
            <w:tcBorders>
              <w:bottom w:val="single" w:sz="2" w:space="0" w:color="000000"/>
              <w:insideH w:val="single" w:sz="2" w:space="0" w:color="000000"/>
            </w:tcBorders>
            <w:shd w:fill="auto" w:val="clear"/>
          </w:tcPr>
          <w:p>
            <w:pPr>
              <w:pStyle w:val="TableContents"/>
              <w:spacing w:before="0" w:after="0"/>
              <w:rPr>
                <w:rFonts w:ascii="Liberation Serif" w:hAnsi="Liberation Serif"/>
                <w:sz w:val="20"/>
                <w:szCs w:val="20"/>
              </w:rPr>
            </w:pPr>
            <w:r>
              <w:rPr>
                <w:rFonts w:ascii="Liberation Serif" w:hAnsi="Liberation Serif"/>
                <w:sz w:val="20"/>
                <w:szCs w:val="20"/>
              </w:rPr>
              <w:t>Mean extent (km</w:t>
            </w:r>
            <w:r>
              <w:rPr>
                <w:rFonts w:ascii="Liberation Serif" w:hAnsi="Liberation Serif"/>
                <w:sz w:val="20"/>
                <w:szCs w:val="20"/>
                <w:vertAlign w:val="superscript"/>
              </w:rPr>
              <w:t>2</w:t>
            </w:r>
            <w:r>
              <w:rPr>
                <w:rFonts w:ascii="Liberation Serif" w:hAnsi="Liberation Serif"/>
                <w:position w:val="0"/>
                <w:sz w:val="20"/>
                <w:sz w:val="20"/>
                <w:szCs w:val="20"/>
                <w:vertAlign w:val="baseline"/>
              </w:rPr>
              <w:t>)</w:t>
            </w:r>
          </w:p>
        </w:tc>
        <w:tc>
          <w:tcPr>
            <w:tcW w:w="1530" w:type="dxa"/>
            <w:tcBorders>
              <w:bottom w:val="single" w:sz="2" w:space="0" w:color="000000"/>
              <w:insideH w:val="single" w:sz="2" w:space="0" w:color="000000"/>
            </w:tcBorders>
            <w:shd w:fill="auto" w:val="clear"/>
          </w:tcPr>
          <w:p>
            <w:pPr>
              <w:pStyle w:val="TableContents"/>
              <w:spacing w:before="0" w:after="0"/>
              <w:rPr>
                <w:rFonts w:ascii="Liberation Serif" w:hAnsi="Liberation Serif"/>
                <w:sz w:val="20"/>
                <w:szCs w:val="20"/>
              </w:rPr>
            </w:pPr>
            <w:r>
              <w:rPr>
                <w:rFonts w:ascii="Liberation Serif" w:hAnsi="Liberation Serif"/>
                <w:sz w:val="20"/>
                <w:szCs w:val="20"/>
              </w:rPr>
              <w:t>Median extent (km</w:t>
            </w:r>
            <w:r>
              <w:rPr>
                <w:rFonts w:ascii="Liberation Serif" w:hAnsi="Liberation Serif"/>
                <w:sz w:val="20"/>
                <w:szCs w:val="20"/>
                <w:vertAlign w:val="superscript"/>
              </w:rPr>
              <w:t>2</w:t>
            </w:r>
            <w:r>
              <w:rPr>
                <w:rFonts w:ascii="Liberation Serif" w:hAnsi="Liberation Serif"/>
                <w:position w:val="0"/>
                <w:sz w:val="20"/>
                <w:sz w:val="20"/>
                <w:szCs w:val="20"/>
                <w:vertAlign w:val="baseline"/>
              </w:rPr>
              <w:t>)</w:t>
            </w:r>
          </w:p>
        </w:tc>
        <w:tc>
          <w:tcPr>
            <w:tcW w:w="1472" w:type="dxa"/>
            <w:tcBorders>
              <w:bottom w:val="single" w:sz="2" w:space="0" w:color="000000"/>
              <w:insideH w:val="single" w:sz="2" w:space="0" w:color="000000"/>
            </w:tcBorders>
            <w:shd w:fill="auto" w:val="clear"/>
          </w:tcPr>
          <w:p>
            <w:pPr>
              <w:pStyle w:val="TableContents"/>
              <w:spacing w:before="0" w:after="0"/>
              <w:rPr>
                <w:rFonts w:ascii="Liberation Serif" w:hAnsi="Liberation Serif"/>
                <w:sz w:val="20"/>
                <w:szCs w:val="20"/>
              </w:rPr>
            </w:pPr>
            <w:r>
              <w:rPr>
                <w:rFonts w:ascii="Liberation Serif" w:hAnsi="Liberation Serif"/>
                <w:sz w:val="20"/>
                <w:szCs w:val="20"/>
              </w:rPr>
              <w:t>Maximum extent (km</w:t>
            </w:r>
            <w:r>
              <w:rPr>
                <w:rFonts w:ascii="Liberation Serif" w:hAnsi="Liberation Serif"/>
                <w:sz w:val="20"/>
                <w:szCs w:val="20"/>
                <w:vertAlign w:val="superscript"/>
              </w:rPr>
              <w:t>2</w:t>
            </w:r>
            <w:r>
              <w:rPr>
                <w:rFonts w:ascii="Liberation Serif" w:hAnsi="Liberation Serif"/>
                <w:position w:val="0"/>
                <w:sz w:val="20"/>
                <w:sz w:val="20"/>
                <w:szCs w:val="20"/>
                <w:vertAlign w:val="baseline"/>
              </w:rPr>
              <w:t>)</w:t>
            </w:r>
          </w:p>
        </w:tc>
      </w:tr>
      <w:tr>
        <w:trPr/>
        <w:tc>
          <w:tcPr>
            <w:tcW w:w="2378" w:type="dxa"/>
            <w:tcBorders/>
            <w:shd w:fill="auto" w:val="clear"/>
          </w:tcPr>
          <w:p>
            <w:pPr>
              <w:pStyle w:val="TableContents"/>
              <w:spacing w:before="0" w:after="0"/>
              <w:rPr>
                <w:rFonts w:ascii="Liberation Serif" w:hAnsi="Liberation Serif"/>
                <w:sz w:val="20"/>
                <w:szCs w:val="20"/>
              </w:rPr>
            </w:pPr>
            <w:r>
              <w:rPr>
                <w:rFonts w:ascii="Liberation Serif" w:hAnsi="Liberation Serif"/>
                <w:sz w:val="20"/>
                <w:szCs w:val="20"/>
              </w:rPr>
              <w:t>Australasia</w:t>
            </w:r>
          </w:p>
        </w:tc>
        <w:tc>
          <w:tcPr>
            <w:tcW w:w="2387" w:type="dxa"/>
            <w:tcBorders/>
            <w:shd w:fill="auto" w:val="clear"/>
          </w:tcPr>
          <w:p>
            <w:pPr>
              <w:pStyle w:val="TableContents"/>
              <w:spacing w:before="0" w:after="0"/>
              <w:rPr>
                <w:rFonts w:ascii="Liberation Serif" w:hAnsi="Liberation Serif"/>
                <w:sz w:val="20"/>
                <w:szCs w:val="20"/>
              </w:rPr>
            </w:pPr>
            <w:r>
              <w:rPr>
                <w:rFonts w:ascii="Liberation Serif" w:hAnsi="Liberation Serif"/>
                <w:sz w:val="20"/>
                <w:szCs w:val="20"/>
              </w:rPr>
              <w:t>10</w:t>
            </w:r>
          </w:p>
        </w:tc>
        <w:tc>
          <w:tcPr>
            <w:tcW w:w="1694" w:type="dxa"/>
            <w:tcBorders/>
            <w:shd w:fill="auto" w:val="clear"/>
          </w:tcPr>
          <w:p>
            <w:pPr>
              <w:pStyle w:val="TableContents"/>
              <w:spacing w:before="0" w:after="0"/>
              <w:rPr>
                <w:rFonts w:ascii="Liberation Serif" w:hAnsi="Liberation Serif"/>
                <w:sz w:val="20"/>
                <w:szCs w:val="20"/>
              </w:rPr>
            </w:pPr>
            <w:r>
              <w:rPr>
                <w:rFonts w:ascii="Liberation Serif" w:hAnsi="Liberation Serif"/>
                <w:sz w:val="20"/>
                <w:szCs w:val="20"/>
              </w:rPr>
              <w:t>5,112</w:t>
            </w:r>
          </w:p>
        </w:tc>
        <w:tc>
          <w:tcPr>
            <w:tcW w:w="1589" w:type="dxa"/>
            <w:tcBorders/>
            <w:shd w:fill="auto" w:val="clear"/>
          </w:tcPr>
          <w:p>
            <w:pPr>
              <w:pStyle w:val="TableContents"/>
              <w:spacing w:before="0" w:after="0"/>
              <w:rPr>
                <w:rFonts w:ascii="Liberation Serif" w:hAnsi="Liberation Serif"/>
                <w:sz w:val="20"/>
                <w:szCs w:val="20"/>
              </w:rPr>
            </w:pPr>
            <w:r>
              <w:rPr>
                <w:rFonts w:ascii="Liberation Serif" w:hAnsi="Liberation Serif"/>
                <w:sz w:val="20"/>
                <w:szCs w:val="20"/>
              </w:rPr>
              <w:t>9,798</w:t>
            </w:r>
          </w:p>
        </w:tc>
        <w:tc>
          <w:tcPr>
            <w:tcW w:w="1530" w:type="dxa"/>
            <w:tcBorders/>
            <w:shd w:fill="auto" w:val="clear"/>
          </w:tcPr>
          <w:p>
            <w:pPr>
              <w:pStyle w:val="TableContents"/>
              <w:spacing w:before="0" w:after="0"/>
              <w:rPr>
                <w:rFonts w:ascii="Liberation Serif" w:hAnsi="Liberation Serif"/>
                <w:sz w:val="20"/>
                <w:szCs w:val="20"/>
              </w:rPr>
            </w:pPr>
            <w:r>
              <w:rPr>
                <w:rFonts w:ascii="Liberation Serif" w:hAnsi="Liberation Serif"/>
                <w:sz w:val="20"/>
                <w:szCs w:val="20"/>
              </w:rPr>
              <w:t>8,217</w:t>
            </w:r>
          </w:p>
        </w:tc>
        <w:tc>
          <w:tcPr>
            <w:tcW w:w="1472" w:type="dxa"/>
            <w:tcBorders/>
            <w:shd w:fill="auto" w:val="clear"/>
          </w:tcPr>
          <w:p>
            <w:pPr>
              <w:pStyle w:val="TableContents"/>
              <w:spacing w:before="0" w:after="0"/>
              <w:rPr>
                <w:rFonts w:ascii="Liberation Serif" w:hAnsi="Liberation Serif"/>
                <w:sz w:val="20"/>
                <w:szCs w:val="20"/>
              </w:rPr>
            </w:pPr>
            <w:r>
              <w:rPr>
                <w:rFonts w:ascii="Liberation Serif" w:hAnsi="Liberation Serif"/>
                <w:sz w:val="20"/>
                <w:szCs w:val="20"/>
              </w:rPr>
              <w:t>19,111</w:t>
            </w:r>
          </w:p>
        </w:tc>
      </w:tr>
      <w:tr>
        <w:trPr/>
        <w:tc>
          <w:tcPr>
            <w:tcW w:w="2378" w:type="dxa"/>
            <w:tcBorders/>
            <w:shd w:fill="auto" w:val="clear"/>
          </w:tcPr>
          <w:p>
            <w:pPr>
              <w:pStyle w:val="TableContents"/>
              <w:spacing w:before="0" w:after="0"/>
              <w:rPr>
                <w:rFonts w:ascii="Liberation Serif" w:hAnsi="Liberation Serif"/>
                <w:sz w:val="20"/>
                <w:szCs w:val="20"/>
              </w:rPr>
            </w:pPr>
            <w:r>
              <w:rPr>
                <w:rFonts w:ascii="Liberation Serif" w:hAnsi="Liberation Serif"/>
                <w:sz w:val="20"/>
                <w:szCs w:val="20"/>
              </w:rPr>
              <w:t>Afrotropic</w:t>
            </w:r>
          </w:p>
        </w:tc>
        <w:tc>
          <w:tcPr>
            <w:tcW w:w="2387" w:type="dxa"/>
            <w:tcBorders/>
            <w:shd w:fill="auto" w:val="clear"/>
          </w:tcPr>
          <w:p>
            <w:pPr>
              <w:pStyle w:val="TableContents"/>
              <w:spacing w:before="0" w:after="0"/>
              <w:rPr>
                <w:rFonts w:ascii="Liberation Serif" w:hAnsi="Liberation Serif"/>
                <w:sz w:val="20"/>
                <w:szCs w:val="20"/>
              </w:rPr>
            </w:pPr>
            <w:r>
              <w:rPr>
                <w:rFonts w:ascii="Liberation Serif" w:hAnsi="Liberation Serif"/>
                <w:sz w:val="20"/>
                <w:szCs w:val="20"/>
              </w:rPr>
              <w:t>45</w:t>
            </w:r>
          </w:p>
        </w:tc>
        <w:tc>
          <w:tcPr>
            <w:tcW w:w="1694" w:type="dxa"/>
            <w:tcBorders/>
            <w:shd w:fill="auto" w:val="clear"/>
          </w:tcPr>
          <w:p>
            <w:pPr>
              <w:pStyle w:val="TableContents"/>
              <w:spacing w:before="0" w:after="0"/>
              <w:rPr>
                <w:rFonts w:ascii="Liberation Serif" w:hAnsi="Liberation Serif"/>
                <w:sz w:val="20"/>
                <w:szCs w:val="20"/>
              </w:rPr>
            </w:pPr>
            <w:r>
              <w:rPr>
                <w:rFonts w:ascii="Liberation Serif" w:hAnsi="Liberation Serif"/>
                <w:sz w:val="20"/>
                <w:szCs w:val="20"/>
              </w:rPr>
              <w:t>5,368</w:t>
            </w:r>
          </w:p>
        </w:tc>
        <w:tc>
          <w:tcPr>
            <w:tcW w:w="1589" w:type="dxa"/>
            <w:tcBorders/>
            <w:shd w:fill="auto" w:val="clear"/>
          </w:tcPr>
          <w:p>
            <w:pPr>
              <w:pStyle w:val="TableContents"/>
              <w:spacing w:before="0" w:after="0"/>
              <w:rPr>
                <w:rFonts w:ascii="Liberation Serif" w:hAnsi="Liberation Serif"/>
                <w:sz w:val="20"/>
                <w:szCs w:val="20"/>
              </w:rPr>
            </w:pPr>
            <w:r>
              <w:rPr>
                <w:rFonts w:ascii="Liberation Serif" w:hAnsi="Liberation Serif"/>
                <w:sz w:val="20"/>
                <w:szCs w:val="20"/>
              </w:rPr>
              <w:t>16,032</w:t>
            </w:r>
          </w:p>
        </w:tc>
        <w:tc>
          <w:tcPr>
            <w:tcW w:w="1530" w:type="dxa"/>
            <w:tcBorders/>
            <w:shd w:fill="auto" w:val="clear"/>
          </w:tcPr>
          <w:p>
            <w:pPr>
              <w:pStyle w:val="TableContents"/>
              <w:spacing w:before="0" w:after="0"/>
              <w:rPr>
                <w:rFonts w:ascii="Liberation Serif" w:hAnsi="Liberation Serif"/>
                <w:sz w:val="20"/>
                <w:szCs w:val="20"/>
              </w:rPr>
            </w:pPr>
            <w:r>
              <w:rPr>
                <w:rFonts w:ascii="Liberation Serif" w:hAnsi="Liberation Serif"/>
                <w:sz w:val="20"/>
                <w:szCs w:val="20"/>
              </w:rPr>
              <w:t>12,034</w:t>
            </w:r>
          </w:p>
        </w:tc>
        <w:tc>
          <w:tcPr>
            <w:tcW w:w="1472" w:type="dxa"/>
            <w:tcBorders/>
            <w:shd w:fill="auto" w:val="clear"/>
          </w:tcPr>
          <w:p>
            <w:pPr>
              <w:pStyle w:val="TableContents"/>
              <w:spacing w:before="0" w:after="0"/>
              <w:rPr>
                <w:rFonts w:ascii="Liberation Serif" w:hAnsi="Liberation Serif"/>
                <w:sz w:val="20"/>
                <w:szCs w:val="20"/>
              </w:rPr>
            </w:pPr>
            <w:r>
              <w:rPr>
                <w:rFonts w:ascii="Liberation Serif" w:hAnsi="Liberation Serif"/>
                <w:sz w:val="20"/>
                <w:szCs w:val="20"/>
              </w:rPr>
              <w:t>54,762</w:t>
            </w:r>
          </w:p>
        </w:tc>
      </w:tr>
      <w:tr>
        <w:trPr/>
        <w:tc>
          <w:tcPr>
            <w:tcW w:w="2378" w:type="dxa"/>
            <w:tcBorders/>
            <w:shd w:fill="auto" w:val="clear"/>
          </w:tcPr>
          <w:p>
            <w:pPr>
              <w:pStyle w:val="TableContents"/>
              <w:spacing w:before="0" w:after="0"/>
              <w:rPr>
                <w:rFonts w:ascii="Liberation Serif" w:hAnsi="Liberation Serif"/>
                <w:sz w:val="20"/>
                <w:szCs w:val="20"/>
              </w:rPr>
            </w:pPr>
            <w:r>
              <w:rPr>
                <w:rFonts w:ascii="Liberation Serif" w:hAnsi="Liberation Serif"/>
                <w:sz w:val="20"/>
                <w:szCs w:val="20"/>
              </w:rPr>
              <w:t>Indomalaya</w:t>
            </w:r>
          </w:p>
        </w:tc>
        <w:tc>
          <w:tcPr>
            <w:tcW w:w="2387" w:type="dxa"/>
            <w:tcBorders/>
            <w:shd w:fill="auto" w:val="clear"/>
          </w:tcPr>
          <w:p>
            <w:pPr>
              <w:pStyle w:val="TableContents"/>
              <w:spacing w:before="0" w:after="0"/>
              <w:rPr>
                <w:rFonts w:ascii="Liberation Serif" w:hAnsi="Liberation Serif"/>
                <w:sz w:val="20"/>
                <w:szCs w:val="20"/>
              </w:rPr>
            </w:pPr>
            <w:r>
              <w:rPr>
                <w:rFonts w:ascii="Liberation Serif" w:hAnsi="Liberation Serif"/>
                <w:sz w:val="20"/>
                <w:szCs w:val="20"/>
              </w:rPr>
              <w:t>8</w:t>
            </w:r>
          </w:p>
        </w:tc>
        <w:tc>
          <w:tcPr>
            <w:tcW w:w="1694" w:type="dxa"/>
            <w:tcBorders/>
            <w:shd w:fill="auto" w:val="clear"/>
          </w:tcPr>
          <w:p>
            <w:pPr>
              <w:pStyle w:val="TableContents"/>
              <w:spacing w:before="0" w:after="0"/>
              <w:rPr>
                <w:rFonts w:ascii="Liberation Serif" w:hAnsi="Liberation Serif"/>
                <w:sz w:val="20"/>
                <w:szCs w:val="20"/>
              </w:rPr>
            </w:pPr>
            <w:r>
              <w:rPr>
                <w:rFonts w:ascii="Liberation Serif" w:hAnsi="Liberation Serif"/>
                <w:sz w:val="20"/>
                <w:szCs w:val="20"/>
              </w:rPr>
              <w:t>5,290</w:t>
            </w:r>
          </w:p>
        </w:tc>
        <w:tc>
          <w:tcPr>
            <w:tcW w:w="1589" w:type="dxa"/>
            <w:tcBorders/>
            <w:shd w:fill="auto" w:val="clear"/>
          </w:tcPr>
          <w:p>
            <w:pPr>
              <w:pStyle w:val="TableContents"/>
              <w:spacing w:before="0" w:after="0"/>
              <w:rPr>
                <w:rFonts w:ascii="Liberation Serif" w:hAnsi="Liberation Serif"/>
                <w:sz w:val="20"/>
                <w:szCs w:val="20"/>
              </w:rPr>
            </w:pPr>
            <w:r>
              <w:rPr>
                <w:rFonts w:ascii="Liberation Serif" w:hAnsi="Liberation Serif"/>
                <w:sz w:val="20"/>
                <w:szCs w:val="20"/>
              </w:rPr>
              <w:t>10,327</w:t>
            </w:r>
          </w:p>
        </w:tc>
        <w:tc>
          <w:tcPr>
            <w:tcW w:w="1530" w:type="dxa"/>
            <w:tcBorders/>
            <w:shd w:fill="auto" w:val="clear"/>
          </w:tcPr>
          <w:p>
            <w:pPr>
              <w:pStyle w:val="TableContents"/>
              <w:spacing w:before="0" w:after="0"/>
              <w:rPr>
                <w:rFonts w:ascii="Liberation Serif" w:hAnsi="Liberation Serif"/>
                <w:sz w:val="20"/>
                <w:szCs w:val="20"/>
              </w:rPr>
            </w:pPr>
            <w:r>
              <w:rPr>
                <w:rFonts w:ascii="Liberation Serif" w:hAnsi="Liberation Serif"/>
                <w:sz w:val="20"/>
                <w:szCs w:val="20"/>
              </w:rPr>
              <w:t>8,594</w:t>
            </w:r>
          </w:p>
        </w:tc>
        <w:tc>
          <w:tcPr>
            <w:tcW w:w="1472" w:type="dxa"/>
            <w:tcBorders/>
            <w:shd w:fill="auto" w:val="clear"/>
          </w:tcPr>
          <w:p>
            <w:pPr>
              <w:pStyle w:val="TableContents"/>
              <w:spacing w:before="0" w:after="0"/>
              <w:rPr>
                <w:rFonts w:ascii="Liberation Serif" w:hAnsi="Liberation Serif"/>
                <w:sz w:val="20"/>
                <w:szCs w:val="20"/>
              </w:rPr>
            </w:pPr>
            <w:r>
              <w:rPr>
                <w:rFonts w:ascii="Liberation Serif" w:hAnsi="Liberation Serif"/>
                <w:sz w:val="20"/>
                <w:szCs w:val="20"/>
              </w:rPr>
              <w:t>19,739</w:t>
            </w:r>
          </w:p>
        </w:tc>
      </w:tr>
      <w:tr>
        <w:trPr/>
        <w:tc>
          <w:tcPr>
            <w:tcW w:w="2378" w:type="dxa"/>
            <w:tcBorders/>
            <w:shd w:fill="auto" w:val="clear"/>
          </w:tcPr>
          <w:p>
            <w:pPr>
              <w:pStyle w:val="TableContents"/>
              <w:spacing w:before="0" w:after="0"/>
              <w:rPr>
                <w:rFonts w:ascii="Liberation Serif" w:hAnsi="Liberation Serif"/>
                <w:sz w:val="20"/>
                <w:szCs w:val="20"/>
              </w:rPr>
            </w:pPr>
            <w:r>
              <w:rPr>
                <w:rFonts w:ascii="Liberation Serif" w:hAnsi="Liberation Serif"/>
                <w:sz w:val="20"/>
                <w:szCs w:val="20"/>
              </w:rPr>
              <w:t>Nearctic</w:t>
            </w:r>
          </w:p>
        </w:tc>
        <w:tc>
          <w:tcPr>
            <w:tcW w:w="2387" w:type="dxa"/>
            <w:tcBorders/>
            <w:shd w:fill="auto" w:val="clear"/>
          </w:tcPr>
          <w:p>
            <w:pPr>
              <w:pStyle w:val="TableContents"/>
              <w:spacing w:before="0" w:after="0"/>
              <w:rPr>
                <w:rFonts w:ascii="Liberation Serif" w:hAnsi="Liberation Serif"/>
                <w:sz w:val="20"/>
                <w:szCs w:val="20"/>
              </w:rPr>
            </w:pPr>
            <w:r>
              <w:rPr>
                <w:rFonts w:ascii="Liberation Serif" w:hAnsi="Liberation Serif"/>
                <w:sz w:val="20"/>
                <w:szCs w:val="20"/>
              </w:rPr>
              <w:t>55</w:t>
            </w:r>
          </w:p>
        </w:tc>
        <w:tc>
          <w:tcPr>
            <w:tcW w:w="1694" w:type="dxa"/>
            <w:tcBorders/>
            <w:shd w:fill="auto" w:val="clear"/>
          </w:tcPr>
          <w:p>
            <w:pPr>
              <w:pStyle w:val="TableContents"/>
              <w:spacing w:before="0" w:after="0"/>
              <w:rPr>
                <w:rFonts w:ascii="Liberation Serif" w:hAnsi="Liberation Serif"/>
                <w:sz w:val="20"/>
                <w:szCs w:val="20"/>
              </w:rPr>
            </w:pPr>
            <w:r>
              <w:rPr>
                <w:rFonts w:ascii="Liberation Serif" w:hAnsi="Liberation Serif"/>
                <w:sz w:val="20"/>
                <w:szCs w:val="20"/>
              </w:rPr>
              <w:t>5,290</w:t>
            </w:r>
          </w:p>
        </w:tc>
        <w:tc>
          <w:tcPr>
            <w:tcW w:w="1589" w:type="dxa"/>
            <w:tcBorders/>
            <w:shd w:fill="auto" w:val="clear"/>
          </w:tcPr>
          <w:p>
            <w:pPr>
              <w:pStyle w:val="TableContents"/>
              <w:spacing w:before="0" w:after="0"/>
              <w:rPr>
                <w:rFonts w:ascii="Liberation Serif" w:hAnsi="Liberation Serif"/>
                <w:sz w:val="20"/>
                <w:szCs w:val="20"/>
              </w:rPr>
            </w:pPr>
            <w:r>
              <w:rPr>
                <w:rFonts w:ascii="Liberation Serif" w:hAnsi="Liberation Serif"/>
                <w:sz w:val="20"/>
                <w:szCs w:val="20"/>
              </w:rPr>
              <w:t>18,163</w:t>
            </w:r>
          </w:p>
        </w:tc>
        <w:tc>
          <w:tcPr>
            <w:tcW w:w="1530" w:type="dxa"/>
            <w:tcBorders/>
            <w:shd w:fill="auto" w:val="clear"/>
          </w:tcPr>
          <w:p>
            <w:pPr>
              <w:pStyle w:val="TableContents"/>
              <w:spacing w:before="0" w:after="0"/>
              <w:rPr>
                <w:rFonts w:ascii="Liberation Serif" w:hAnsi="Liberation Serif"/>
                <w:sz w:val="20"/>
                <w:szCs w:val="20"/>
              </w:rPr>
            </w:pPr>
            <w:r>
              <w:rPr>
                <w:rFonts w:ascii="Liberation Serif" w:hAnsi="Liberation Serif"/>
                <w:sz w:val="20"/>
                <w:szCs w:val="20"/>
              </w:rPr>
              <w:t>11,654</w:t>
            </w:r>
          </w:p>
        </w:tc>
        <w:tc>
          <w:tcPr>
            <w:tcW w:w="1472" w:type="dxa"/>
            <w:tcBorders/>
            <w:shd w:fill="auto" w:val="clear"/>
          </w:tcPr>
          <w:p>
            <w:pPr>
              <w:pStyle w:val="TableContents"/>
              <w:spacing w:before="0" w:after="0"/>
              <w:rPr>
                <w:rFonts w:ascii="Liberation Serif" w:hAnsi="Liberation Serif"/>
                <w:sz w:val="20"/>
                <w:szCs w:val="20"/>
              </w:rPr>
            </w:pPr>
            <w:r>
              <w:rPr>
                <w:rFonts w:ascii="Liberation Serif" w:hAnsi="Liberation Serif"/>
                <w:sz w:val="20"/>
                <w:szCs w:val="20"/>
              </w:rPr>
              <w:t>87,793</w:t>
            </w:r>
          </w:p>
        </w:tc>
      </w:tr>
      <w:tr>
        <w:trPr/>
        <w:tc>
          <w:tcPr>
            <w:tcW w:w="2378" w:type="dxa"/>
            <w:tcBorders/>
            <w:shd w:fill="auto" w:val="clear"/>
          </w:tcPr>
          <w:p>
            <w:pPr>
              <w:pStyle w:val="TableContents"/>
              <w:spacing w:before="0" w:after="0"/>
              <w:rPr>
                <w:rFonts w:ascii="Liberation Serif" w:hAnsi="Liberation Serif"/>
                <w:sz w:val="20"/>
                <w:szCs w:val="20"/>
              </w:rPr>
            </w:pPr>
            <w:r>
              <w:rPr>
                <w:rFonts w:ascii="Liberation Serif" w:hAnsi="Liberation Serif"/>
                <w:sz w:val="20"/>
                <w:szCs w:val="20"/>
              </w:rPr>
              <w:t>Neotropic</w:t>
            </w:r>
          </w:p>
        </w:tc>
        <w:tc>
          <w:tcPr>
            <w:tcW w:w="2387" w:type="dxa"/>
            <w:tcBorders/>
            <w:shd w:fill="auto" w:val="clear"/>
          </w:tcPr>
          <w:p>
            <w:pPr>
              <w:pStyle w:val="TableContents"/>
              <w:spacing w:before="0" w:after="0"/>
              <w:rPr>
                <w:rFonts w:ascii="Liberation Serif" w:hAnsi="Liberation Serif"/>
                <w:sz w:val="20"/>
                <w:szCs w:val="20"/>
              </w:rPr>
            </w:pPr>
            <w:r>
              <w:rPr>
                <w:rFonts w:ascii="Liberation Serif" w:hAnsi="Liberation Serif"/>
                <w:sz w:val="20"/>
                <w:szCs w:val="20"/>
              </w:rPr>
              <w:t>50</w:t>
            </w:r>
          </w:p>
        </w:tc>
        <w:tc>
          <w:tcPr>
            <w:tcW w:w="1694" w:type="dxa"/>
            <w:tcBorders/>
            <w:shd w:fill="auto" w:val="clear"/>
          </w:tcPr>
          <w:p>
            <w:pPr>
              <w:pStyle w:val="TableContents"/>
              <w:spacing w:before="0" w:after="0"/>
              <w:rPr>
                <w:rFonts w:ascii="Liberation Serif" w:hAnsi="Liberation Serif"/>
                <w:sz w:val="20"/>
                <w:szCs w:val="20"/>
              </w:rPr>
            </w:pPr>
            <w:r>
              <w:rPr>
                <w:rFonts w:ascii="Liberation Serif" w:hAnsi="Liberation Serif"/>
                <w:sz w:val="20"/>
                <w:szCs w:val="20"/>
              </w:rPr>
              <w:t>5,039</w:t>
            </w:r>
          </w:p>
        </w:tc>
        <w:tc>
          <w:tcPr>
            <w:tcW w:w="1589" w:type="dxa"/>
            <w:tcBorders/>
            <w:shd w:fill="auto" w:val="clear"/>
          </w:tcPr>
          <w:p>
            <w:pPr>
              <w:pStyle w:val="TableContents"/>
              <w:spacing w:before="0" w:after="0"/>
              <w:rPr>
                <w:rFonts w:ascii="Liberation Serif" w:hAnsi="Liberation Serif"/>
                <w:sz w:val="20"/>
                <w:szCs w:val="20"/>
              </w:rPr>
            </w:pPr>
            <w:r>
              <w:rPr>
                <w:rFonts w:ascii="Liberation Serif" w:hAnsi="Liberation Serif"/>
                <w:sz w:val="20"/>
                <w:szCs w:val="20"/>
              </w:rPr>
              <w:t>16,045</w:t>
            </w:r>
          </w:p>
        </w:tc>
        <w:tc>
          <w:tcPr>
            <w:tcW w:w="1530" w:type="dxa"/>
            <w:tcBorders/>
            <w:shd w:fill="auto" w:val="clear"/>
          </w:tcPr>
          <w:p>
            <w:pPr>
              <w:pStyle w:val="TableContents"/>
              <w:spacing w:before="0" w:after="0"/>
              <w:rPr>
                <w:rFonts w:ascii="Liberation Serif" w:hAnsi="Liberation Serif"/>
                <w:sz w:val="20"/>
                <w:szCs w:val="20"/>
              </w:rPr>
            </w:pPr>
            <w:r>
              <w:rPr>
                <w:rFonts w:ascii="Liberation Serif" w:hAnsi="Liberation Serif"/>
                <w:sz w:val="20"/>
                <w:szCs w:val="20"/>
              </w:rPr>
              <w:t>9,422</w:t>
            </w:r>
          </w:p>
        </w:tc>
        <w:tc>
          <w:tcPr>
            <w:tcW w:w="1472" w:type="dxa"/>
            <w:tcBorders/>
            <w:shd w:fill="auto" w:val="clear"/>
          </w:tcPr>
          <w:p>
            <w:pPr>
              <w:pStyle w:val="TableContents"/>
              <w:spacing w:before="0" w:after="0"/>
              <w:rPr>
                <w:rFonts w:ascii="Liberation Serif" w:hAnsi="Liberation Serif"/>
                <w:sz w:val="20"/>
                <w:szCs w:val="20"/>
              </w:rPr>
            </w:pPr>
            <w:r>
              <w:rPr>
                <w:rFonts w:ascii="Liberation Serif" w:hAnsi="Liberation Serif"/>
                <w:sz w:val="20"/>
                <w:szCs w:val="20"/>
              </w:rPr>
              <w:t>92,180</w:t>
            </w:r>
          </w:p>
        </w:tc>
      </w:tr>
      <w:tr>
        <w:trPr/>
        <w:tc>
          <w:tcPr>
            <w:tcW w:w="2378" w:type="dxa"/>
            <w:tcBorders>
              <w:bottom w:val="single" w:sz="2" w:space="0" w:color="000000"/>
              <w:insideH w:val="single" w:sz="2" w:space="0" w:color="000000"/>
            </w:tcBorders>
            <w:shd w:fill="auto" w:val="clear"/>
          </w:tcPr>
          <w:p>
            <w:pPr>
              <w:pStyle w:val="TableContents"/>
              <w:spacing w:before="0" w:after="0"/>
              <w:rPr>
                <w:rFonts w:ascii="Liberation Serif" w:hAnsi="Liberation Serif"/>
                <w:sz w:val="20"/>
                <w:szCs w:val="20"/>
              </w:rPr>
            </w:pPr>
            <w:r>
              <w:rPr>
                <w:rFonts w:ascii="Liberation Serif" w:hAnsi="Liberation Serif"/>
                <w:sz w:val="20"/>
                <w:szCs w:val="20"/>
              </w:rPr>
              <w:t>Palearctic</w:t>
            </w:r>
          </w:p>
        </w:tc>
        <w:tc>
          <w:tcPr>
            <w:tcW w:w="2387" w:type="dxa"/>
            <w:tcBorders>
              <w:bottom w:val="single" w:sz="2" w:space="0" w:color="000000"/>
              <w:insideH w:val="single" w:sz="2" w:space="0" w:color="000000"/>
            </w:tcBorders>
            <w:shd w:fill="auto" w:val="clear"/>
          </w:tcPr>
          <w:p>
            <w:pPr>
              <w:pStyle w:val="TableContents"/>
              <w:spacing w:before="0" w:after="0"/>
              <w:rPr>
                <w:rFonts w:ascii="Liberation Serif" w:hAnsi="Liberation Serif"/>
                <w:sz w:val="20"/>
                <w:szCs w:val="20"/>
              </w:rPr>
            </w:pPr>
            <w:r>
              <w:rPr>
                <w:rFonts w:ascii="Liberation Serif" w:hAnsi="Liberation Serif"/>
                <w:sz w:val="20"/>
                <w:szCs w:val="20"/>
              </w:rPr>
              <w:t>41</w:t>
            </w:r>
          </w:p>
        </w:tc>
        <w:tc>
          <w:tcPr>
            <w:tcW w:w="1694" w:type="dxa"/>
            <w:tcBorders>
              <w:bottom w:val="single" w:sz="2" w:space="0" w:color="000000"/>
              <w:insideH w:val="single" w:sz="2" w:space="0" w:color="000000"/>
            </w:tcBorders>
            <w:shd w:fill="auto" w:val="clear"/>
          </w:tcPr>
          <w:p>
            <w:pPr>
              <w:pStyle w:val="TableContents"/>
              <w:spacing w:before="0" w:after="0"/>
              <w:rPr>
                <w:rFonts w:ascii="Liberation Serif" w:hAnsi="Liberation Serif"/>
                <w:sz w:val="20"/>
                <w:szCs w:val="20"/>
              </w:rPr>
            </w:pPr>
            <w:r>
              <w:rPr>
                <w:rFonts w:ascii="Liberation Serif" w:hAnsi="Liberation Serif"/>
                <w:sz w:val="20"/>
                <w:szCs w:val="20"/>
              </w:rPr>
              <w:t>5,031</w:t>
            </w:r>
          </w:p>
        </w:tc>
        <w:tc>
          <w:tcPr>
            <w:tcW w:w="1589" w:type="dxa"/>
            <w:tcBorders>
              <w:bottom w:val="single" w:sz="2" w:space="0" w:color="000000"/>
              <w:insideH w:val="single" w:sz="2" w:space="0" w:color="000000"/>
            </w:tcBorders>
            <w:shd w:fill="auto" w:val="clear"/>
          </w:tcPr>
          <w:p>
            <w:pPr>
              <w:pStyle w:val="TableContents"/>
              <w:spacing w:before="0" w:after="0"/>
              <w:rPr>
                <w:rFonts w:ascii="Liberation Serif" w:hAnsi="Liberation Serif"/>
                <w:sz w:val="20"/>
                <w:szCs w:val="20"/>
              </w:rPr>
            </w:pPr>
            <w:r>
              <w:rPr>
                <w:rFonts w:ascii="Liberation Serif" w:hAnsi="Liberation Serif"/>
                <w:sz w:val="20"/>
                <w:szCs w:val="20"/>
              </w:rPr>
              <w:t>15,483</w:t>
            </w:r>
          </w:p>
        </w:tc>
        <w:tc>
          <w:tcPr>
            <w:tcW w:w="1530" w:type="dxa"/>
            <w:tcBorders>
              <w:bottom w:val="single" w:sz="2" w:space="0" w:color="000000"/>
              <w:insideH w:val="single" w:sz="2" w:space="0" w:color="000000"/>
            </w:tcBorders>
            <w:shd w:fill="auto" w:val="clear"/>
          </w:tcPr>
          <w:p>
            <w:pPr>
              <w:pStyle w:val="TableContents"/>
              <w:spacing w:before="0" w:after="0"/>
              <w:rPr>
                <w:rFonts w:ascii="Liberation Serif" w:hAnsi="Liberation Serif"/>
                <w:sz w:val="20"/>
                <w:szCs w:val="20"/>
              </w:rPr>
            </w:pPr>
            <w:r>
              <w:rPr>
                <w:rFonts w:ascii="Liberation Serif" w:hAnsi="Liberation Serif"/>
                <w:sz w:val="20"/>
                <w:szCs w:val="20"/>
              </w:rPr>
              <w:t>10,154</w:t>
            </w:r>
          </w:p>
        </w:tc>
        <w:tc>
          <w:tcPr>
            <w:tcW w:w="1472" w:type="dxa"/>
            <w:tcBorders>
              <w:bottom w:val="single" w:sz="2" w:space="0" w:color="000000"/>
              <w:insideH w:val="single" w:sz="2" w:space="0" w:color="000000"/>
            </w:tcBorders>
            <w:shd w:fill="auto" w:val="clear"/>
          </w:tcPr>
          <w:p>
            <w:pPr>
              <w:pStyle w:val="TableContents"/>
              <w:spacing w:before="0" w:after="0"/>
              <w:rPr>
                <w:rFonts w:ascii="Liberation Serif" w:hAnsi="Liberation Serif"/>
                <w:sz w:val="20"/>
                <w:szCs w:val="20"/>
              </w:rPr>
            </w:pPr>
            <w:r>
              <w:rPr>
                <w:rFonts w:ascii="Liberation Serif" w:hAnsi="Liberation Serif"/>
                <w:sz w:val="20"/>
                <w:szCs w:val="20"/>
              </w:rPr>
              <w:t>98,902</w:t>
            </w:r>
          </w:p>
        </w:tc>
      </w:tr>
    </w:tbl>
    <w:p>
      <w:pPr>
        <w:pStyle w:val="Normal"/>
        <w:spacing w:before="0" w:after="200"/>
        <w:rPr/>
      </w:pPr>
      <w:r>
        <w:rPr/>
      </w:r>
    </w:p>
    <w:sectPr>
      <w:footerReference w:type="default" r:id="rId25"/>
      <w:type w:val="nextPage"/>
      <w:pgSz w:w="12240" w:h="15840"/>
      <w:pgMar w:left="1800" w:right="1800" w:header="0" w:top="1440" w:footer="1440" w:bottom="2004" w:gutter="0"/>
      <w:pgNumType w:fmt="decimal"/>
      <w:formProt w:val="false"/>
      <w:textDirection w:val="lrTb"/>
      <w:docGrid w:type="default" w:linePitch="240" w:charSpace="4294961151"/>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Unknown Author" w:date="2020-03-21T09:55:07Z" w:initials="">
    <w:p>
      <w:r>
        <w:rPr>
          <w:rFonts w:ascii="Cambria" w:hAnsi="Cambria" w:eastAsia="Cambria" w:cs="DejaVu Sans"/>
          <w:b w:val="false"/>
          <w:bCs w:val="false"/>
          <w:i w:val="false"/>
          <w:iCs w:val="false"/>
          <w:caps w:val="false"/>
          <w:smallCaps w:val="false"/>
          <w:strike w:val="false"/>
          <w:dstrike w:val="false"/>
          <w:outline w:val="false"/>
          <w:shadow w:val="false"/>
          <w:emboss w:val="false"/>
          <w:imprint w:val="false"/>
          <w:color w:val="auto"/>
          <w:spacing w:val="0"/>
          <w:w w:val="100"/>
          <w:position w:val="0"/>
          <w:sz w:val="20"/>
          <w:szCs w:val="24"/>
          <w:u w:val="single"/>
          <w:vertAlign w:val="baseline"/>
          <w:em w:val="none"/>
          <w:lang w:val="en-GB" w:eastAsia="en-US" w:bidi="ar-SA"/>
        </w:rPr>
        <w:t>Article for NEE</w:t>
      </w:r>
    </w:p>
    <w:p>
      <w:r>
        <w:rPr>
          <w:rFonts w:ascii="Liberation Serif" w:hAnsi="Liberation Serif" w:eastAsia="DejaVu Sans"/>
          <w:lang w:val="en-US" w:eastAsia="en-US" w:bidi="en-US"/>
        </w:rPr>
      </w:r>
    </w:p>
    <w:p>
      <w:r>
        <w:rPr>
          <w:rFonts w:ascii="Cambria" w:hAnsi="Cambria" w:eastAsia="Cambria" w:cs="DejaVu Sans"/>
          <w:b w:val="false"/>
          <w:bCs w:val="false"/>
          <w:i w:val="false"/>
          <w:iCs w:val="false"/>
          <w:caps w:val="false"/>
          <w:smallCaps w:val="false"/>
          <w:strike w:val="false"/>
          <w:dstrike w:val="false"/>
          <w:outline w:val="false"/>
          <w:shadow w:val="false"/>
          <w:emboss w:val="false"/>
          <w:imprint w:val="false"/>
          <w:color w:val="auto"/>
          <w:spacing w:val="0"/>
          <w:w w:val="100"/>
          <w:position w:val="0"/>
          <w:sz w:val="20"/>
          <w:szCs w:val="24"/>
          <w:u w:val="none"/>
          <w:vertAlign w:val="baseline"/>
          <w:em w:val="none"/>
          <w:lang w:val="en-GB" w:eastAsia="en-US" w:bidi="ar-SA"/>
        </w:rPr>
        <w:t xml:space="preserve">An Article reports an important novel research study of general interest to the ecology and evolution community, and often draws on several techniques or approaches. </w:t>
      </w:r>
    </w:p>
    <w:p>
      <w:r>
        <w:rPr>
          <w:rFonts w:ascii="Liberation Serif" w:hAnsi="Liberation Serif" w:eastAsia="DejaVu Sans"/>
          <w:lang w:val="en-US" w:eastAsia="en-US" w:bidi="en-US"/>
        </w:rPr>
      </w:r>
    </w:p>
    <w:p>
      <w:r>
        <w:rPr>
          <w:rFonts w:ascii="Cambria" w:hAnsi="Cambria" w:eastAsia="Cambria" w:cs="DejaVu Sans"/>
          <w:b w:val="false"/>
          <w:bCs w:val="false"/>
          <w:i w:val="false"/>
          <w:iCs w:val="false"/>
          <w:caps w:val="false"/>
          <w:smallCaps w:val="false"/>
          <w:strike w:val="false"/>
          <w:dstrike w:val="false"/>
          <w:outline w:val="false"/>
          <w:shadow w:val="false"/>
          <w:emboss w:val="false"/>
          <w:imprint w:val="false"/>
          <w:color w:val="auto"/>
          <w:spacing w:val="0"/>
          <w:w w:val="100"/>
          <w:position w:val="0"/>
          <w:sz w:val="20"/>
          <w:szCs w:val="24"/>
          <w:u w:val="none"/>
          <w:vertAlign w:val="baseline"/>
          <w:em w:val="none"/>
          <w:lang w:val="en-GB" w:eastAsia="en-US" w:bidi="ar-SA"/>
        </w:rPr>
        <w:t>The main text (excluding introductory paragraph, Methods section, references and figure legends) is limited to 3,500 words.</w:t>
      </w:r>
    </w:p>
    <w:p>
      <w:r>
        <w:rPr>
          <w:rFonts w:ascii="Liberation Serif" w:hAnsi="Liberation Serif" w:eastAsia="DejaVu Sans"/>
          <w:lang w:val="en-US" w:eastAsia="en-US" w:bidi="en-US"/>
        </w:rPr>
      </w:r>
    </w:p>
    <w:p>
      <w:r>
        <w:rPr>
          <w:rFonts w:ascii="Cambria" w:hAnsi="Cambria" w:eastAsia="Cambria" w:cs="DejaVu Sans"/>
          <w:b w:val="false"/>
          <w:bCs w:val="false"/>
          <w:i w:val="false"/>
          <w:iCs w:val="false"/>
          <w:caps w:val="false"/>
          <w:smallCaps w:val="false"/>
          <w:strike w:val="false"/>
          <w:dstrike w:val="false"/>
          <w:outline w:val="false"/>
          <w:shadow w:val="false"/>
          <w:emboss w:val="false"/>
          <w:imprint w:val="false"/>
          <w:color w:val="auto"/>
          <w:spacing w:val="0"/>
          <w:w w:val="100"/>
          <w:position w:val="0"/>
          <w:sz w:val="20"/>
          <w:szCs w:val="24"/>
          <w:u w:val="none"/>
          <w:vertAlign w:val="baseline"/>
          <w:em w:val="none"/>
          <w:lang w:val="en-GB" w:eastAsia="en-US" w:bidi="ar-SA"/>
        </w:rPr>
        <w:t>Articles can have up to 6 display items (figures and/or tables). The maximum title length is 100 characters (including spaces).</w:t>
      </w:r>
    </w:p>
    <w:p>
      <w:r>
        <w:rPr>
          <w:rFonts w:ascii="Liberation Serif" w:hAnsi="Liberation Serif" w:eastAsia="DejaVu Sans"/>
          <w:lang w:val="en-US" w:eastAsia="en-US" w:bidi="en-US"/>
        </w:rPr>
      </w:r>
    </w:p>
    <w:p>
      <w:r>
        <w:rPr>
          <w:rFonts w:ascii="Cambria" w:hAnsi="Cambria" w:eastAsia="Cambria" w:cs="DejaVu Sans"/>
          <w:b w:val="false"/>
          <w:bCs w:val="false"/>
          <w:i w:val="false"/>
          <w:iCs w:val="false"/>
          <w:caps w:val="false"/>
          <w:smallCaps w:val="false"/>
          <w:strike w:val="false"/>
          <w:dstrike w:val="false"/>
          <w:outline w:val="false"/>
          <w:shadow w:val="false"/>
          <w:emboss w:val="false"/>
          <w:imprint w:val="false"/>
          <w:color w:val="auto"/>
          <w:spacing w:val="0"/>
          <w:w w:val="100"/>
          <w:position w:val="0"/>
          <w:sz w:val="20"/>
          <w:szCs w:val="24"/>
          <w:u w:val="none"/>
          <w:vertAlign w:val="baseline"/>
          <w:em w:val="none"/>
          <w:lang w:val="en-GB" w:eastAsia="en-US" w:bidi="ar-SA"/>
        </w:rPr>
        <w:t>The introductory paragraph is typically 150 words and is unreferenced; it contains a brief account of the background and rationale of the work, followed by a statement of the main conclusions introduced by the phrase "Here we show" or some equivalent.</w:t>
      </w:r>
    </w:p>
    <w:p>
      <w:r>
        <w:rPr>
          <w:rFonts w:ascii="Liberation Serif" w:hAnsi="Liberation Serif" w:eastAsia="DejaVu Sans"/>
          <w:lang w:val="en-US" w:eastAsia="en-US" w:bidi="en-US"/>
        </w:rPr>
      </w:r>
    </w:p>
    <w:p>
      <w:r>
        <w:rPr>
          <w:rFonts w:ascii="Cambria" w:hAnsi="Cambria" w:eastAsia="Cambria" w:cs="DejaVu Sans"/>
          <w:b w:val="false"/>
          <w:bCs w:val="false"/>
          <w:i w:val="false"/>
          <w:iCs w:val="false"/>
          <w:caps w:val="false"/>
          <w:smallCaps w:val="false"/>
          <w:strike w:val="false"/>
          <w:dstrike w:val="false"/>
          <w:outline w:val="false"/>
          <w:shadow w:val="false"/>
          <w:emboss w:val="false"/>
          <w:imprint w:val="false"/>
          <w:color w:val="auto"/>
          <w:spacing w:val="0"/>
          <w:w w:val="100"/>
          <w:position w:val="0"/>
          <w:sz w:val="20"/>
          <w:szCs w:val="24"/>
          <w:u w:val="none"/>
          <w:vertAlign w:val="baseline"/>
          <w:em w:val="none"/>
          <w:lang w:val="en-GB" w:eastAsia="en-US" w:bidi="ar-SA"/>
        </w:rPr>
        <w:t>An introduction (without heading) of up to 500 words of referenced text expands on the background of the work (some overlap with the summary is acceptable), and is followed by a concise, focused account of the findings (headed 'Results'), and one or two short paragraphs of discussion (headed 'Discussion').</w:t>
      </w:r>
    </w:p>
  </w:comment>
  <w:comment w:id="1" w:author="Unknown Author" w:date="2020-03-21T10:10:00Z" w:initials="">
    <w:p>
      <w:r>
        <w:rPr>
          <w:rFonts w:ascii="Cambria" w:hAnsi="Cambria" w:eastAsia="Cambria" w:cs="DejaVu Sans"/>
          <w:b w:val="false"/>
          <w:bCs w:val="false"/>
          <w:i w:val="false"/>
          <w:iCs w:val="false"/>
          <w:caps w:val="false"/>
          <w:smallCaps w:val="false"/>
          <w:strike w:val="false"/>
          <w:dstrike w:val="false"/>
          <w:outline w:val="false"/>
          <w:shadow w:val="false"/>
          <w:emboss w:val="false"/>
          <w:imprint w:val="false"/>
          <w:color w:val="auto"/>
          <w:spacing w:val="0"/>
          <w:w w:val="100"/>
          <w:position w:val="0"/>
          <w:sz w:val="20"/>
          <w:szCs w:val="24"/>
          <w:u w:val="none"/>
          <w:vertAlign w:val="baseline"/>
          <w:em w:val="none"/>
          <w:lang w:val="en-GB" w:eastAsia="en-US" w:bidi="ar-SA"/>
        </w:rPr>
        <w:t>Simplify and shorten.</w:t>
      </w:r>
    </w:p>
  </w:comment>
  <w:comment w:id="2" w:author="Unknown Author" w:date="2020-03-20T14:10:31Z" w:initials="">
    <w:p>
      <w:r>
        <w:rPr>
          <w:rFonts w:ascii="Cambria" w:hAnsi="Cambria" w:eastAsia="Cambria" w:cs="DejaVu Sans"/>
          <w:b w:val="false"/>
          <w:bCs w:val="false"/>
          <w:i w:val="false"/>
          <w:iCs w:val="false"/>
          <w:caps w:val="false"/>
          <w:smallCaps w:val="false"/>
          <w:strike w:val="false"/>
          <w:dstrike w:val="false"/>
          <w:outline w:val="false"/>
          <w:shadow w:val="false"/>
          <w:emboss w:val="false"/>
          <w:imprint w:val="false"/>
          <w:color w:val="auto"/>
          <w:spacing w:val="0"/>
          <w:w w:val="100"/>
          <w:position w:val="0"/>
          <w:sz w:val="20"/>
          <w:szCs w:val="24"/>
          <w:u w:val="none"/>
          <w:vertAlign w:val="baseline"/>
          <w:em w:val="none"/>
          <w:lang w:val="en-GB" w:eastAsia="en-US" w:bidi="ar-SA"/>
        </w:rPr>
        <w:t>Protected area proportion.</w:t>
      </w:r>
    </w:p>
  </w:comment>
  <w:comment w:id="3" w:author="Unknown Author" w:date="2020-03-20T14:10:40Z" w:initials="">
    <w:p>
      <w:r>
        <w:rPr>
          <w:rFonts w:ascii="Cambria" w:hAnsi="Cambria" w:eastAsia="Cambria" w:cs="DejaVu Sans"/>
          <w:b w:val="false"/>
          <w:bCs w:val="false"/>
          <w:i w:val="false"/>
          <w:iCs w:val="false"/>
          <w:caps w:val="false"/>
          <w:smallCaps w:val="false"/>
          <w:strike w:val="false"/>
          <w:dstrike w:val="false"/>
          <w:outline w:val="false"/>
          <w:shadow w:val="false"/>
          <w:emboss w:val="false"/>
          <w:imprint w:val="false"/>
          <w:color w:val="000000"/>
          <w:spacing w:val="0"/>
          <w:w w:val="100"/>
          <w:position w:val="0"/>
          <w:sz w:val="20"/>
          <w:szCs w:val="24"/>
          <w:u w:val="none"/>
          <w:vertAlign w:val="baseline"/>
          <w:em w:val="none"/>
          <w:lang w:val="en-GB" w:eastAsia="en-US" w:bidi="ar-SA"/>
        </w:rPr>
        <w:t>Protected area proportion.</w:t>
      </w:r>
    </w:p>
    <w:p>
      <w:r>
        <w:rPr>
          <w:rFonts w:ascii="Liberation Serif" w:hAnsi="Liberation Serif" w:eastAsia="DejaVu Sans"/>
          <w:lang w:val="en-US" w:eastAsia="en-US" w:bidi="en-US"/>
        </w:rPr>
      </w:r>
    </w:p>
  </w:comment>
  <w:comment w:id="4" w:author="Unknown Author" w:date="2020-03-21T09:10:49Z" w:initials="">
    <w:p>
      <w:r>
        <w:rPr>
          <w:rFonts w:ascii="Cambria" w:hAnsi="Cambria" w:eastAsia="Cambria" w:cs="DejaVu Sans"/>
          <w:b w:val="false"/>
          <w:bCs w:val="false"/>
          <w:i w:val="false"/>
          <w:iCs w:val="false"/>
          <w:caps w:val="false"/>
          <w:smallCaps w:val="false"/>
          <w:strike w:val="false"/>
          <w:dstrike w:val="false"/>
          <w:outline w:val="false"/>
          <w:shadow w:val="false"/>
          <w:emboss w:val="false"/>
          <w:imprint w:val="false"/>
          <w:color w:val="auto"/>
          <w:spacing w:val="0"/>
          <w:w w:val="100"/>
          <w:position w:val="0"/>
          <w:sz w:val="20"/>
          <w:szCs w:val="24"/>
          <w:u w:val="none"/>
          <w:vertAlign w:val="baseline"/>
          <w:em w:val="none"/>
          <w:lang w:val="en-GB" w:eastAsia="en-US" w:bidi="ar-SA"/>
        </w:rPr>
        <w:t>Maybe remove this, as implicit in the previous sentence, because of word limit.</w:t>
      </w:r>
    </w:p>
  </w:comment>
  <w:comment w:id="5" w:author="Berti Emilio" w:date="2020-01-29T14:41:00Z" w:initials="BE">
    <w:p>
      <w:r>
        <w:rPr>
          <w:rFonts w:ascii="Liberation Serif" w:hAnsi="Liberation Serif" w:eastAsia="DejaVu Sans"/>
          <w:sz w:val="20"/>
          <w:lang w:eastAsia="en-US" w:val="en-US" w:bidi="en-US"/>
        </w:rPr>
        <w:t>Check this again before submitting.</w:t>
      </w:r>
    </w:p>
  </w:comment>
  <w:comment w:id="6" w:author="Berti Emilio" w:date="2020-02-27T09:55:17Z" w:initials="BE">
    <w:p>
      <w:r>
        <w:rPr>
          <w:rFonts w:ascii="Cambria" w:hAnsi="Cambria" w:eastAsia="Cambria" w:cs="DejaVu Sans"/>
          <w:b w:val="false"/>
          <w:bCs w:val="false"/>
          <w:i w:val="false"/>
          <w:iCs w:val="false"/>
          <w:caps w:val="false"/>
          <w:smallCaps w:val="false"/>
          <w:strike w:val="false"/>
          <w:dstrike w:val="false"/>
          <w:outline w:val="false"/>
          <w:shadow w:val="false"/>
          <w:emboss w:val="false"/>
          <w:imprint w:val="false"/>
          <w:color w:val="auto"/>
          <w:spacing w:val="0"/>
          <w:w w:val="100"/>
          <w:position w:val="0"/>
          <w:sz w:val="20"/>
          <w:szCs w:val="24"/>
          <w:u w:val="none"/>
          <w:vertAlign w:val="baseline"/>
          <w:em w:val="none"/>
          <w:lang w:val="en-GB" w:eastAsia="en-US" w:bidi="ar-SA"/>
        </w:rPr>
        <w:t>I think we should say that modelling, such as the one we do, is an alternative to empirical local studies. The two are complementary. This will help defining the study’s scope. I tried to clarify it in this paragraph.</w:t>
      </w:r>
    </w:p>
    <w:p>
      <w:r>
        <w:rPr>
          <w:rFonts w:ascii="Liberation Serif" w:hAnsi="Liberation Serif" w:eastAsia="DejaVu Sans"/>
          <w:lang w:val="en-US" w:eastAsia="en-US" w:bidi="en-US"/>
        </w:rPr>
      </w:r>
    </w:p>
    <w:p>
      <w:r>
        <w:rPr>
          <w:rFonts w:ascii="Cambria" w:hAnsi="Cambria" w:eastAsia="Cambria" w:cs="DejaVu Sans"/>
          <w:b w:val="false"/>
          <w:bCs w:val="false"/>
          <w:i w:val="false"/>
          <w:iCs w:val="false"/>
          <w:caps w:val="false"/>
          <w:smallCaps w:val="false"/>
          <w:strike w:val="false"/>
          <w:dstrike w:val="false"/>
          <w:outline w:val="false"/>
          <w:shadow w:val="false"/>
          <w:emboss w:val="false"/>
          <w:imprint w:val="false"/>
          <w:color w:val="auto"/>
          <w:spacing w:val="0"/>
          <w:w w:val="100"/>
          <w:position w:val="0"/>
          <w:sz w:val="20"/>
          <w:szCs w:val="24"/>
          <w:u w:val="none"/>
          <w:vertAlign w:val="baseline"/>
          <w:em w:val="none"/>
          <w:lang w:val="en-GB" w:eastAsia="en-US" w:bidi="ar-SA"/>
        </w:rPr>
        <w:t>Previously:</w:t>
      </w:r>
    </w:p>
    <w:p>
      <w:r>
        <w:rPr>
          <w:rFonts w:ascii="Cambria" w:hAnsi="Cambria" w:eastAsia="Cambria" w:cs="DejaVu Sans"/>
          <w:b w:val="false"/>
          <w:bCs w:val="false"/>
          <w:i w:val="false"/>
          <w:iCs w:val="false"/>
          <w:caps w:val="false"/>
          <w:smallCaps w:val="false"/>
          <w:strike w:val="false"/>
          <w:dstrike w:val="false"/>
          <w:outline w:val="false"/>
          <w:shadow w:val="false"/>
          <w:emboss w:val="false"/>
          <w:imprint w:val="false"/>
          <w:color w:val="auto"/>
          <w:spacing w:val="0"/>
          <w:w w:val="100"/>
          <w:position w:val="0"/>
          <w:sz w:val="20"/>
          <w:szCs w:val="24"/>
          <w:u w:val="none"/>
          <w:vertAlign w:val="baseline"/>
          <w:em w:val="none"/>
          <w:lang w:val="en-GB" w:eastAsia="en-US" w:bidi="ar-SA"/>
        </w:rPr>
        <w:t>“Macroecology provides a robust framework to assess the potential of trophic rewilding to rewire ecological networks at large scales with deep-time perspectives (Mendoza &amp; Araújo, 2019; Zhang et al., 2018).”</w:t>
      </w:r>
    </w:p>
  </w:comment>
  <w:comment w:id="7" w:author="Berti Emilio" w:date="2020-03-04T15:47:45Z" w:initials="BE">
    <w:p>
      <w:r>
        <w:rPr>
          <w:rFonts w:ascii="Cambria" w:hAnsi="Cambria" w:eastAsia="Cambria" w:cs="DejaVu Sans"/>
          <w:b w:val="false"/>
          <w:bCs w:val="false"/>
          <w:i w:val="false"/>
          <w:iCs w:val="false"/>
          <w:caps w:val="false"/>
          <w:smallCaps w:val="false"/>
          <w:strike w:val="false"/>
          <w:dstrike w:val="false"/>
          <w:outline w:val="false"/>
          <w:shadow w:val="false"/>
          <w:emboss w:val="false"/>
          <w:imprint w:val="false"/>
          <w:color w:val="auto"/>
          <w:spacing w:val="0"/>
          <w:w w:val="100"/>
          <w:position w:val="0"/>
          <w:sz w:val="20"/>
          <w:szCs w:val="24"/>
          <w:u w:val="none"/>
          <w:vertAlign w:val="baseline"/>
          <w:em w:val="none"/>
          <w:lang w:val="en-GB" w:eastAsia="en-US" w:bidi="ar-SA"/>
        </w:rPr>
        <w:t>This addresses a comments by Chris in the figures. Not so sure about this but put it in so we can discuss.</w:t>
      </w:r>
    </w:p>
  </w:comment>
  <w:comment w:id="8" w:author="Christopher Edward Gordon" w:date="2020-02-14T14:25:00Z" w:initials="CEG">
    <w:p>
      <w:r>
        <w:rPr>
          <w:rFonts w:ascii="Liberation Serif" w:hAnsi="Liberation Serif" w:eastAsia="DejaVu Sans"/>
          <w:lang w:val="en-US" w:eastAsia="en-US" w:bidi="en-US"/>
        </w:rPr>
        <w:t>With?</w:t>
      </w:r>
    </w:p>
  </w:comment>
  <w:comment w:id="9" w:author="Berti Emilio" w:date="2020-02-27T13:12:25Z" w:initials="BE">
    <w:p>
      <w:r>
        <w:rPr>
          <w:rFonts w:ascii="Cambria" w:hAnsi="Cambria" w:eastAsia="Cambria" w:cs="DejaVu Sans"/>
          <w:b w:val="false"/>
          <w:bCs w:val="false"/>
          <w:i/>
          <w:iCs w:val="false"/>
          <w:caps w:val="false"/>
          <w:smallCaps w:val="false"/>
          <w:strike w:val="false"/>
          <w:dstrike w:val="false"/>
          <w:outline w:val="false"/>
          <w:shadow w:val="false"/>
          <w:emboss w:val="false"/>
          <w:imprint w:val="false"/>
          <w:color w:val="auto"/>
          <w:spacing w:val="0"/>
          <w:w w:val="100"/>
          <w:position w:val="0"/>
          <w:sz w:val="16"/>
          <w:szCs w:val="24"/>
          <w:u w:val="none"/>
          <w:vertAlign w:val="baseline"/>
          <w:em w:val="none"/>
          <w:lang w:val="en-GB" w:eastAsia="en-US" w:bidi="ar-SA"/>
        </w:rPr>
        <w:t>Reply to Christopher Edward Gordon (14/02/2020, 14:25): "..."</w:t>
      </w:r>
    </w:p>
    <w:p>
      <w:r>
        <w:rPr>
          <w:rFonts w:ascii="Liberation Serif" w:hAnsi="Liberation Serif" w:eastAsia="DejaVu Sans"/>
          <w:sz w:val="20"/>
          <w:lang w:val="en-GB" w:eastAsia="en-US" w:bidi="ar-SA"/>
        </w:rPr>
        <w:t>I am not sure of Chris’ comment here. It probably is an English issue that I do not understand.</w:t>
      </w:r>
    </w:p>
  </w:comment>
  <w:comment w:id="10" w:author="Unknown Author" w:date="2020-03-21T10:20:51Z" w:initials="">
    <w:p>
      <w:r>
        <w:rPr>
          <w:rFonts w:eastAsia="Cambria" w:cs="DejaVu Sans" w:ascii="Cambria" w:hAnsi="Cambria"/>
          <w:b w:val="false"/>
          <w:bCs w:val="false"/>
          <w:i w:val="false"/>
          <w:iCs w:val="false"/>
          <w:caps w:val="false"/>
          <w:smallCaps w:val="false"/>
          <w:strike w:val="false"/>
          <w:dstrike w:val="false"/>
          <w:outline w:val="false"/>
          <w:shadow w:val="false"/>
          <w:emboss w:val="false"/>
          <w:imprint w:val="false"/>
          <w:color w:val="auto"/>
          <w:spacing w:val="0"/>
          <w:w w:val="100"/>
          <w:position w:val="0"/>
          <w:sz w:val="20"/>
          <w:szCs w:val="24"/>
          <w:u w:val="none"/>
          <w:vertAlign w:val="baseline"/>
          <w:em w:val="none"/>
          <w:lang w:bidi="ar-SA" w:eastAsia="en-US" w:val="en-GB"/>
        </w:rPr>
        <w:t>Added here.</w:t>
      </w:r>
    </w:p>
  </w:comment>
  <w:comment w:id="11" w:author="Berti Emilio" w:date="2020-02-27T16:20:12Z" w:initials="BE">
    <w:p>
      <w:r>
        <w:rPr>
          <w:rFonts w:ascii="Cambria" w:hAnsi="Cambria" w:eastAsia="Cambria" w:cs="DejaVu Sans"/>
          <w:b w:val="false"/>
          <w:bCs w:val="false"/>
          <w:i w:val="false"/>
          <w:iCs w:val="false"/>
          <w:caps w:val="false"/>
          <w:smallCaps w:val="false"/>
          <w:strike w:val="false"/>
          <w:dstrike w:val="false"/>
          <w:outline w:val="false"/>
          <w:shadow w:val="false"/>
          <w:emboss w:val="false"/>
          <w:imprint w:val="false"/>
          <w:color w:val="auto"/>
          <w:spacing w:val="0"/>
          <w:w w:val="100"/>
          <w:position w:val="0"/>
          <w:sz w:val="20"/>
          <w:szCs w:val="24"/>
          <w:u w:val="none"/>
          <w:vertAlign w:val="baseline"/>
          <w:em w:val="none"/>
          <w:lang w:val="en-GB" w:eastAsia="en-US" w:bidi="ar-SA"/>
        </w:rPr>
        <w:t>I moved this here from below (kept in grey shade), as more coherently structured. Before, we introduced areas studies, explain SDMs, food web inference, and then we describe how we selected the areas. I believe the structure is improve now. Curious to hear your opinion.</w:t>
      </w:r>
    </w:p>
  </w:comment>
  <w:comment w:id="12" w:author="Berti Emilio" w:date="2020-03-03T15:01:00Z" w:initials="BE">
    <w:p>
      <w:r>
        <w:rPr>
          <w:rFonts w:ascii="Cambria" w:hAnsi="Cambria" w:eastAsia="Cambria" w:cs="DejaVu Sans"/>
          <w:b w:val="false"/>
          <w:bCs w:val="false"/>
          <w:i w:val="false"/>
          <w:iCs w:val="false"/>
          <w:caps w:val="false"/>
          <w:smallCaps w:val="false"/>
          <w:strike w:val="false"/>
          <w:dstrike w:val="false"/>
          <w:outline w:val="false"/>
          <w:shadow w:val="false"/>
          <w:emboss w:val="false"/>
          <w:imprint w:val="false"/>
          <w:color w:val="auto"/>
          <w:spacing w:val="0"/>
          <w:w w:val="100"/>
          <w:position w:val="0"/>
          <w:sz w:val="20"/>
          <w:szCs w:val="24"/>
          <w:u w:val="none"/>
          <w:vertAlign w:val="baseline"/>
          <w:em w:val="none"/>
          <w:lang w:val="en-GB" w:eastAsia="en-US" w:bidi="ar-SA"/>
        </w:rPr>
        <w:t>I implemented Chris feedback and explained this part in more details and with a more appropriate rationale.</w:t>
      </w:r>
    </w:p>
  </w:comment>
  <w:comment w:id="13" w:author="Berti Emilio" w:date="2020-02-28T10:25:44Z" w:initials="BE">
    <w:p>
      <w:r>
        <w:rPr>
          <w:rFonts w:ascii="Cambria" w:hAnsi="Cambria" w:eastAsia="Cambria" w:cs="DejaVu Sans"/>
          <w:b w:val="false"/>
          <w:bCs w:val="false"/>
          <w:i w:val="false"/>
          <w:iCs w:val="false"/>
          <w:caps w:val="false"/>
          <w:smallCaps w:val="false"/>
          <w:strike w:val="false"/>
          <w:dstrike w:val="false"/>
          <w:outline w:val="false"/>
          <w:shadow w:val="false"/>
          <w:emboss w:val="false"/>
          <w:imprint w:val="false"/>
          <w:color w:val="auto"/>
          <w:spacing w:val="0"/>
          <w:w w:val="100"/>
          <w:position w:val="0"/>
          <w:sz w:val="20"/>
          <w:szCs w:val="24"/>
          <w:u w:val="none"/>
          <w:vertAlign w:val="baseline"/>
          <w:em w:val="none"/>
          <w:lang w:val="en-GB" w:eastAsia="en-US" w:bidi="ar-SA"/>
        </w:rPr>
        <w:t>Reword.</w:t>
      </w:r>
    </w:p>
    <w:p>
      <w:r>
        <w:rPr>
          <w:rFonts w:ascii="Liberation Serif" w:hAnsi="Liberation Serif" w:eastAsia="DejaVu Sans"/>
          <w:lang w:val="en-US" w:eastAsia="en-US" w:bidi="en-US"/>
        </w:rPr>
      </w:r>
    </w:p>
    <w:p>
      <w:r>
        <w:rPr>
          <w:rFonts w:ascii="Cambria" w:hAnsi="Cambria" w:eastAsia="Cambria" w:cs="DejaVu Sans"/>
          <w:b w:val="false"/>
          <w:bCs w:val="false"/>
          <w:i w:val="false"/>
          <w:iCs w:val="false"/>
          <w:caps w:val="false"/>
          <w:smallCaps w:val="false"/>
          <w:strike w:val="false"/>
          <w:dstrike w:val="false"/>
          <w:outline w:val="false"/>
          <w:shadow w:val="false"/>
          <w:emboss w:val="false"/>
          <w:imprint w:val="false"/>
          <w:color w:val="auto"/>
          <w:spacing w:val="0"/>
          <w:w w:val="100"/>
          <w:position w:val="0"/>
          <w:sz w:val="20"/>
          <w:szCs w:val="24"/>
          <w:u w:val="none"/>
          <w:vertAlign w:val="baseline"/>
          <w:em w:val="none"/>
          <w:lang w:val="en-GB" w:eastAsia="en-US" w:bidi="ar-SA"/>
        </w:rPr>
        <w:t>I have to think how to write this. The main point is that without doing this, most of the 37 areas are in Asia, due to its large extent. As rewilding can have different outcomes in Europe compared to other Palearctic regions, we decided to do this to have enough areas within Europe to have a good representation of its extinction/rewilding patterns.</w:t>
      </w:r>
    </w:p>
  </w:comment>
  <w:comment w:id="14" w:author="Berti Emilio" w:date="2020-02-28T13:33:45Z" w:initials="BE">
    <w:p>
      <w:r>
        <w:rPr>
          <w:rFonts w:ascii="Cambria" w:hAnsi="Cambria" w:eastAsia="Cambria" w:cs="DejaVu Sans"/>
          <w:b w:val="false"/>
          <w:bCs w:val="false"/>
          <w:i w:val="false"/>
          <w:iCs w:val="false"/>
          <w:caps w:val="false"/>
          <w:smallCaps w:val="false"/>
          <w:strike w:val="false"/>
          <w:dstrike w:val="false"/>
          <w:outline w:val="false"/>
          <w:shadow w:val="false"/>
          <w:emboss w:val="false"/>
          <w:imprint w:val="false"/>
          <w:color w:val="auto"/>
          <w:spacing w:val="0"/>
          <w:w w:val="100"/>
          <w:position w:val="0"/>
          <w:sz w:val="20"/>
          <w:szCs w:val="24"/>
          <w:u w:val="none"/>
          <w:vertAlign w:val="baseline"/>
          <w:em w:val="none"/>
          <w:lang w:val="en-GB" w:eastAsia="en-US" w:bidi="ar-SA"/>
        </w:rPr>
        <w:t>Check if needed when close to submission.</w:t>
      </w:r>
    </w:p>
  </w:comment>
  <w:comment w:id="15" w:author="Berti Emilio" w:date="2020-02-28T17:17:02Z" w:initials="BE">
    <w:p>
      <w:r>
        <w:rPr>
          <w:rFonts w:ascii="Cambria" w:hAnsi="Cambria" w:eastAsia="Cambria" w:cs="DejaVu Sans"/>
          <w:b w:val="false"/>
          <w:bCs w:val="false"/>
          <w:i w:val="false"/>
          <w:iCs w:val="false"/>
          <w:caps w:val="false"/>
          <w:smallCaps w:val="false"/>
          <w:strike w:val="false"/>
          <w:dstrike w:val="false"/>
          <w:outline w:val="false"/>
          <w:shadow w:val="false"/>
          <w:emboss w:val="false"/>
          <w:imprint w:val="false"/>
          <w:color w:val="auto"/>
          <w:spacing w:val="0"/>
          <w:w w:val="100"/>
          <w:position w:val="0"/>
          <w:sz w:val="20"/>
          <w:szCs w:val="24"/>
          <w:u w:val="none"/>
          <w:vertAlign w:val="baseline"/>
          <w:em w:val="none"/>
          <w:lang w:val="en-GB" w:eastAsia="en-US" w:bidi="ar-SA"/>
        </w:rPr>
        <w:t>NEE format.</w:t>
      </w:r>
    </w:p>
  </w:comment>
  <w:comment w:id="16" w:author="Unknown Author" w:date="2020-03-21T10:36:42Z" w:initials="">
    <w:p>
      <w:r>
        <w:rPr>
          <w:rFonts w:eastAsia="Cambria" w:cs="DejaVu Sans" w:ascii="Cambria" w:hAnsi="Cambria"/>
          <w:b w:val="false"/>
          <w:bCs w:val="false"/>
          <w:i w:val="false"/>
          <w:iCs w:val="false"/>
          <w:caps w:val="false"/>
          <w:smallCaps w:val="false"/>
          <w:strike w:val="false"/>
          <w:dstrike w:val="false"/>
          <w:outline w:val="false"/>
          <w:shadow w:val="false"/>
          <w:emboss w:val="false"/>
          <w:imprint w:val="false"/>
          <w:color w:val="auto"/>
          <w:spacing w:val="0"/>
          <w:w w:val="100"/>
          <w:position w:val="0"/>
          <w:sz w:val="20"/>
          <w:szCs w:val="24"/>
          <w:u w:val="none"/>
          <w:vertAlign w:val="baseline"/>
          <w:em w:val="none"/>
          <w:lang w:bidi="ar-SA" w:eastAsia="en-US" w:val="en-GB"/>
        </w:rPr>
        <w:t>Moved this here, as probably better for NEE.</w:t>
      </w:r>
    </w:p>
  </w:comment>
  <w:comment w:id="17" w:author="Berti Emilio" w:date="2020-03-02T15:04:48Z" w:initials="BE">
    <w:p>
      <w:r>
        <w:rPr>
          <w:rFonts w:ascii="Cambria" w:hAnsi="Cambria" w:eastAsia="Cambria" w:cs="DejaVu Sans"/>
          <w:b w:val="false"/>
          <w:bCs w:val="false"/>
          <w:i w:val="false"/>
          <w:iCs w:val="false"/>
          <w:caps w:val="false"/>
          <w:smallCaps w:val="false"/>
          <w:strike w:val="false"/>
          <w:dstrike w:val="false"/>
          <w:outline w:val="false"/>
          <w:shadow w:val="false"/>
          <w:emboss w:val="false"/>
          <w:imprint w:val="false"/>
          <w:color w:val="auto"/>
          <w:spacing w:val="0"/>
          <w:w w:val="100"/>
          <w:position w:val="0"/>
          <w:sz w:val="20"/>
          <w:szCs w:val="24"/>
          <w:u w:val="none"/>
          <w:vertAlign w:val="baseline"/>
          <w:em w:val="none"/>
          <w:lang w:val="en-GB" w:eastAsia="en-US" w:bidi="ar-SA"/>
        </w:rPr>
        <w:t>To be changed when we decide what to do with the next paragraph.</w:t>
      </w:r>
    </w:p>
  </w:comment>
  <w:comment w:id="18" w:author="Berti Emilio" w:date="2020-03-02T15:04:35Z" w:initials="BE">
    <w:p>
      <w:r>
        <w:rPr>
          <w:rFonts w:ascii="Cambria" w:hAnsi="Cambria" w:eastAsia="Cambria" w:cs="DejaVu Sans"/>
          <w:b w:val="false"/>
          <w:bCs w:val="false"/>
          <w:i w:val="false"/>
          <w:iCs w:val="false"/>
          <w:caps w:val="false"/>
          <w:smallCaps w:val="false"/>
          <w:strike w:val="false"/>
          <w:dstrike w:val="false"/>
          <w:outline w:val="false"/>
          <w:shadow w:val="false"/>
          <w:emboss w:val="false"/>
          <w:imprint w:val="false"/>
          <w:color w:val="auto"/>
          <w:spacing w:val="0"/>
          <w:w w:val="100"/>
          <w:position w:val="0"/>
          <w:sz w:val="20"/>
          <w:szCs w:val="24"/>
          <w:u w:val="none"/>
          <w:vertAlign w:val="baseline"/>
          <w:em w:val="none"/>
          <w:lang w:val="en-GB" w:eastAsia="en-US" w:bidi="ar-SA"/>
        </w:rPr>
        <w:t>This is already in the Introduction, but maybe useful to have also here.</w:t>
      </w:r>
    </w:p>
  </w:comment>
  <w:comment w:id="19" w:author="Berti Emilio" w:date="2020-03-02T15:22:06Z" w:initials="BE">
    <w:p>
      <w:r>
        <w:rPr>
          <w:rFonts w:ascii="Cambria" w:hAnsi="Cambria" w:eastAsia="Cambria" w:cs="DejaVu Sans"/>
          <w:b w:val="false"/>
          <w:bCs w:val="false"/>
          <w:i w:val="false"/>
          <w:iCs w:val="false"/>
          <w:caps w:val="false"/>
          <w:smallCaps w:val="false"/>
          <w:strike w:val="false"/>
          <w:dstrike w:val="false"/>
          <w:outline w:val="false"/>
          <w:shadow w:val="false"/>
          <w:emboss w:val="false"/>
          <w:imprint w:val="false"/>
          <w:color w:val="auto"/>
          <w:spacing w:val="0"/>
          <w:w w:val="100"/>
          <w:position w:val="0"/>
          <w:sz w:val="20"/>
          <w:szCs w:val="24"/>
          <w:u w:val="none"/>
          <w:vertAlign w:val="baseline"/>
          <w:em w:val="none"/>
          <w:lang w:val="en-GB" w:eastAsia="en-US" w:bidi="ar-SA"/>
        </w:rPr>
        <w:t>Cannot find this reference.</w:t>
      </w:r>
    </w:p>
  </w:comment>
  <w:comment w:id="20" w:author="Berti Emilio" w:date="2020-03-02T15:28:27Z" w:initials="BE">
    <w:p>
      <w:r>
        <w:rPr>
          <w:rFonts w:ascii="Cambria" w:hAnsi="Cambria" w:eastAsia="Cambria" w:cs="DejaVu Sans"/>
          <w:b w:val="false"/>
          <w:bCs w:val="false"/>
          <w:i w:val="false"/>
          <w:iCs w:val="false"/>
          <w:caps w:val="false"/>
          <w:smallCaps w:val="false"/>
          <w:strike w:val="false"/>
          <w:dstrike w:val="false"/>
          <w:outline w:val="false"/>
          <w:shadow w:val="false"/>
          <w:emboss w:val="false"/>
          <w:imprint w:val="false"/>
          <w:color w:val="auto"/>
          <w:spacing w:val="0"/>
          <w:w w:val="100"/>
          <w:position w:val="0"/>
          <w:sz w:val="20"/>
          <w:szCs w:val="24"/>
          <w:u w:val="none"/>
          <w:vertAlign w:val="baseline"/>
          <w:em w:val="none"/>
          <w:lang w:val="en-GB" w:eastAsia="en-US" w:bidi="ar-SA"/>
        </w:rPr>
        <w:t>Justification here?</w:t>
      </w:r>
    </w:p>
  </w:comment>
  <w:comment w:id="21" w:author="Scott William Jarvie" w:date="2020-02-04T01:22:00Z" w:initials="SWJ">
    <w:p>
      <w:r>
        <w:rPr>
          <w:rFonts w:ascii="Liberation Serif" w:hAnsi="Liberation Serif" w:eastAsia="DejaVu Sans"/>
          <w:lang w:eastAsia="en-US" w:val="en-US" w:bidi="en-US"/>
        </w:rPr>
        <w:t>Try adding a little more information here</w:t>
      </w:r>
    </w:p>
  </w:comment>
  <w:comment w:id="22" w:author="Unknown Author" w:date="2020-03-21T10:29:36Z" w:initials="">
    <w:p>
      <w:r>
        <w:rPr>
          <w:rFonts w:eastAsia="Cambria" w:cs="DejaVu Sans" w:ascii="Cambria" w:hAnsi="Cambria"/>
          <w:b w:val="false"/>
          <w:bCs w:val="false"/>
          <w:i/>
          <w:iCs w:val="false"/>
          <w:caps w:val="false"/>
          <w:smallCaps w:val="false"/>
          <w:strike w:val="false"/>
          <w:dstrike w:val="false"/>
          <w:outline w:val="false"/>
          <w:shadow w:val="false"/>
          <w:emboss w:val="false"/>
          <w:imprint w:val="false"/>
          <w:color w:val="auto"/>
          <w:spacing w:val="0"/>
          <w:w w:val="100"/>
          <w:position w:val="0"/>
          <w:sz w:val="16"/>
          <w:szCs w:val="24"/>
          <w:u w:val="none"/>
          <w:vertAlign w:val="baseline"/>
          <w:em w:val="none"/>
          <w:lang w:bidi="ar-SA" w:eastAsia="en-US" w:val="en-GB"/>
        </w:rPr>
        <w:t>Reply to Scott William Jarvie (02/04/2020, 01:22): "..."</w:t>
      </w:r>
    </w:p>
    <w:p>
      <w:r>
        <w:rPr>
          <w:rFonts w:ascii="Liberation Serif" w:hAnsi="Liberation Serif" w:eastAsia="DejaVu Sans"/>
          <w:sz w:val="20"/>
          <w:lang w:val="en-GB" w:eastAsia="en-US" w:bidi="ar-SA"/>
        </w:rPr>
        <w:t>Suggestions?</w:t>
      </w:r>
    </w:p>
  </w:comment>
  <w:comment w:id="23" w:author="Berti Emilio" w:date="2020-03-04T14:01:20Z" w:initials="BE">
    <w:p>
      <w:r>
        <w:rPr>
          <w:rFonts w:ascii="Cambria" w:hAnsi="Cambria" w:eastAsia="Cambria" w:cs="DejaVu Sans"/>
          <w:b w:val="false"/>
          <w:bCs w:val="false"/>
          <w:i w:val="false"/>
          <w:iCs w:val="false"/>
          <w:caps w:val="false"/>
          <w:smallCaps w:val="false"/>
          <w:strike w:val="false"/>
          <w:dstrike w:val="false"/>
          <w:outline w:val="false"/>
          <w:shadow w:val="false"/>
          <w:emboss w:val="false"/>
          <w:imprint w:val="false"/>
          <w:color w:val="auto"/>
          <w:spacing w:val="0"/>
          <w:w w:val="100"/>
          <w:position w:val="0"/>
          <w:sz w:val="20"/>
          <w:szCs w:val="24"/>
          <w:u w:val="none"/>
          <w:vertAlign w:val="baseline"/>
          <w:em w:val="none"/>
          <w:lang w:val="en-GB" w:eastAsia="en-US" w:bidi="ar-SA"/>
        </w:rPr>
        <w:t>Added here.</w:t>
      </w:r>
    </w:p>
  </w:comment>
  <w:comment w:id="24" w:author="Berti Emilio" w:date="2020-03-02T16:24:37Z" w:initials="BE">
    <w:p>
      <w:r>
        <w:rPr>
          <w:rFonts w:ascii="Cambria" w:hAnsi="Cambria" w:eastAsia="Cambria" w:cs="DejaVu Sans"/>
          <w:b w:val="false"/>
          <w:bCs w:val="false"/>
          <w:i w:val="false"/>
          <w:iCs w:val="false"/>
          <w:caps w:val="false"/>
          <w:smallCaps w:val="false"/>
          <w:strike w:val="false"/>
          <w:dstrike w:val="false"/>
          <w:outline w:val="false"/>
          <w:shadow w:val="false"/>
          <w:emboss w:val="false"/>
          <w:imprint w:val="false"/>
          <w:color w:val="auto"/>
          <w:spacing w:val="0"/>
          <w:w w:val="100"/>
          <w:position w:val="0"/>
          <w:sz w:val="20"/>
          <w:szCs w:val="24"/>
          <w:u w:val="none"/>
          <w:vertAlign w:val="baseline"/>
          <w:em w:val="none"/>
          <w:lang w:val="en-GB" w:eastAsia="en-US" w:bidi="ar-SA"/>
        </w:rPr>
        <w:t>I understand how “respectively” can be confusing, but here I think it might be a good choice, as the sentence is short and intuitive.</w:t>
      </w:r>
    </w:p>
  </w:comment>
  <w:comment w:id="25" w:author="Unknown Author" w:date="2020-03-21T10:31:16Z" w:initials="">
    <w:p>
      <w:r>
        <w:rPr>
          <w:rFonts w:eastAsia="Cambria" w:cs="DejaVu Sans" w:ascii="Cambria" w:hAnsi="Cambria"/>
          <w:b w:val="false"/>
          <w:bCs w:val="false"/>
          <w:i w:val="false"/>
          <w:iCs w:val="false"/>
          <w:caps w:val="false"/>
          <w:smallCaps w:val="false"/>
          <w:strike w:val="false"/>
          <w:dstrike w:val="false"/>
          <w:outline w:val="false"/>
          <w:shadow w:val="false"/>
          <w:emboss w:val="false"/>
          <w:imprint w:val="false"/>
          <w:color w:val="auto"/>
          <w:spacing w:val="0"/>
          <w:w w:val="100"/>
          <w:position w:val="0"/>
          <w:sz w:val="20"/>
          <w:szCs w:val="24"/>
          <w:u w:val="none"/>
          <w:vertAlign w:val="baseline"/>
          <w:em w:val="none"/>
          <w:lang w:bidi="ar-SA" w:eastAsia="en-US" w:val="en-GB"/>
        </w:rPr>
        <w:t>HERE</w:t>
      </w:r>
    </w:p>
  </w:comment>
  <w:comment w:id="26" w:author="Berti Emilio" w:date="2020-03-04T15:46:06Z" w:initials="BE">
    <w:p>
      <w:r>
        <w:rPr>
          <w:rFonts w:ascii="Cambria" w:hAnsi="Cambria" w:eastAsia="Cambria" w:cs="DejaVu Sans"/>
          <w:b w:val="false"/>
          <w:bCs w:val="false"/>
          <w:i/>
          <w:iCs w:val="false"/>
          <w:caps w:val="false"/>
          <w:smallCaps w:val="false"/>
          <w:strike w:val="false"/>
          <w:dstrike w:val="false"/>
          <w:outline w:val="false"/>
          <w:shadow w:val="false"/>
          <w:emboss w:val="false"/>
          <w:imprint w:val="false"/>
          <w:color w:val="auto"/>
          <w:spacing w:val="0"/>
          <w:w w:val="100"/>
          <w:position w:val="0"/>
          <w:sz w:val="16"/>
          <w:szCs w:val="24"/>
          <w:u w:val="none"/>
          <w:vertAlign w:val="baseline"/>
          <w:em w:val="none"/>
          <w:lang w:val="en-GB" w:eastAsia="en-US" w:bidi="ar-SA"/>
        </w:rPr>
        <w:t>Reply to Christopher Edward Gordon (14/02/2020, 14:54): "..."</w:t>
      </w:r>
    </w:p>
    <w:p>
      <w:r>
        <w:rPr>
          <w:rFonts w:ascii="Liberation Serif" w:hAnsi="Liberation Serif" w:eastAsia="DejaVu Sans"/>
          <w:sz w:val="20"/>
          <w:lang w:val="en-GB" w:eastAsia="en-US" w:bidi="ar-SA"/>
        </w:rPr>
        <w:t>I added one sentence in the introduction and here (see comment HERE above) to say we considered only direct effects.</w:t>
      </w:r>
    </w:p>
  </w:comment>
  <w:comment w:id="27" w:author="Berti Emilio" w:date="2020-03-04T07:07:39Z" w:initials="BE">
    <w:p>
      <w:r>
        <w:rPr>
          <w:rFonts w:ascii="Cambria" w:hAnsi="Cambria" w:eastAsia="Cambria" w:cs="DejaVu Sans"/>
          <w:b w:val="false"/>
          <w:bCs w:val="false"/>
          <w:i w:val="false"/>
          <w:iCs w:val="false"/>
          <w:caps w:val="false"/>
          <w:smallCaps w:val="false"/>
          <w:strike w:val="false"/>
          <w:dstrike w:val="false"/>
          <w:outline w:val="false"/>
          <w:shadow w:val="false"/>
          <w:emboss w:val="false"/>
          <w:imprint w:val="false"/>
          <w:color w:val="auto"/>
          <w:spacing w:val="0"/>
          <w:w w:val="100"/>
          <w:position w:val="0"/>
          <w:sz w:val="20"/>
          <w:szCs w:val="24"/>
          <w:u w:val="none"/>
          <w:vertAlign w:val="baseline"/>
          <w:em w:val="none"/>
          <w:lang w:val="en-GB" w:eastAsia="en-US" w:bidi="ar-SA"/>
        </w:rPr>
        <w:t>Needed here?</w:t>
      </w:r>
    </w:p>
  </w:comment>
  <w:comment w:id="28" w:author="Unknown Author" w:date="2020-03-16T09:00:04Z" w:initials="">
    <w:p>
      <w:r>
        <w:rPr>
          <w:rFonts w:ascii="Cambria" w:hAnsi="Cambria" w:eastAsia="Cambria" w:cs="DejaVu Sans"/>
          <w:b w:val="false"/>
          <w:bCs w:val="false"/>
          <w:i w:val="false"/>
          <w:iCs w:val="false"/>
          <w:caps w:val="false"/>
          <w:smallCaps w:val="false"/>
          <w:strike w:val="false"/>
          <w:dstrike w:val="false"/>
          <w:outline w:val="false"/>
          <w:shadow w:val="false"/>
          <w:emboss w:val="false"/>
          <w:imprint w:val="false"/>
          <w:color w:val="auto"/>
          <w:spacing w:val="0"/>
          <w:w w:val="100"/>
          <w:position w:val="0"/>
          <w:sz w:val="20"/>
          <w:szCs w:val="24"/>
          <w:u w:val="none"/>
          <w:vertAlign w:val="baseline"/>
          <w:em w:val="none"/>
          <w:lang w:val="en-GB" w:eastAsia="en-US" w:bidi="ar-SA"/>
        </w:rPr>
        <w:t>Maybe repetitive.</w:t>
      </w:r>
    </w:p>
  </w:comment>
  <w:comment w:id="29" w:author="Unknown Author" w:date="2020-03-21T10:34:57Z" w:initials="">
    <w:p>
      <w:r>
        <w:rPr>
          <w:rFonts w:eastAsia="Cambria" w:cs="DejaVu Sans" w:ascii="Cambria" w:hAnsi="Cambria"/>
          <w:b w:val="false"/>
          <w:bCs w:val="false"/>
          <w:i w:val="false"/>
          <w:iCs w:val="false"/>
          <w:caps w:val="false"/>
          <w:smallCaps w:val="false"/>
          <w:strike w:val="false"/>
          <w:dstrike w:val="false"/>
          <w:outline w:val="false"/>
          <w:shadow w:val="false"/>
          <w:emboss w:val="false"/>
          <w:imprint w:val="false"/>
          <w:color w:val="auto"/>
          <w:spacing w:val="0"/>
          <w:w w:val="100"/>
          <w:position w:val="0"/>
          <w:sz w:val="20"/>
          <w:szCs w:val="24"/>
          <w:u w:val="none"/>
          <w:vertAlign w:val="baseline"/>
          <w:em w:val="none"/>
          <w:lang w:bidi="ar-SA" w:eastAsia="en-US" w:val="en-GB"/>
        </w:rPr>
        <w:t>Added to justify the separate analyses.</w:t>
      </w:r>
    </w:p>
  </w:comment>
  <w:comment w:id="30" w:author="Berti Emilio" w:date="2020-03-04T11:42:19Z" w:initials="BE">
    <w:p>
      <w:r>
        <w:rPr>
          <w:rFonts w:ascii="Cambria" w:hAnsi="Cambria" w:eastAsia="Cambria" w:cs="DejaVu Sans"/>
          <w:b w:val="false"/>
          <w:bCs w:val="false"/>
          <w:i/>
          <w:iCs w:val="false"/>
          <w:caps w:val="false"/>
          <w:smallCaps w:val="false"/>
          <w:strike w:val="false"/>
          <w:dstrike w:val="false"/>
          <w:outline w:val="false"/>
          <w:shadow w:val="false"/>
          <w:emboss w:val="false"/>
          <w:imprint w:val="false"/>
          <w:color w:val="auto"/>
          <w:spacing w:val="0"/>
          <w:w w:val="100"/>
          <w:position w:val="0"/>
          <w:sz w:val="16"/>
          <w:szCs w:val="24"/>
          <w:u w:val="none"/>
          <w:vertAlign w:val="baseline"/>
          <w:em w:val="none"/>
          <w:lang w:val="en-GB" w:eastAsia="en-US" w:bidi="ar-SA"/>
        </w:rPr>
        <w:t xml:space="preserve">Reply to Christopher Edward Gordon (14/02/2020, 15:11): "that they showed markedly different trends and hence you were unable to achieve a reasonable model-fit when both were included?   </w:t>
      </w:r>
    </w:p>
    <w:p>
      <w:r>
        <w:rPr>
          <w:rFonts w:ascii="Liberation Serif" w:hAnsi="Liberation Serif" w:eastAsia="DejaVu Sans"/>
          <w:i/>
          <w:sz w:val="16"/>
          <w:lang w:val="en-US" w:eastAsia="en-US" w:bidi="en-US"/>
        </w:rPr>
        <w:t>"</w:t>
      </w:r>
    </w:p>
    <w:p>
      <w:r>
        <w:rPr>
          <w:rFonts w:ascii="Liberation Serif" w:hAnsi="Liberation Serif" w:eastAsia="DejaVu Sans"/>
          <w:sz w:val="20"/>
          <w:lang w:val="en-US" w:eastAsia="en-US" w:bidi="en-US"/>
        </w:rPr>
        <w:t>I ran the model together and they have different trends (random areas had less species numbers), shown by p-value &lt; 0.05. Also, poisson family need to be replaced with negative binomial. Good point, implemented.</w:t>
      </w:r>
    </w:p>
  </w:comment>
  <w:comment w:id="31" w:author="Unknown Author" w:date="2020-03-21T10:35:32Z" w:initials="">
    <w:p>
      <w:r>
        <w:rPr>
          <w:rFonts w:eastAsia="Cambria" w:cs="DejaVu Sans" w:ascii="Cambria" w:hAnsi="Cambria"/>
          <w:b w:val="false"/>
          <w:bCs w:val="false"/>
          <w:i w:val="false"/>
          <w:iCs w:val="false"/>
          <w:caps w:val="false"/>
          <w:smallCaps w:val="false"/>
          <w:strike w:val="false"/>
          <w:dstrike w:val="false"/>
          <w:outline w:val="false"/>
          <w:shadow w:val="false"/>
          <w:emboss w:val="false"/>
          <w:imprint w:val="false"/>
          <w:color w:val="auto"/>
          <w:spacing w:val="0"/>
          <w:w w:val="100"/>
          <w:position w:val="0"/>
          <w:sz w:val="20"/>
          <w:szCs w:val="24"/>
          <w:u w:val="none"/>
          <w:vertAlign w:val="baseline"/>
          <w:em w:val="none"/>
          <w:lang w:bidi="ar-SA" w:eastAsia="en-US" w:val="en-GB"/>
        </w:rPr>
        <w:t xml:space="preserve">I put this here, as probably better for NEE. </w:t>
      </w:r>
    </w:p>
    <w:p>
      <w:r>
        <w:rPr>
          <w:rFonts w:ascii="Liberation Serif" w:hAnsi="Liberation Serif" w:eastAsia="DejaVu Sans"/>
          <w:lang w:val="en-US" w:eastAsia="en-US" w:bidi="en-US"/>
        </w:rPr>
      </w:r>
    </w:p>
    <w:p>
      <w:r>
        <w:rPr>
          <w:rFonts w:eastAsia="Cambria" w:cs="DejaVu Sans" w:ascii="Cambria" w:hAnsi="Cambria"/>
          <w:b w:val="false"/>
          <w:bCs w:val="false"/>
          <w:i w:val="false"/>
          <w:iCs w:val="false"/>
          <w:caps w:val="false"/>
          <w:smallCaps w:val="false"/>
          <w:strike w:val="false"/>
          <w:dstrike w:val="false"/>
          <w:outline w:val="false"/>
          <w:shadow w:val="false"/>
          <w:emboss w:val="false"/>
          <w:imprint w:val="false"/>
          <w:color w:val="auto"/>
          <w:spacing w:val="0"/>
          <w:w w:val="100"/>
          <w:position w:val="0"/>
          <w:sz w:val="20"/>
          <w:szCs w:val="24"/>
          <w:u w:val="single"/>
          <w:vertAlign w:val="baseline"/>
          <w:em w:val="none"/>
          <w:lang w:bidi="ar-SA" w:eastAsia="en-US" w:val="en-GB"/>
        </w:rPr>
        <w:t>Values for each model:</w:t>
      </w:r>
    </w:p>
    <w:p>
      <w:r>
        <w:rPr>
          <w:rFonts w:cs="DejaVu Sans" w:ascii="Cambria" w:hAnsi="Cambria" w:eastAsia="Cambria"/>
          <w:b w:val="false"/>
          <w:bCs w:val="false"/>
          <w:i w:val="false"/>
          <w:iCs w:val="false"/>
          <w:caps w:val="false"/>
          <w:smallCaps w:val="false"/>
          <w:strike w:val="false"/>
          <w:dstrike w:val="false"/>
          <w:outline w:val="false"/>
          <w:shadow w:val="false"/>
          <w:emboss w:val="false"/>
          <w:imprint w:val="false"/>
          <w:color w:val="000000"/>
          <w:spacing w:val="0"/>
          <w:w w:val="100"/>
          <w:position w:val="0"/>
          <w:sz w:val="20"/>
          <w:sz w:val="20"/>
          <w:szCs w:val="24"/>
          <w:u w:val="none"/>
          <w:vertAlign w:val="baseline"/>
          <w:em w:val="none"/>
          <w:lang w:bidi="ar-SA" w:val="en-GB" w:eastAsia="en-US"/>
        </w:rPr>
        <w:t>79, 96 for levels in PA</w:t>
      </w:r>
    </w:p>
    <w:p>
      <w:r>
        <w:rPr>
          <w:rFonts w:ascii="Cambria" w:hAnsi="Cambria" w:eastAsia="Cambria" w:cs="DejaVu Sans"/>
          <w:b w:val="false"/>
          <w:bCs w:val="false"/>
          <w:i w:val="false"/>
          <w:iCs w:val="false"/>
          <w:caps w:val="false"/>
          <w:smallCaps w:val="false"/>
          <w:strike w:val="false"/>
          <w:dstrike w:val="false"/>
          <w:outline w:val="false"/>
          <w:shadow w:val="false"/>
          <w:emboss w:val="false"/>
          <w:imprint w:val="false"/>
          <w:color w:val="000000"/>
          <w:spacing w:val="0"/>
          <w:w w:val="100"/>
          <w:position w:val="0"/>
          <w:sz w:val="20"/>
          <w:szCs w:val="24"/>
          <w:u w:val="none"/>
          <w:vertAlign w:val="baseline"/>
          <w:em w:val="none"/>
          <w:lang w:val="en-GB" w:eastAsia="en-US" w:bidi="ar-SA"/>
        </w:rPr>
        <w:t>87, 96 for levels in random</w:t>
      </w:r>
    </w:p>
    <w:p>
      <w:r>
        <w:rPr>
          <w:rFonts w:ascii="Cambria" w:hAnsi="Cambria" w:eastAsia="Cambria" w:cs="DejaVu Sans"/>
          <w:b w:val="false"/>
          <w:bCs w:val="false"/>
          <w:i w:val="false"/>
          <w:iCs w:val="false"/>
          <w:caps w:val="false"/>
          <w:smallCaps w:val="false"/>
          <w:strike w:val="false"/>
          <w:dstrike w:val="false"/>
          <w:outline w:val="false"/>
          <w:shadow w:val="false"/>
          <w:emboss w:val="false"/>
          <w:imprint w:val="false"/>
          <w:color w:val="000000"/>
          <w:spacing w:val="0"/>
          <w:w w:val="100"/>
          <w:position w:val="0"/>
          <w:sz w:val="20"/>
          <w:szCs w:val="24"/>
          <w:u w:val="none"/>
          <w:vertAlign w:val="baseline"/>
          <w:em w:val="none"/>
          <w:lang w:val="en-GB" w:eastAsia="en-US" w:bidi="ar-SA"/>
        </w:rPr>
        <w:t>48, 95 for edge in PA</w:t>
      </w:r>
    </w:p>
    <w:p>
      <w:r>
        <w:rPr>
          <w:rFonts w:ascii="Cambria" w:hAnsi="Cambria" w:eastAsia="Cambria" w:cs="DejaVu Sans"/>
          <w:b w:val="false"/>
          <w:bCs w:val="false"/>
          <w:i w:val="false"/>
          <w:iCs w:val="false"/>
          <w:caps w:val="false"/>
          <w:smallCaps w:val="false"/>
          <w:strike w:val="false"/>
          <w:dstrike w:val="false"/>
          <w:outline w:val="false"/>
          <w:shadow w:val="false"/>
          <w:emboss w:val="false"/>
          <w:imprint w:val="false"/>
          <w:color w:val="000000"/>
          <w:spacing w:val="0"/>
          <w:w w:val="100"/>
          <w:position w:val="0"/>
          <w:sz w:val="20"/>
          <w:szCs w:val="24"/>
          <w:u w:val="none"/>
          <w:vertAlign w:val="baseline"/>
          <w:em w:val="none"/>
          <w:lang w:val="en-GB" w:eastAsia="en-US" w:bidi="ar-SA"/>
        </w:rPr>
        <w:t>56, 93 for edge in random</w:t>
      </w:r>
    </w:p>
  </w:comment>
  <w:comment w:id="32" w:author="Unknown Author" w:date="2020-03-16T09:01:02Z" w:initials="">
    <w:p>
      <w:r>
        <w:rPr>
          <w:rFonts w:ascii="Cambria" w:hAnsi="Cambria" w:eastAsia="Cambria" w:cs="DejaVu Sans"/>
          <w:b w:val="false"/>
          <w:bCs w:val="false"/>
          <w:i w:val="false"/>
          <w:iCs w:val="false"/>
          <w:caps w:val="false"/>
          <w:smallCaps w:val="false"/>
          <w:strike w:val="false"/>
          <w:dstrike w:val="false"/>
          <w:outline w:val="false"/>
          <w:shadow w:val="false"/>
          <w:emboss w:val="false"/>
          <w:imprint w:val="false"/>
          <w:color w:val="auto"/>
          <w:spacing w:val="0"/>
          <w:w w:val="100"/>
          <w:position w:val="0"/>
          <w:sz w:val="20"/>
          <w:szCs w:val="24"/>
          <w:u w:val="none"/>
          <w:vertAlign w:val="baseline"/>
          <w:em w:val="none"/>
          <w:lang w:val="en-GB" w:eastAsia="en-US" w:bidi="ar-SA"/>
        </w:rPr>
        <w:t>I would remove some packages from citations. I check some papers and they mostly omit this. I will leave the three references maxnet, quantreg, and modelbased. Code is also online, so it can be checked.</w:t>
      </w:r>
    </w:p>
  </w:comment>
  <w:comment w:id="33" w:author="Berti Emilio" w:date="2020-03-04T12:25:56Z" w:initials="BE">
    <w:p>
      <w:r>
        <w:rPr>
          <w:rFonts w:ascii="Cambria" w:hAnsi="Cambria" w:eastAsia="Cambria" w:cs="DejaVu Sans"/>
          <w:b w:val="false"/>
          <w:bCs w:val="false"/>
          <w:i w:val="false"/>
          <w:iCs w:val="false"/>
          <w:caps w:val="false"/>
          <w:smallCaps w:val="false"/>
          <w:strike w:val="false"/>
          <w:dstrike w:val="false"/>
          <w:outline w:val="false"/>
          <w:shadow w:val="false"/>
          <w:emboss w:val="false"/>
          <w:imprint w:val="false"/>
          <w:color w:val="auto"/>
          <w:spacing w:val="0"/>
          <w:w w:val="100"/>
          <w:position w:val="0"/>
          <w:sz w:val="20"/>
          <w:szCs w:val="24"/>
          <w:u w:val="none"/>
          <w:vertAlign w:val="baseline"/>
          <w:em w:val="none"/>
          <w:lang w:val="en-GB" w:eastAsia="en-US" w:bidi="ar-SA"/>
        </w:rPr>
        <w:t>I tried to reword this part including Chris suggestions and making it a bit less boring to read.</w:t>
      </w:r>
    </w:p>
  </w:comment>
  <w:comment w:id="34" w:author="Unknown Author" w:date="2020-03-16T10:09:56Z" w:initials="">
    <w:p>
      <w:r>
        <w:rPr>
          <w:rFonts w:ascii="Cambria" w:hAnsi="Cambria" w:eastAsia="Cambria" w:cs="DejaVu Sans"/>
          <w:b w:val="false"/>
          <w:bCs w:val="false"/>
          <w:i w:val="false"/>
          <w:iCs w:val="false"/>
          <w:caps w:val="false"/>
          <w:smallCaps w:val="false"/>
          <w:strike w:val="false"/>
          <w:dstrike w:val="false"/>
          <w:outline w:val="false"/>
          <w:shadow w:val="false"/>
          <w:emboss w:val="false"/>
          <w:imprint w:val="false"/>
          <w:color w:val="auto"/>
          <w:spacing w:val="0"/>
          <w:w w:val="100"/>
          <w:position w:val="0"/>
          <w:sz w:val="20"/>
          <w:szCs w:val="24"/>
          <w:u w:val="none"/>
          <w:vertAlign w:val="baseline"/>
          <w:em w:val="none"/>
          <w:lang w:val="en-GB" w:eastAsia="en-US" w:bidi="ar-SA"/>
        </w:rPr>
        <w:t>I changed the way of reporting this on purpose. I used this reporting format for rewilding. I think this will make the reading of the results easier. The idea is that this way of reporting is linked to rewilding, hence helping the reader.</w:t>
      </w:r>
    </w:p>
  </w:comment>
  <w:comment w:id="35" w:author="Unknown Author" w:date="2020-03-17T08:49:59Z" w:initials="">
    <w:p>
      <w:r>
        <w:rPr>
          <w:rFonts w:ascii="Cambria" w:hAnsi="Cambria" w:eastAsia="Cambria" w:cs="DejaVu Sans"/>
          <w:b w:val="false"/>
          <w:bCs w:val="false"/>
          <w:i w:val="false"/>
          <w:iCs w:val="false"/>
          <w:caps w:val="false"/>
          <w:smallCaps w:val="false"/>
          <w:strike w:val="false"/>
          <w:dstrike w:val="false"/>
          <w:outline w:val="false"/>
          <w:shadow w:val="false"/>
          <w:emboss w:val="false"/>
          <w:imprint w:val="false"/>
          <w:color w:val="auto"/>
          <w:spacing w:val="0"/>
          <w:w w:val="100"/>
          <w:position w:val="0"/>
          <w:sz w:val="20"/>
          <w:szCs w:val="24"/>
          <w:u w:val="none"/>
          <w:vertAlign w:val="baseline"/>
          <w:em w:val="none"/>
          <w:lang w:val="en-GB" w:eastAsia="en-US" w:bidi="ar-SA"/>
        </w:rPr>
        <w:t xml:space="preserve">We have two shortcoming in our approach: </w:t>
      </w:r>
    </w:p>
    <w:p>
      <w:r>
        <w:rPr>
          <w:rFonts w:ascii="Liberation Serif" w:hAnsi="Liberation Serif" w:eastAsia="DejaVu Sans"/>
          <w:lang w:val="en-US" w:eastAsia="en-US" w:bidi="en-US"/>
        </w:rPr>
      </w:r>
    </w:p>
    <w:p>
      <w:r>
        <w:rPr>
          <w:rFonts w:ascii="Cambria" w:hAnsi="Cambria" w:cs="DejaVu Sans" w:eastAsia="Cambria"/>
          <w:b w:val="false"/>
          <w:bCs w:val="false"/>
          <w:i w:val="false"/>
          <w:iCs w:val="false"/>
          <w:caps w:val="false"/>
          <w:smallCaps w:val="false"/>
          <w:strike w:val="false"/>
          <w:dstrike w:val="false"/>
          <w:outline w:val="false"/>
          <w:shadow w:val="false"/>
          <w:emboss w:val="false"/>
          <w:imprint w:val="false"/>
          <w:color w:val="auto"/>
          <w:spacing w:val="0"/>
          <w:w w:val="100"/>
          <w:position w:val="0"/>
          <w:sz w:val="20"/>
          <w:szCs w:val="24"/>
          <w:u w:val="none"/>
          <w:vertAlign w:val="baseline"/>
          <w:em w:val="none"/>
          <w:lang w:val="en-GB" w:bidi="ar-SA" w:eastAsia="en-US"/>
        </w:rPr>
        <w:t xml:space="preserve">1 - </w:t>
      </w:r>
      <w:r>
        <w:rPr>
          <w:rFonts w:ascii="Cambria" w:hAnsi="Cambria" w:cs="DejaVu Sans" w:eastAsia="Cambria"/>
          <w:b/>
          <w:bCs w:val="false"/>
          <w:i w:val="false"/>
          <w:iCs w:val="false"/>
          <w:caps w:val="false"/>
          <w:smallCaps w:val="false"/>
          <w:strike w:val="false"/>
          <w:dstrike w:val="false"/>
          <w:outline w:val="false"/>
          <w:shadow w:val="false"/>
          <w:emboss w:val="false"/>
          <w:imprint w:val="false"/>
          <w:color w:val="auto"/>
          <w:spacing w:val="0"/>
          <w:w w:val="100"/>
          <w:position w:val="0"/>
          <w:sz w:val="20"/>
          <w:szCs w:val="24"/>
          <w:u w:val="none"/>
          <w:vertAlign w:val="baseline"/>
          <w:em w:val="none"/>
          <w:lang w:val="en-GB" w:bidi="ar-SA" w:eastAsia="en-US"/>
        </w:rPr>
        <w:t xml:space="preserve">we do not consider indirect interactions. </w:t>
      </w:r>
      <w:r>
        <w:rPr>
          <w:rFonts w:ascii="Cambria" w:hAnsi="Cambria" w:cs="DejaVu Sans" w:eastAsia="Cambria"/>
          <w:b w:val="false"/>
          <w:bCs w:val="false"/>
          <w:i w:val="false"/>
          <w:iCs w:val="false"/>
          <w:caps w:val="false"/>
          <w:smallCaps w:val="false"/>
          <w:strike w:val="false"/>
          <w:dstrike w:val="false"/>
          <w:outline w:val="false"/>
          <w:shadow w:val="false"/>
          <w:emboss w:val="false"/>
          <w:imprint w:val="false"/>
          <w:color w:val="000000"/>
          <w:spacing w:val="0"/>
          <w:w w:val="100"/>
          <w:position w:val="0"/>
          <w:sz w:val="20"/>
          <w:szCs w:val="24"/>
          <w:u w:val="none"/>
          <w:vertAlign w:val="baseline"/>
          <w:em w:val="none"/>
          <w:lang w:val="en-GB" w:bidi="ar-SA" w:eastAsia="en-US"/>
        </w:rPr>
        <w:t xml:space="preserve">Food webs are usually studies as we do, i.e. 1 is a general issue, as there is no accepted and robust way to model indirect interactions. </w:t>
      </w:r>
    </w:p>
    <w:p>
      <w:r>
        <w:rPr>
          <w:rFonts w:ascii="Liberation Serif" w:hAnsi="Liberation Serif" w:eastAsia="DejaVu Sans"/>
          <w:lang w:val="en-US" w:eastAsia="en-US" w:bidi="en-US"/>
        </w:rPr>
      </w:r>
    </w:p>
    <w:p>
      <w:r>
        <w:rPr>
          <w:rFonts w:ascii="Cambria" w:hAnsi="Cambria" w:eastAsia="Cambria" w:cs="DejaVu Sans"/>
          <w:b w:val="false"/>
          <w:bCs w:val="false"/>
          <w:i w:val="false"/>
          <w:iCs w:val="false"/>
          <w:caps w:val="false"/>
          <w:smallCaps w:val="false"/>
          <w:strike w:val="false"/>
          <w:dstrike w:val="false"/>
          <w:outline w:val="false"/>
          <w:shadow w:val="false"/>
          <w:emboss w:val="false"/>
          <w:imprint w:val="false"/>
          <w:color w:val="auto"/>
          <w:spacing w:val="0"/>
          <w:w w:val="100"/>
          <w:position w:val="0"/>
          <w:sz w:val="20"/>
          <w:sz w:val="20"/>
          <w:szCs w:val="24"/>
          <w:u w:val="none"/>
          <w:vertAlign w:val="baseline"/>
          <w:em w:val="none"/>
          <w:lang w:val="en-GB" w:bidi="ar-SA" w:eastAsia="en-US"/>
        </w:rPr>
        <w:t xml:space="preserve">2 - </w:t>
      </w:r>
      <w:r>
        <w:rPr>
          <w:rFonts w:ascii="Cambria" w:hAnsi="Cambria" w:eastAsia="Cambria" w:cs="DejaVu Sans"/>
          <w:b/>
          <w:bCs w:val="false"/>
          <w:i w:val="false"/>
          <w:iCs w:val="false"/>
          <w:caps w:val="false"/>
          <w:smallCaps w:val="false"/>
          <w:strike w:val="false"/>
          <w:dstrike w:val="false"/>
          <w:outline w:val="false"/>
          <w:shadow w:val="false"/>
          <w:emboss w:val="false"/>
          <w:imprint w:val="false"/>
          <w:color w:val="auto"/>
          <w:spacing w:val="0"/>
          <w:w w:val="100"/>
          <w:position w:val="0"/>
          <w:sz w:val="20"/>
          <w:sz w:val="20"/>
          <w:szCs w:val="24"/>
          <w:u w:val="none"/>
          <w:vertAlign w:val="baseline"/>
          <w:em w:val="none"/>
          <w:lang w:val="en-GB" w:bidi="ar-SA" w:eastAsia="en-US"/>
        </w:rPr>
        <w:t>food webs are static.</w:t>
      </w:r>
      <w:r>
        <w:rPr>
          <w:rFonts w:ascii="Cambria" w:hAnsi="Cambria" w:eastAsia="Cambria" w:cs="DejaVu Sans"/>
          <w:b w:val="false"/>
          <w:bCs w:val="false"/>
          <w:i w:val="false"/>
          <w:iCs w:val="false"/>
          <w:caps w:val="false"/>
          <w:smallCaps w:val="false"/>
          <w:strike w:val="false"/>
          <w:dstrike w:val="false"/>
          <w:outline w:val="false"/>
          <w:shadow w:val="false"/>
          <w:emboss w:val="false"/>
          <w:imprint w:val="false"/>
          <w:color w:val="auto"/>
          <w:spacing w:val="0"/>
          <w:w w:val="100"/>
          <w:position w:val="0"/>
          <w:sz w:val="20"/>
          <w:sz w:val="20"/>
          <w:szCs w:val="24"/>
          <w:u w:val="none"/>
          <w:vertAlign w:val="baseline"/>
          <w:em w:val="none"/>
          <w:lang w:val="en-GB" w:bidi="ar-SA" w:eastAsia="en-US"/>
        </w:rPr>
        <w:t xml:space="preserve"> </w:t>
      </w:r>
      <w:r>
        <w:rPr>
          <w:rFonts w:ascii="Cambria" w:hAnsi="Cambria" w:eastAsia="Cambria" w:cs="DejaVu Sans"/>
          <w:b w:val="false"/>
          <w:bCs w:val="false"/>
          <w:i w:val="false"/>
          <w:iCs w:val="false"/>
          <w:caps w:val="false"/>
          <w:smallCaps w:val="false"/>
          <w:strike w:val="false"/>
          <w:dstrike w:val="false"/>
          <w:outline w:val="false"/>
          <w:shadow w:val="false"/>
          <w:emboss w:val="false"/>
          <w:imprint w:val="false"/>
          <w:color w:val="000000"/>
          <w:spacing w:val="0"/>
          <w:w w:val="100"/>
          <w:position w:val="0"/>
          <w:sz w:val="20"/>
          <w:sz w:val="20"/>
          <w:szCs w:val="24"/>
          <w:u w:val="none"/>
          <w:vertAlign w:val="baseline"/>
          <w:em w:val="none"/>
          <w:lang w:val="en-GB" w:bidi="ar-SA" w:eastAsia="en-US"/>
        </w:rPr>
        <w:t>Food webs are also usually studied statically. There are some new promising approaches, but data availability and resolution of the study are big constraints here.</w:t>
      </w:r>
    </w:p>
    <w:p>
      <w:r>
        <w:rPr>
          <w:rFonts w:ascii="Liberation Serif" w:hAnsi="Liberation Serif" w:eastAsia="DejaVu Sans"/>
          <w:lang w:val="en-US" w:eastAsia="en-US" w:bidi="en-US"/>
        </w:rPr>
      </w:r>
    </w:p>
    <w:p>
      <w:r>
        <w:rPr>
          <w:rFonts w:ascii="Cambria" w:hAnsi="Cambria" w:eastAsia="Cambria" w:cs="DejaVu Sans"/>
          <w:b w:val="false"/>
          <w:bCs w:val="false"/>
          <w:i w:val="false"/>
          <w:iCs w:val="false"/>
          <w:caps w:val="false"/>
          <w:smallCaps w:val="false"/>
          <w:strike w:val="false"/>
          <w:dstrike w:val="false"/>
          <w:outline w:val="false"/>
          <w:shadow w:val="false"/>
          <w:emboss w:val="false"/>
          <w:imprint w:val="false"/>
          <w:color w:val="auto"/>
          <w:spacing w:val="0"/>
          <w:w w:val="100"/>
          <w:position w:val="0"/>
          <w:sz w:val="20"/>
          <w:szCs w:val="24"/>
          <w:u w:val="none"/>
          <w:vertAlign w:val="baseline"/>
          <w:em w:val="none"/>
          <w:lang w:val="en-GB" w:eastAsia="en-US" w:bidi="ar-SA"/>
        </w:rPr>
        <w:t>Where (if) to include this in the discussion?</w:t>
      </w:r>
    </w:p>
  </w:comment>
  <w:comment w:id="36" w:author="Unknown Author" w:date="2020-03-21T10:40:10Z" w:initials="">
    <w:p>
      <w:r>
        <w:rPr>
          <w:rFonts w:ascii="Cambria" w:hAnsi="Cambria" w:eastAsia="Cambria" w:cs="DejaVu Sans"/>
          <w:b w:val="false"/>
          <w:bCs w:val="false"/>
          <w:i w:val="false"/>
          <w:iCs w:val="false"/>
          <w:caps w:val="false"/>
          <w:smallCaps w:val="false"/>
          <w:strike w:val="false"/>
          <w:dstrike w:val="false"/>
          <w:outline w:val="false"/>
          <w:shadow w:val="false"/>
          <w:emboss w:val="false"/>
          <w:imprint w:val="false"/>
          <w:color w:val="auto"/>
          <w:spacing w:val="0"/>
          <w:w w:val="100"/>
          <w:position w:val="0"/>
          <w:sz w:val="20"/>
          <w:sz w:val="20"/>
          <w:szCs w:val="24"/>
          <w:u w:val="none"/>
          <w:vertAlign w:val="baseline"/>
          <w:em w:val="none"/>
          <w:lang w:val="en-GB" w:eastAsia="en-US" w:bidi="ar-SA"/>
        </w:rPr>
        <w:t>For NEE, discussion should be 2-3 paragraphs long. Most of this should thus be implemented into the results. I highlighted which paragraph I would keep as discussion: KEEP.</w:t>
      </w:r>
    </w:p>
    <w:p>
      <w:r>
        <w:rPr>
          <w:rFonts w:ascii="Liberation Serif" w:hAnsi="Liberation Serif" w:eastAsia="DejaVu Sans"/>
          <w:lang w:val="en-US" w:eastAsia="en-US" w:bidi="en-US"/>
        </w:rPr>
      </w:r>
    </w:p>
    <w:p>
      <w:r>
        <w:rPr>
          <w:rFonts w:eastAsia="Cambria" w:cs="DejaVu Sans" w:ascii="Cambria" w:hAnsi="Cambria"/>
          <w:b w:val="false"/>
          <w:bCs w:val="false"/>
          <w:i w:val="false"/>
          <w:iCs w:val="false"/>
          <w:caps w:val="false"/>
          <w:smallCaps w:val="false"/>
          <w:strike w:val="false"/>
          <w:dstrike w:val="false"/>
          <w:outline w:val="false"/>
          <w:shadow w:val="false"/>
          <w:emboss w:val="false"/>
          <w:imprint w:val="false"/>
          <w:color w:val="auto"/>
          <w:spacing w:val="0"/>
          <w:w w:val="100"/>
          <w:position w:val="0"/>
          <w:sz w:val="20"/>
          <w:szCs w:val="24"/>
          <w:u w:val="none"/>
          <w:vertAlign w:val="baseline"/>
          <w:em w:val="none"/>
          <w:lang w:bidi="ar-SA" w:eastAsia="en-US" w:val="en-GB"/>
        </w:rPr>
        <w:t>Yet, it is not super-clear to me the structure of papers in NEE, as they vary a lot and I’ve seen papers structure like this manuscript now (except methods at the end). E.g. : https://www.nature.com/articles/s41559-020-1121-x.pdf</w:t>
      </w:r>
    </w:p>
  </w:comment>
  <w:comment w:id="37" w:author="Unknown Author" w:date="2020-03-21T10:41:09Z" w:initials="">
    <w:p>
      <w:r>
        <w:rPr>
          <w:rFonts w:cs="DejaVu Sans" w:ascii="Cambria" w:hAnsi="Cambria" w:eastAsia="Cambria"/>
          <w:b w:val="false"/>
          <w:bCs w:val="false"/>
          <w:i w:val="false"/>
          <w:iCs w:val="false"/>
          <w:caps w:val="false"/>
          <w:smallCaps w:val="false"/>
          <w:strike w:val="false"/>
          <w:dstrike w:val="false"/>
          <w:outline w:val="false"/>
          <w:shadow w:val="false"/>
          <w:emboss w:val="false"/>
          <w:imprint w:val="false"/>
          <w:color w:val="000000"/>
          <w:spacing w:val="0"/>
          <w:w w:val="100"/>
          <w:position w:val="0"/>
          <w:sz w:val="20"/>
          <w:sz w:val="20"/>
          <w:szCs w:val="24"/>
          <w:u w:val="none"/>
          <w:vertAlign w:val="baseline"/>
          <w:em w:val="none"/>
          <w:lang w:bidi="ar-SA" w:val="en-GB" w:eastAsia="en-US"/>
        </w:rPr>
        <w:t>KEEP</w:t>
      </w:r>
    </w:p>
  </w:comment>
  <w:comment w:id="38" w:author="Unknown Author" w:date="2020-03-20T14:31:21Z" w:initials="">
    <w:p>
      <w:r>
        <w:rPr>
          <w:rFonts w:ascii="Cambria" w:hAnsi="Cambria" w:eastAsia="Cambria" w:cs="DejaVu Sans"/>
          <w:b w:val="false"/>
          <w:bCs w:val="false"/>
          <w:i w:val="false"/>
          <w:iCs w:val="false"/>
          <w:caps w:val="false"/>
          <w:smallCaps w:val="false"/>
          <w:strike w:val="false"/>
          <w:dstrike w:val="false"/>
          <w:outline w:val="false"/>
          <w:shadow w:val="false"/>
          <w:emboss w:val="false"/>
          <w:imprint w:val="false"/>
          <w:color w:val="auto"/>
          <w:spacing w:val="0"/>
          <w:w w:val="100"/>
          <w:position w:val="0"/>
          <w:sz w:val="20"/>
          <w:szCs w:val="24"/>
          <w:u w:val="none"/>
          <w:vertAlign w:val="baseline"/>
          <w:em w:val="none"/>
          <w:lang w:val="en-GB" w:eastAsia="en-US" w:bidi="ar-SA"/>
        </w:rPr>
        <w:t>I put some general summary statistics here and more detail in the supplement: Supplementary Tables 3 and 4.</w:t>
      </w:r>
    </w:p>
  </w:comment>
  <w:comment w:id="40" w:author="Unknown Author" w:date="2020-03-17T15:29:03Z" w:initials="">
    <w:p>
      <w:r>
        <w:rPr>
          <w:rFonts w:ascii="Cambria" w:hAnsi="Cambria" w:eastAsia="Cambria" w:cs="DejaVu Sans"/>
          <w:b w:val="false"/>
          <w:bCs w:val="false"/>
          <w:i w:val="false"/>
          <w:iCs w:val="false"/>
          <w:caps w:val="false"/>
          <w:smallCaps w:val="false"/>
          <w:strike w:val="false"/>
          <w:dstrike w:val="false"/>
          <w:outline w:val="false"/>
          <w:shadow w:val="false"/>
          <w:emboss w:val="false"/>
          <w:imprint w:val="false"/>
          <w:color w:val="auto"/>
          <w:spacing w:val="0"/>
          <w:w w:val="100"/>
          <w:position w:val="0"/>
          <w:sz w:val="20"/>
          <w:szCs w:val="24"/>
          <w:u w:val="none"/>
          <w:vertAlign w:val="baseline"/>
          <w:em w:val="none"/>
          <w:lang w:val="en-GB" w:eastAsia="en-US" w:bidi="ar-SA"/>
        </w:rPr>
        <w:t>I want to cite the OVP fiasco paper here. I think it makes a good point and show we acknowledge rewilding might fail (and importantly why).</w:t>
      </w:r>
    </w:p>
  </w:comment>
  <w:comment w:id="39" w:author="Unknown Author" w:date="2020-03-21T10:41:46Z" w:initials="">
    <w:p>
      <w:r>
        <w:rPr>
          <w:rFonts w:cs="DejaVu Sans" w:ascii="Cambria" w:hAnsi="Cambria" w:eastAsia="Cambria"/>
          <w:b w:val="false"/>
          <w:bCs w:val="false"/>
          <w:i w:val="false"/>
          <w:iCs w:val="false"/>
          <w:caps w:val="false"/>
          <w:smallCaps w:val="false"/>
          <w:strike w:val="false"/>
          <w:dstrike w:val="false"/>
          <w:outline w:val="false"/>
          <w:shadow w:val="false"/>
          <w:emboss w:val="false"/>
          <w:imprint w:val="false"/>
          <w:color w:val="000000"/>
          <w:spacing w:val="0"/>
          <w:w w:val="100"/>
          <w:position w:val="0"/>
          <w:sz w:val="20"/>
          <w:sz w:val="20"/>
          <w:szCs w:val="24"/>
          <w:u w:val="none"/>
          <w:vertAlign w:val="baseline"/>
          <w:em w:val="none"/>
          <w:lang w:bidi="ar-SA" w:val="en-GB" w:eastAsia="en-US"/>
        </w:rPr>
        <w:t>KEEP</w:t>
      </w:r>
    </w:p>
  </w:comment>
  <w:comment w:id="41" w:author="Unknown Author" w:date="2020-03-21T10:42:09Z" w:initials="">
    <w:p>
      <w:r>
        <w:rPr>
          <w:rFonts w:cs="DejaVu Sans" w:ascii="Cambria" w:hAnsi="Cambria" w:eastAsia="Cambria"/>
          <w:b w:val="false"/>
          <w:bCs w:val="false"/>
          <w:i w:val="false"/>
          <w:iCs w:val="false"/>
          <w:caps w:val="false"/>
          <w:smallCaps w:val="false"/>
          <w:strike w:val="false"/>
          <w:dstrike w:val="false"/>
          <w:outline w:val="false"/>
          <w:shadow w:val="false"/>
          <w:emboss w:val="false"/>
          <w:imprint w:val="false"/>
          <w:color w:val="000000"/>
          <w:spacing w:val="0"/>
          <w:w w:val="100"/>
          <w:position w:val="0"/>
          <w:sz w:val="20"/>
          <w:sz w:val="20"/>
          <w:szCs w:val="24"/>
          <w:u w:val="none"/>
          <w:vertAlign w:val="baseline"/>
          <w:em w:val="none"/>
          <w:lang w:bidi="ar-SA" w:val="en-GB" w:eastAsia="en-US"/>
        </w:rPr>
        <w:t>KEEP</w:t>
      </w:r>
    </w:p>
  </w:comment>
  <w:comment w:id="42" w:author="Unknown Author" w:date="2020-03-21T10:42:03Z" w:initials="">
    <w:p>
      <w:r>
        <w:rPr>
          <w:rFonts w:cs="DejaVu Sans" w:ascii="Cambria" w:hAnsi="Cambria" w:eastAsia="Cambria"/>
          <w:b w:val="false"/>
          <w:bCs w:val="false"/>
          <w:i w:val="false"/>
          <w:iCs w:val="false"/>
          <w:caps w:val="false"/>
          <w:smallCaps w:val="false"/>
          <w:strike w:val="false"/>
          <w:dstrike w:val="false"/>
          <w:outline w:val="false"/>
          <w:shadow w:val="false"/>
          <w:emboss w:val="false"/>
          <w:imprint w:val="false"/>
          <w:color w:val="000000"/>
          <w:spacing w:val="0"/>
          <w:w w:val="100"/>
          <w:position w:val="0"/>
          <w:sz w:val="20"/>
          <w:sz w:val="20"/>
          <w:szCs w:val="24"/>
          <w:u w:val="none"/>
          <w:vertAlign w:val="baseline"/>
          <w:em w:val="none"/>
          <w:lang w:bidi="ar-SA" w:val="en-GB" w:eastAsia="en-US"/>
        </w:rPr>
        <w:t>KEEP</w:t>
      </w:r>
    </w:p>
  </w:comment>
  <w:comment w:id="43" w:author="Unknown Author" w:date="2020-03-21T09:00:15Z" w:initials="">
    <w:p>
      <w:r>
        <w:rPr>
          <w:rFonts w:ascii="Cambria" w:hAnsi="Cambria" w:eastAsia="Cambria" w:cs="DejaVu Sans"/>
          <w:b w:val="false"/>
          <w:bCs w:val="false"/>
          <w:i w:val="false"/>
          <w:iCs w:val="false"/>
          <w:caps w:val="false"/>
          <w:smallCaps w:val="false"/>
          <w:strike w:val="false"/>
          <w:dstrike w:val="false"/>
          <w:outline w:val="false"/>
          <w:shadow w:val="false"/>
          <w:emboss w:val="false"/>
          <w:imprint w:val="false"/>
          <w:color w:val="auto"/>
          <w:spacing w:val="0"/>
          <w:w w:val="100"/>
          <w:position w:val="0"/>
          <w:sz w:val="20"/>
          <w:szCs w:val="24"/>
          <w:u w:val="none"/>
          <w:vertAlign w:val="baseline"/>
          <w:em w:val="none"/>
          <w:lang w:val="en-GB" w:eastAsia="en-US" w:bidi="ar-SA"/>
        </w:rPr>
        <w:t>This need to be formatted. Please skip.</w:t>
      </w:r>
    </w:p>
  </w:comment>
  <w:comment w:id="44" w:author="Berti Emilio" w:date="2020-02-28T13:19:42Z" w:initials="BE">
    <w:p>
      <w:r>
        <w:rPr>
          <w:rFonts w:ascii="Cambria" w:hAnsi="Cambria" w:eastAsia="Cambria" w:cs="DejaVu Sans"/>
          <w:b w:val="false"/>
          <w:bCs w:val="false"/>
          <w:i w:val="false"/>
          <w:iCs w:val="false"/>
          <w:caps w:val="false"/>
          <w:smallCaps w:val="false"/>
          <w:strike w:val="false"/>
          <w:dstrike w:val="false"/>
          <w:outline w:val="false"/>
          <w:shadow w:val="false"/>
          <w:emboss w:val="false"/>
          <w:imprint w:val="false"/>
          <w:color w:val="auto"/>
          <w:spacing w:val="0"/>
          <w:w w:val="100"/>
          <w:position w:val="0"/>
          <w:sz w:val="20"/>
          <w:szCs w:val="24"/>
          <w:u w:val="none"/>
          <w:vertAlign w:val="baseline"/>
          <w:em w:val="none"/>
          <w:lang w:val="en-GB" w:eastAsia="en-US" w:bidi="ar-SA"/>
        </w:rPr>
        <w:t>NEE format for more than 5 authors.</w:t>
      </w:r>
    </w:p>
  </w:comment>
  <w:comment w:id="45" w:author="Berti Emilio" w:date="2020-02-28T13:22:37Z" w:initials="BE">
    <w:p>
      <w:r>
        <w:rPr>
          <w:rFonts w:ascii="Cambria" w:hAnsi="Cambria" w:eastAsia="Cambria" w:cs="DejaVu Sans"/>
          <w:b w:val="false"/>
          <w:bCs w:val="false"/>
          <w:i w:val="false"/>
          <w:iCs w:val="false"/>
          <w:caps w:val="false"/>
          <w:smallCaps w:val="false"/>
          <w:strike w:val="false"/>
          <w:dstrike w:val="false"/>
          <w:outline w:val="false"/>
          <w:shadow w:val="false"/>
          <w:emboss w:val="false"/>
          <w:imprint w:val="false"/>
          <w:color w:val="auto"/>
          <w:spacing w:val="0"/>
          <w:w w:val="100"/>
          <w:position w:val="0"/>
          <w:sz w:val="20"/>
          <w:szCs w:val="24"/>
          <w:u w:val="none"/>
          <w:vertAlign w:val="baseline"/>
          <w:em w:val="none"/>
          <w:lang w:val="en-GB" w:eastAsia="en-US" w:bidi="ar-SA"/>
        </w:rPr>
        <w:t>NEE format for online journals.</w:t>
      </w:r>
    </w:p>
  </w:comment>
  <w:comment w:id="46" w:author="Berti Emilio" w:date="2020-02-28T13:20:32Z" w:initials="BE">
    <w:p>
      <w:r>
        <w:rPr>
          <w:rFonts w:ascii="Cambria" w:hAnsi="Cambria" w:eastAsia="Cambria" w:cs="DejaVu Sans"/>
          <w:b w:val="false"/>
          <w:bCs w:val="false"/>
          <w:i w:val="false"/>
          <w:iCs w:val="false"/>
          <w:caps w:val="false"/>
          <w:smallCaps w:val="false"/>
          <w:strike w:val="false"/>
          <w:dstrike w:val="false"/>
          <w:outline w:val="false"/>
          <w:shadow w:val="false"/>
          <w:emboss w:val="false"/>
          <w:imprint w:val="false"/>
          <w:color w:val="auto"/>
          <w:spacing w:val="0"/>
          <w:w w:val="100"/>
          <w:position w:val="0"/>
          <w:sz w:val="20"/>
          <w:szCs w:val="24"/>
          <w:u w:val="none"/>
          <w:vertAlign w:val="baseline"/>
          <w:em w:val="none"/>
          <w:lang w:val="en-GB" w:eastAsia="en-US" w:bidi="ar-SA"/>
        </w:rPr>
        <w:t>NEE format for less than 6 authors.</w:t>
      </w:r>
    </w:p>
  </w:comment>
  <w:comment w:id="47" w:author="Microsoft Office User" w:date="2020-01-19T17:36:00Z" w:initials="MOU">
    <w:p>
      <w:r>
        <w:rPr>
          <w:rFonts w:ascii="Liberation Serif" w:hAnsi="Liberation Serif" w:eastAsia="DejaVu Sans"/>
          <w:lang w:eastAsia="en-US" w:val="en-US" w:bidi="en-US"/>
        </w:rPr>
        <w:t>Is this complete</w:t>
      </w:r>
    </w:p>
  </w:comment>
  <w:comment w:id="48" w:author="Berti Emilio" w:date="2020-03-04T16:36:32Z" w:initials="BE">
    <w:p>
      <w:r>
        <w:rPr>
          <w:rFonts w:ascii="Cambria" w:hAnsi="Cambria" w:eastAsia="Cambria" w:cs="DejaVu Sans"/>
          <w:b w:val="false"/>
          <w:bCs w:val="false"/>
          <w:i w:val="false"/>
          <w:iCs w:val="false"/>
          <w:caps w:val="false"/>
          <w:smallCaps w:val="false"/>
          <w:strike w:val="false"/>
          <w:dstrike w:val="false"/>
          <w:outline w:val="false"/>
          <w:shadow w:val="false"/>
          <w:emboss w:val="false"/>
          <w:imprint w:val="false"/>
          <w:color w:val="auto"/>
          <w:spacing w:val="0"/>
          <w:w w:val="100"/>
          <w:position w:val="0"/>
          <w:sz w:val="20"/>
          <w:szCs w:val="24"/>
          <w:u w:val="none"/>
          <w:vertAlign w:val="baseline"/>
          <w:em w:val="none"/>
          <w:lang w:val="en-GB" w:eastAsia="en-US" w:bidi="ar-SA"/>
        </w:rPr>
        <w:t>Remove.</w:t>
      </w:r>
    </w:p>
  </w:comment>
  <w:comment w:id="49" w:author="Berti Emilio" w:date="2020-03-04T16:48:37Z" w:initials="BE">
    <w:p>
      <w:r>
        <w:rPr>
          <w:rFonts w:ascii="Cambria" w:hAnsi="Cambria" w:eastAsia="Cambria" w:cs="DejaVu Sans"/>
          <w:b w:val="false"/>
          <w:bCs w:val="false"/>
          <w:i w:val="false"/>
          <w:iCs w:val="false"/>
          <w:caps w:val="false"/>
          <w:smallCaps w:val="false"/>
          <w:strike w:val="false"/>
          <w:dstrike w:val="false"/>
          <w:outline w:val="false"/>
          <w:shadow w:val="false"/>
          <w:emboss w:val="false"/>
          <w:imprint w:val="false"/>
          <w:color w:val="auto"/>
          <w:spacing w:val="0"/>
          <w:w w:val="100"/>
          <w:position w:val="0"/>
          <w:sz w:val="20"/>
          <w:szCs w:val="24"/>
          <w:u w:val="none"/>
          <w:vertAlign w:val="baseline"/>
          <w:em w:val="none"/>
          <w:lang w:val="en-GB" w:eastAsia="en-US" w:bidi="ar-SA"/>
        </w:rPr>
        <w:t>Check again.</w:t>
      </w:r>
    </w:p>
  </w:comment>
  <w:comment w:id="50" w:author="Berti Emilio" w:date="2020-03-04T16:49:15Z" w:initials="BE">
    <w:p>
      <w:r>
        <w:rPr>
          <w:rFonts w:ascii="Cambria" w:hAnsi="Cambria" w:eastAsia="Cambria" w:cs="DejaVu Sans"/>
          <w:b w:val="false"/>
          <w:bCs w:val="false"/>
          <w:i w:val="false"/>
          <w:iCs w:val="false"/>
          <w:caps w:val="false"/>
          <w:smallCaps w:val="false"/>
          <w:strike w:val="false"/>
          <w:dstrike w:val="false"/>
          <w:outline w:val="false"/>
          <w:shadow w:val="false"/>
          <w:emboss w:val="false"/>
          <w:imprint w:val="false"/>
          <w:color w:val="auto"/>
          <w:spacing w:val="0"/>
          <w:w w:val="100"/>
          <w:position w:val="0"/>
          <w:sz w:val="20"/>
          <w:szCs w:val="24"/>
          <w:u w:val="none"/>
          <w:vertAlign w:val="baseline"/>
          <w:em w:val="none"/>
          <w:lang w:val="en-GB" w:eastAsia="en-US" w:bidi="ar-SA"/>
        </w:rPr>
        <w:t>remove</w:t>
      </w:r>
    </w:p>
  </w:comment>
  <w:comment w:id="51" w:author="Berti Emilio" w:date="2020-03-04T16:49:25Z" w:initials="BE">
    <w:p>
      <w:r>
        <w:rPr>
          <w:rFonts w:ascii="Cambria" w:hAnsi="Cambria" w:eastAsia="Cambria" w:cs="DejaVu Sans"/>
          <w:b w:val="false"/>
          <w:bCs w:val="false"/>
          <w:i w:val="false"/>
          <w:iCs w:val="false"/>
          <w:caps w:val="false"/>
          <w:smallCaps w:val="false"/>
          <w:strike w:val="false"/>
          <w:dstrike w:val="false"/>
          <w:outline w:val="false"/>
          <w:shadow w:val="false"/>
          <w:emboss w:val="false"/>
          <w:imprint w:val="false"/>
          <w:color w:val="auto"/>
          <w:spacing w:val="0"/>
          <w:w w:val="100"/>
          <w:position w:val="0"/>
          <w:sz w:val="20"/>
          <w:szCs w:val="24"/>
          <w:u w:val="none"/>
          <w:vertAlign w:val="baseline"/>
          <w:em w:val="none"/>
          <w:lang w:val="en-GB" w:eastAsia="en-US" w:bidi="ar-SA"/>
        </w:rPr>
        <w:t>remove</w:t>
      </w:r>
    </w:p>
  </w:comment>
  <w:comment w:id="52" w:author="Berti Emilio" w:date="2020-03-04T16:50:46Z" w:initials="BE">
    <w:p>
      <w:r>
        <w:rPr>
          <w:rFonts w:ascii="Cambria" w:hAnsi="Cambria" w:eastAsia="Cambria" w:cs="DejaVu Sans"/>
          <w:b w:val="false"/>
          <w:bCs w:val="false"/>
          <w:i w:val="false"/>
          <w:iCs w:val="false"/>
          <w:caps w:val="false"/>
          <w:smallCaps w:val="false"/>
          <w:strike w:val="false"/>
          <w:dstrike w:val="false"/>
          <w:outline w:val="false"/>
          <w:shadow w:val="false"/>
          <w:emboss w:val="false"/>
          <w:imprint w:val="false"/>
          <w:color w:val="auto"/>
          <w:spacing w:val="0"/>
          <w:w w:val="100"/>
          <w:position w:val="0"/>
          <w:sz w:val="20"/>
          <w:szCs w:val="24"/>
          <w:u w:val="none"/>
          <w:vertAlign w:val="baseline"/>
          <w:em w:val="none"/>
          <w:lang w:val="en-GB" w:eastAsia="en-US" w:bidi="ar-SA"/>
        </w:rPr>
        <w:t>Check again.</w:t>
      </w:r>
    </w:p>
  </w:comment>
  <w:comment w:id="53" w:author="Berti Emilio" w:date="2020-03-04T16:52:45Z" w:initials="BE">
    <w:p>
      <w:r>
        <w:rPr>
          <w:rFonts w:ascii="Cambria" w:hAnsi="Cambria" w:eastAsia="Cambria" w:cs="DejaVu Sans"/>
          <w:b w:val="false"/>
          <w:bCs w:val="false"/>
          <w:i w:val="false"/>
          <w:iCs w:val="false"/>
          <w:caps w:val="false"/>
          <w:smallCaps w:val="false"/>
          <w:strike w:val="false"/>
          <w:dstrike w:val="false"/>
          <w:outline w:val="false"/>
          <w:shadow w:val="false"/>
          <w:emboss w:val="false"/>
          <w:imprint w:val="false"/>
          <w:color w:val="auto"/>
          <w:spacing w:val="0"/>
          <w:w w:val="100"/>
          <w:position w:val="0"/>
          <w:sz w:val="20"/>
          <w:szCs w:val="24"/>
          <w:u w:val="none"/>
          <w:vertAlign w:val="baseline"/>
          <w:em w:val="none"/>
          <w:lang w:val="en-GB" w:eastAsia="en-US" w:bidi="ar-SA"/>
        </w:rPr>
        <w:t>Check again.</w:t>
      </w:r>
    </w:p>
  </w:comment>
  <w:comment w:id="54" w:author="Berti Emilio" w:date="2020-03-04T16:53:14Z" w:initials="BE">
    <w:p>
      <w:r>
        <w:rPr>
          <w:rFonts w:ascii="Cambria" w:hAnsi="Cambria" w:eastAsia="Cambria" w:cs="DejaVu Sans"/>
          <w:b w:val="false"/>
          <w:bCs w:val="false"/>
          <w:i w:val="false"/>
          <w:iCs w:val="false"/>
          <w:caps w:val="false"/>
          <w:smallCaps w:val="false"/>
          <w:strike w:val="false"/>
          <w:dstrike w:val="false"/>
          <w:outline w:val="false"/>
          <w:shadow w:val="false"/>
          <w:emboss w:val="false"/>
          <w:imprint w:val="false"/>
          <w:color w:val="auto"/>
          <w:spacing w:val="0"/>
          <w:w w:val="100"/>
          <w:position w:val="0"/>
          <w:sz w:val="20"/>
          <w:szCs w:val="24"/>
          <w:u w:val="none"/>
          <w:vertAlign w:val="baseline"/>
          <w:em w:val="none"/>
          <w:lang w:val="en-GB" w:eastAsia="en-US" w:bidi="ar-SA"/>
        </w:rPr>
        <w:t>remove</w:t>
      </w:r>
    </w:p>
  </w:comment>
  <w:comment w:id="55" w:author="Berti Emilio" w:date="2020-03-04T16:53:35Z" w:initials="BE">
    <w:p>
      <w:r>
        <w:rPr>
          <w:rFonts w:ascii="Cambria" w:hAnsi="Cambria" w:eastAsia="Cambria" w:cs="DejaVu Sans"/>
          <w:b w:val="false"/>
          <w:bCs w:val="false"/>
          <w:i w:val="false"/>
          <w:iCs w:val="false"/>
          <w:caps w:val="false"/>
          <w:smallCaps w:val="false"/>
          <w:strike w:val="false"/>
          <w:dstrike w:val="false"/>
          <w:outline w:val="false"/>
          <w:shadow w:val="false"/>
          <w:emboss w:val="false"/>
          <w:imprint w:val="false"/>
          <w:color w:val="auto"/>
          <w:spacing w:val="0"/>
          <w:w w:val="100"/>
          <w:position w:val="0"/>
          <w:sz w:val="20"/>
          <w:szCs w:val="24"/>
          <w:u w:val="none"/>
          <w:vertAlign w:val="baseline"/>
          <w:em w:val="none"/>
          <w:lang w:val="en-GB" w:eastAsia="en-US" w:bidi="ar-SA"/>
        </w:rPr>
        <w:t>remove</w:t>
      </w:r>
    </w:p>
  </w:comment>
  <w:comment w:id="56" w:author="Berti Emilio" w:date="2020-03-04T16:55:23Z" w:initials="BE">
    <w:p>
      <w:r>
        <w:rPr>
          <w:rFonts w:ascii="Cambria" w:hAnsi="Cambria" w:eastAsia="Cambria" w:cs="DejaVu Sans"/>
          <w:b w:val="false"/>
          <w:bCs w:val="false"/>
          <w:i w:val="false"/>
          <w:iCs w:val="false"/>
          <w:caps w:val="false"/>
          <w:smallCaps w:val="false"/>
          <w:strike w:val="false"/>
          <w:dstrike w:val="false"/>
          <w:outline w:val="false"/>
          <w:shadow w:val="false"/>
          <w:emboss w:val="false"/>
          <w:imprint w:val="false"/>
          <w:color w:val="auto"/>
          <w:spacing w:val="0"/>
          <w:w w:val="100"/>
          <w:position w:val="0"/>
          <w:sz w:val="20"/>
          <w:szCs w:val="24"/>
          <w:u w:val="none"/>
          <w:vertAlign w:val="baseline"/>
          <w:em w:val="none"/>
          <w:lang w:val="en-GB" w:eastAsia="en-US" w:bidi="ar-SA"/>
        </w:rPr>
        <w:t>remove</w:t>
      </w:r>
    </w:p>
  </w:comment>
  <w:comment w:id="57" w:author="Berti Emilio" w:date="2020-03-04T16:56:45Z" w:initials="BE">
    <w:p>
      <w:r>
        <w:rPr>
          <w:rFonts w:ascii="Cambria" w:hAnsi="Cambria" w:eastAsia="Cambria" w:cs="DejaVu Sans"/>
          <w:b w:val="false"/>
          <w:bCs w:val="false"/>
          <w:i w:val="false"/>
          <w:iCs w:val="false"/>
          <w:caps w:val="false"/>
          <w:smallCaps w:val="false"/>
          <w:strike w:val="false"/>
          <w:dstrike w:val="false"/>
          <w:outline w:val="false"/>
          <w:shadow w:val="false"/>
          <w:emboss w:val="false"/>
          <w:imprint w:val="false"/>
          <w:color w:val="auto"/>
          <w:spacing w:val="0"/>
          <w:w w:val="100"/>
          <w:position w:val="0"/>
          <w:sz w:val="20"/>
          <w:szCs w:val="24"/>
          <w:u w:val="none"/>
          <w:vertAlign w:val="baseline"/>
          <w:em w:val="none"/>
          <w:lang w:val="en-GB" w:eastAsia="en-US" w:bidi="ar-SA"/>
        </w:rPr>
        <w:t>Check again</w:t>
      </w:r>
    </w:p>
  </w:comment>
  <w:comment w:id="59" w:author="Microsoft Office User" w:date="2020-01-19T17:40:00Z" w:initials="MOU">
    <w:p>
      <w:r>
        <w:rPr>
          <w:rFonts w:ascii="Liberation Serif" w:hAnsi="Liberation Serif" w:eastAsia="DejaVu Sans"/>
          <w:lang w:eastAsia="en-US" w:val="en-US" w:bidi="en-US"/>
        </w:rPr>
        <w:t>? capital</w:t>
      </w:r>
    </w:p>
  </w:comment>
  <w:comment w:id="58" w:author="Berti Emilio" w:date="2020-03-04T16:57:47Z" w:initials="BE">
    <w:p>
      <w:r>
        <w:rPr>
          <w:rFonts w:ascii="Cambria" w:hAnsi="Cambria" w:eastAsia="Cambria" w:cs="DejaVu Sans"/>
          <w:b w:val="false"/>
          <w:bCs w:val="false"/>
          <w:i w:val="false"/>
          <w:iCs w:val="false"/>
          <w:caps w:val="false"/>
          <w:smallCaps w:val="false"/>
          <w:strike w:val="false"/>
          <w:dstrike w:val="false"/>
          <w:outline w:val="false"/>
          <w:shadow w:val="false"/>
          <w:emboss w:val="false"/>
          <w:imprint w:val="false"/>
          <w:color w:val="auto"/>
          <w:spacing w:val="0"/>
          <w:w w:val="100"/>
          <w:position w:val="0"/>
          <w:sz w:val="20"/>
          <w:szCs w:val="24"/>
          <w:u w:val="none"/>
          <w:vertAlign w:val="baseline"/>
          <w:em w:val="none"/>
          <w:lang w:val="en-GB" w:eastAsia="en-US" w:bidi="ar-SA"/>
        </w:rPr>
        <w:t>Remove.</w:t>
      </w:r>
    </w:p>
  </w:comment>
  <w:comment w:id="60" w:author="Microsoft Office User" w:date="2020-01-19T17:40:00Z" w:initials="MOU">
    <w:p>
      <w:r>
        <w:rPr>
          <w:rFonts w:ascii="Liberation Serif" w:hAnsi="Liberation Serif" w:eastAsia="DejaVu Sans"/>
          <w:lang w:eastAsia="en-US" w:val="en-US" w:bidi="en-US"/>
        </w:rPr>
        <w:t>Check this as looks to be from a book. I think the referencing needs work</w:t>
      </w:r>
    </w:p>
  </w:comment>
  <w:comment w:id="61" w:author="Berti Emilio" w:date="2020-03-04T16:58:44Z" w:initials="BE">
    <w:p>
      <w:r>
        <w:rPr>
          <w:rFonts w:ascii="Cambria" w:hAnsi="Cambria" w:eastAsia="Cambria" w:cs="DejaVu Sans"/>
          <w:b w:val="false"/>
          <w:bCs w:val="false"/>
          <w:i w:val="false"/>
          <w:iCs w:val="false"/>
          <w:caps w:val="false"/>
          <w:smallCaps w:val="false"/>
          <w:strike w:val="false"/>
          <w:dstrike w:val="false"/>
          <w:outline w:val="false"/>
          <w:shadow w:val="false"/>
          <w:emboss w:val="false"/>
          <w:imprint w:val="false"/>
          <w:color w:val="auto"/>
          <w:spacing w:val="0"/>
          <w:w w:val="100"/>
          <w:position w:val="0"/>
          <w:sz w:val="20"/>
          <w:szCs w:val="24"/>
          <w:u w:val="none"/>
          <w:vertAlign w:val="baseline"/>
          <w:em w:val="none"/>
          <w:lang w:val="en-GB" w:eastAsia="en-US" w:bidi="ar-SA"/>
        </w:rPr>
        <w:t>Check again.</w:t>
      </w:r>
    </w:p>
  </w:comment>
  <w:comment w:id="62" w:author="Berti Emilio" w:date="2020-03-04T16:58:55Z" w:initials="BE">
    <w:p>
      <w:r>
        <w:rPr>
          <w:rFonts w:ascii="Cambria" w:hAnsi="Cambria" w:eastAsia="Cambria" w:cs="DejaVu Sans"/>
          <w:b w:val="false"/>
          <w:bCs w:val="false"/>
          <w:i w:val="false"/>
          <w:iCs w:val="false"/>
          <w:caps w:val="false"/>
          <w:smallCaps w:val="false"/>
          <w:strike w:val="false"/>
          <w:dstrike w:val="false"/>
          <w:outline w:val="false"/>
          <w:shadow w:val="false"/>
          <w:emboss w:val="false"/>
          <w:imprint w:val="false"/>
          <w:color w:val="auto"/>
          <w:spacing w:val="0"/>
          <w:w w:val="100"/>
          <w:position w:val="0"/>
          <w:sz w:val="20"/>
          <w:szCs w:val="24"/>
          <w:u w:val="none"/>
          <w:vertAlign w:val="baseline"/>
          <w:em w:val="none"/>
          <w:lang w:val="en-GB" w:eastAsia="en-US" w:bidi="ar-SA"/>
        </w:rPr>
        <w:t>Check again.</w:t>
      </w:r>
    </w:p>
    <w:p>
      <w:r>
        <w:rPr>
          <w:rFonts w:ascii="Liberation Serif" w:hAnsi="Liberation Serif" w:eastAsia="DejaVu Sans"/>
          <w:lang w:val="en-US" w:eastAsia="en-US" w:bidi="en-US"/>
        </w:rPr>
      </w:r>
    </w:p>
  </w:comment>
  <w:comment w:id="64" w:author="Microsoft Office User" w:date="2020-01-19T17:41:00Z" w:initials="MOU">
    <w:p>
      <w:r>
        <w:rPr>
          <w:rFonts w:ascii="Liberation Serif" w:hAnsi="Liberation Serif" w:eastAsia="DejaVu Sans"/>
          <w:lang w:eastAsia="en-US" w:val="en-US" w:bidi="en-US"/>
        </w:rPr>
        <w:t>Check this whole reference, but definitely a mistake here</w:t>
      </w:r>
    </w:p>
  </w:comment>
  <w:comment w:id="63" w:author="Berti Emilio" w:date="2020-03-04T16:59:59Z" w:initials="BE">
    <w:p>
      <w:r>
        <w:rPr>
          <w:rFonts w:ascii="Cambria" w:hAnsi="Cambria" w:eastAsia="Cambria" w:cs="DejaVu Sans"/>
          <w:b w:val="false"/>
          <w:bCs w:val="false"/>
          <w:i w:val="false"/>
          <w:iCs w:val="false"/>
          <w:caps w:val="false"/>
          <w:smallCaps w:val="false"/>
          <w:strike w:val="false"/>
          <w:dstrike w:val="false"/>
          <w:outline w:val="false"/>
          <w:shadow w:val="false"/>
          <w:emboss w:val="false"/>
          <w:imprint w:val="false"/>
          <w:color w:val="auto"/>
          <w:spacing w:val="0"/>
          <w:w w:val="100"/>
          <w:position w:val="0"/>
          <w:sz w:val="20"/>
          <w:szCs w:val="24"/>
          <w:u w:val="none"/>
          <w:vertAlign w:val="baseline"/>
          <w:em w:val="none"/>
          <w:lang w:val="en-GB" w:eastAsia="en-US" w:bidi="ar-SA"/>
        </w:rPr>
        <w:t>Check again.</w:t>
      </w:r>
    </w:p>
  </w:comment>
  <w:comment w:id="65" w:author="Berti Emilio" w:date="2020-03-04T17:00:30Z" w:initials="BE">
    <w:p>
      <w:r>
        <w:rPr>
          <w:rFonts w:ascii="Cambria" w:hAnsi="Cambria" w:eastAsia="Cambria" w:cs="DejaVu Sans"/>
          <w:b w:val="false"/>
          <w:bCs w:val="false"/>
          <w:i w:val="false"/>
          <w:iCs w:val="false"/>
          <w:caps w:val="false"/>
          <w:smallCaps w:val="false"/>
          <w:strike w:val="false"/>
          <w:dstrike w:val="false"/>
          <w:outline w:val="false"/>
          <w:shadow w:val="false"/>
          <w:emboss w:val="false"/>
          <w:imprint w:val="false"/>
          <w:color w:val="auto"/>
          <w:spacing w:val="0"/>
          <w:w w:val="100"/>
          <w:position w:val="0"/>
          <w:sz w:val="20"/>
          <w:szCs w:val="24"/>
          <w:u w:val="none"/>
          <w:vertAlign w:val="baseline"/>
          <w:em w:val="none"/>
          <w:lang w:val="en-GB" w:eastAsia="en-US" w:bidi="ar-SA"/>
        </w:rPr>
        <w:t>remove</w:t>
      </w:r>
    </w:p>
  </w:comment>
  <w:comment w:id="66" w:author="Berti Emilio" w:date="2020-03-04T17:01:10Z" w:initials="BE">
    <w:p>
      <w:r>
        <w:rPr>
          <w:rFonts w:ascii="Cambria" w:hAnsi="Cambria" w:eastAsia="Cambria" w:cs="DejaVu Sans"/>
          <w:b w:val="false"/>
          <w:bCs w:val="false"/>
          <w:i w:val="false"/>
          <w:iCs w:val="false"/>
          <w:caps w:val="false"/>
          <w:smallCaps w:val="false"/>
          <w:strike w:val="false"/>
          <w:dstrike w:val="false"/>
          <w:outline w:val="false"/>
          <w:shadow w:val="false"/>
          <w:emboss w:val="false"/>
          <w:imprint w:val="false"/>
          <w:color w:val="auto"/>
          <w:spacing w:val="0"/>
          <w:w w:val="100"/>
          <w:position w:val="0"/>
          <w:sz w:val="20"/>
          <w:szCs w:val="24"/>
          <w:u w:val="none"/>
          <w:vertAlign w:val="baseline"/>
          <w:em w:val="none"/>
          <w:lang w:val="en-GB" w:eastAsia="en-US" w:bidi="ar-SA"/>
        </w:rPr>
        <w:t>Check from here down.</w:t>
      </w:r>
    </w:p>
  </w:comment>
  <w:comment w:id="67" w:author="Scott William Jarvie" w:date="2020-02-03T20:46:00Z" w:initials="SWJ">
    <w:p>
      <w:r>
        <w:rPr>
          <w:rFonts w:ascii="Liberation Serif" w:hAnsi="Liberation Serif" w:eastAsia="DejaVu Sans"/>
          <w:lang w:eastAsia="en-US" w:val="en-US" w:bidi="en-US"/>
        </w:rPr>
        <w:t>Check?</w:t>
      </w:r>
    </w:p>
  </w:comment>
  <w:comment w:id="68" w:author="Microsoft Office User" w:date="2020-01-19T17:42:00Z" w:initials="MOU">
    <w:p>
      <w:r>
        <w:rPr>
          <w:rFonts w:ascii="Liberation Serif" w:hAnsi="Liberation Serif" w:eastAsia="DejaVu Sans"/>
          <w:lang w:eastAsia="en-US" w:val="en-US" w:bidi="en-US"/>
        </w:rPr>
        <w:t>No page numbers….</w:t>
      </w:r>
    </w:p>
  </w:comment>
  <w:comment w:id="69" w:author="Microsoft Office User" w:date="2020-01-19T17:42:00Z" w:initials="MOU">
    <w:p>
      <w:r>
        <w:rPr>
          <w:rFonts w:ascii="Liberation Serif" w:hAnsi="Liberation Serif" w:eastAsia="DejaVu Sans"/>
          <w:lang w:eastAsia="en-US" w:val="en-US" w:bidi="en-US"/>
        </w:rPr>
        <w:t>Check….</w:t>
      </w:r>
    </w:p>
  </w:comment>
  <w:comment w:id="70" w:author="Microsoft Office User" w:date="2020-01-19T17:43:00Z" w:initials="MOU">
    <w:p>
      <w:r>
        <w:rPr>
          <w:rFonts w:ascii="Liberation Serif" w:hAnsi="Liberation Serif" w:eastAsia="DejaVu Sans"/>
          <w:lang w:eastAsia="en-US" w:val="en-US" w:bidi="en-US"/>
        </w:rPr>
        <w:t>Think carefully about use of this citation….</w:t>
      </w:r>
    </w:p>
  </w:comment>
  <w:comment w:id="71" w:author="Scott William Jarvie" w:date="2020-02-03T20:47:00Z" w:initials="SWJ">
    <w:p>
      <w:r>
        <w:rPr>
          <w:rFonts w:ascii="Liberation Serif" w:hAnsi="Liberation Serif" w:eastAsia="DejaVu Sans"/>
          <w:lang w:eastAsia="en-US" w:val="en-US" w:bidi="en-US"/>
        </w:rPr>
        <w:t>check</w:t>
      </w:r>
    </w:p>
  </w:comment>
  <w:comment w:id="72" w:author="Scott William Jarvie" w:date="2020-02-03T20:47:00Z" w:initials="SWJ">
    <w:p>
      <w:r>
        <w:rPr>
          <w:rFonts w:ascii="Liberation Serif" w:hAnsi="Liberation Serif" w:eastAsia="DejaVu Sans"/>
          <w:lang w:eastAsia="en-US" w:val="en-US" w:bidi="en-US"/>
        </w:rPr>
        <w:t>check</w:t>
      </w:r>
    </w:p>
  </w:comment>
  <w:comment w:id="73" w:author="Microsoft Office User" w:date="2020-01-19T17:44:00Z" w:initials="MOU">
    <w:p>
      <w:r>
        <w:rPr>
          <w:rFonts w:ascii="Liberation Serif" w:hAnsi="Liberation Serif" w:eastAsia="DejaVu Sans"/>
          <w:lang w:eastAsia="en-US" w:val="en-US" w:bidi="en-US"/>
        </w:rPr>
        <w:t>Check this? It has now been published, but might depend on version you used. Also, why do other R packages have the http but not this. Try to be consistent</w:t>
      </w:r>
    </w:p>
  </w:comment>
  <w:comment w:id="74" w:author="Microsoft Office User" w:date="2020-01-19T17:44:00Z" w:initials="MOU">
    <w:p>
      <w:r>
        <w:rPr>
          <w:rFonts w:ascii="Liberation Serif" w:hAnsi="Liberation Serif" w:eastAsia="DejaVu Sans"/>
          <w:lang w:eastAsia="en-US" w:val="en-US" w:bidi="en-US"/>
        </w:rPr>
        <w:t>Check this. It is a book</w:t>
      </w:r>
    </w:p>
  </w:comment>
  <w:comment w:id="75" w:author="Berti Emilio" w:date="2020-03-04T13:44:49Z" w:initials="BE">
    <w:p>
      <w:r>
        <w:rPr>
          <w:rFonts w:ascii="Cambria" w:hAnsi="Cambria" w:eastAsia="Cambria" w:cs="DejaVu Sans"/>
          <w:b w:val="false"/>
          <w:bCs w:val="false"/>
          <w:i w:val="false"/>
          <w:iCs w:val="false"/>
          <w:caps w:val="false"/>
          <w:smallCaps w:val="false"/>
          <w:strike w:val="false"/>
          <w:dstrike w:val="false"/>
          <w:outline w:val="false"/>
          <w:shadow w:val="false"/>
          <w:emboss w:val="false"/>
          <w:imprint w:val="false"/>
          <w:color w:val="auto"/>
          <w:spacing w:val="0"/>
          <w:w w:val="100"/>
          <w:position w:val="0"/>
          <w:sz w:val="20"/>
          <w:szCs w:val="24"/>
          <w:u w:val="none"/>
          <w:vertAlign w:val="baseline"/>
          <w:em w:val="none"/>
          <w:lang w:val="en-GB" w:eastAsia="en-US" w:bidi="ar-SA"/>
        </w:rPr>
        <w:t>Edited for NEE. Check Table legend for the definition of the Table header.</w:t>
      </w:r>
    </w:p>
  </w:comment>
  <w:comment w:id="76" w:author="Berti Emilio" w:date="2020-02-27T11:55:47Z" w:initials="BE">
    <w:p>
      <w:r>
        <w:rPr>
          <w:rFonts w:ascii="Cambria" w:hAnsi="Cambria" w:eastAsia="Cambria" w:cs="DejaVu Sans"/>
          <w:b w:val="false"/>
          <w:bCs w:val="false"/>
          <w:i w:val="false"/>
          <w:iCs w:val="false"/>
          <w:caps w:val="false"/>
          <w:smallCaps w:val="false"/>
          <w:strike w:val="false"/>
          <w:dstrike w:val="false"/>
          <w:outline w:val="false"/>
          <w:shadow w:val="false"/>
          <w:emboss w:val="false"/>
          <w:imprint w:val="false"/>
          <w:color w:val="auto"/>
          <w:spacing w:val="0"/>
          <w:w w:val="100"/>
          <w:position w:val="0"/>
          <w:sz w:val="20"/>
          <w:szCs w:val="24"/>
          <w:u w:val="none"/>
          <w:vertAlign w:val="baseline"/>
          <w:em w:val="none"/>
          <w:lang w:eastAsia="en-US" w:val="en-GB" w:bidi="ar-SA"/>
        </w:rPr>
        <w:t xml:space="preserve">I implemented Chris’ feedback here and I think it makes more sense to split this figure now, as very dense, </w:t>
      </w:r>
      <w:r>
        <w:rPr>
          <w:rFonts w:ascii="Cambria" w:hAnsi="Cambria" w:eastAsia="Cambria" w:cs="DejaVu Sans"/>
          <w:b w:val="false"/>
          <w:bCs w:val="false"/>
          <w:i w:val="false"/>
          <w:iCs w:val="false"/>
          <w:caps w:val="false"/>
          <w:smallCaps w:val="false"/>
          <w:strike w:val="false"/>
          <w:dstrike w:val="false"/>
          <w:outline w:val="false"/>
          <w:shadow w:val="false"/>
          <w:emboss w:val="false"/>
          <w:imprint w:val="false"/>
          <w:color w:val="000000"/>
          <w:spacing w:val="0"/>
          <w:w w:val="100"/>
          <w:position w:val="0"/>
          <w:sz w:val="20"/>
          <w:szCs w:val="24"/>
          <w:u w:val="none"/>
          <w:vertAlign w:val="baseline"/>
          <w:em w:val="none"/>
          <w:lang w:eastAsia="en-US" w:val="en-GB" w:bidi="ar-SA"/>
        </w:rPr>
        <w:t>depending on the journal requirements. See next page for how we can split it.</w:t>
      </w:r>
    </w:p>
  </w:comment>
  <w:comment w:id="77" w:author="Berti Emilio" w:date="2020-02-27T11:56:20Z" w:initials="BE">
    <w:p>
      <w:r>
        <w:rPr>
          <w:rFonts w:ascii="Cambria" w:hAnsi="Cambria" w:eastAsia="Cambria" w:cs="DejaVu Sans"/>
          <w:b w:val="false"/>
          <w:bCs w:val="false"/>
          <w:i w:val="false"/>
          <w:iCs w:val="false"/>
          <w:caps w:val="false"/>
          <w:smallCaps w:val="false"/>
          <w:strike w:val="false"/>
          <w:dstrike w:val="false"/>
          <w:outline w:val="false"/>
          <w:shadow w:val="false"/>
          <w:emboss w:val="false"/>
          <w:imprint w:val="false"/>
          <w:color w:val="auto"/>
          <w:spacing w:val="0"/>
          <w:w w:val="100"/>
          <w:position w:val="0"/>
          <w:sz w:val="20"/>
          <w:szCs w:val="24"/>
          <w:u w:val="none"/>
          <w:vertAlign w:val="baseline"/>
          <w:em w:val="none"/>
          <w:lang w:val="en-GB" w:eastAsia="en-US" w:bidi="ar-SA"/>
        </w:rPr>
        <w:t>If I can split this figure into two, I will add panel labels to the three scenarios and call them in the caption.</w:t>
      </w:r>
    </w:p>
  </w:comment>
  <w:comment w:id="78" w:author="Christopher Edward Gordon" w:date="2020-02-17T08:39:00Z" w:initials="CEG">
    <w:p>
      <w:r>
        <w:rPr>
          <w:rFonts w:ascii="Liberation Serif" w:hAnsi="Liberation Serif" w:eastAsia="DejaVu Sans"/>
          <w:lang w:val="en-US" w:eastAsia="en-US" w:bidi="en-US"/>
        </w:rPr>
        <w:t>I like the figure. State weather the circles are means or medians.</w:t>
      </w:r>
    </w:p>
    <w:p>
      <w:r>
        <w:rPr>
          <w:rFonts w:ascii="Liberation Serif" w:hAnsi="Liberation Serif" w:eastAsia="DejaVu Sans"/>
          <w:lang w:val="en-US" w:eastAsia="en-US" w:bidi="en-US"/>
        </w:rPr>
      </w:r>
    </w:p>
    <w:p>
      <w:r>
        <w:rPr>
          <w:rFonts w:ascii="Liberation Serif" w:hAnsi="Liberation Serif" w:eastAsia="DejaVu Sans"/>
          <w:lang w:val="en-US" w:eastAsia="en-US" w:bidi="en-US"/>
        </w:rPr>
        <w:t>Also, I’m interested if the high amount of variation in the graph is being driven by a relatively small number of points at the outer tails of the distribution (i.e. near 5% and 95%). If you wanted to express this (and only if you did want to), you could do the same plots but have a thicker line showing the central 50% or 75% of observations.</w:t>
      </w:r>
    </w:p>
    <w:p>
      <w:r>
        <w:rPr>
          <w:rFonts w:ascii="Liberation Serif" w:hAnsi="Liberation Serif" w:eastAsia="DejaVu Sans"/>
          <w:lang w:val="en-US" w:eastAsia="en-US" w:bidi="en-US"/>
        </w:rPr>
      </w:r>
    </w:p>
  </w:comment>
  <w:comment w:id="79" w:author="Berti Emilio" w:date="2020-03-02T17:47:06Z" w:initials="BE">
    <w:p>
      <w:r>
        <w:rPr>
          <w:rFonts w:ascii="Cambria" w:hAnsi="Cambria" w:eastAsia="Cambria" w:cs="DejaVu Sans"/>
          <w:b w:val="false"/>
          <w:bCs w:val="false"/>
          <w:i/>
          <w:iCs w:val="false"/>
          <w:caps w:val="false"/>
          <w:smallCaps w:val="false"/>
          <w:strike w:val="false"/>
          <w:dstrike w:val="false"/>
          <w:outline w:val="false"/>
          <w:shadow w:val="false"/>
          <w:emboss w:val="false"/>
          <w:imprint w:val="false"/>
          <w:color w:val="auto"/>
          <w:spacing w:val="0"/>
          <w:w w:val="100"/>
          <w:position w:val="0"/>
          <w:sz w:val="16"/>
          <w:szCs w:val="24"/>
          <w:u w:val="none"/>
          <w:vertAlign w:val="baseline"/>
          <w:em w:val="none"/>
          <w:lang w:val="en-GB" w:eastAsia="en-US" w:bidi="ar-SA"/>
        </w:rPr>
        <w:t>Reply to Christopher Edward Gordon (17/02/2020, 08:39): "..."</w:t>
      </w:r>
    </w:p>
    <w:p>
      <w:r>
        <w:rPr>
          <w:rFonts w:ascii="Liberation Serif" w:hAnsi="Liberation Serif" w:eastAsia="DejaVu Sans"/>
          <w:sz w:val="20"/>
          <w:lang w:val="en-GB" w:eastAsia="en-US" w:bidi="ar-SA"/>
        </w:rPr>
        <w:t>This sounds a good idea. I will ask Chris how to interpret this, as I am new to other CI.</w:t>
      </w:r>
    </w:p>
    <w:p>
      <w:r>
        <w:rPr>
          <w:rFonts w:ascii="Liberation Serif" w:hAnsi="Liberation Serif" w:eastAsia="DejaVu Sans"/>
          <w:lang w:val="en-US" w:eastAsia="en-US" w:bidi="en-US"/>
        </w:rPr>
      </w:r>
    </w:p>
    <w:p>
      <w:r>
        <w:rPr>
          <w:rFonts w:ascii="Liberation Serif" w:hAnsi="Liberation Serif" w:eastAsia="DejaVu Sans"/>
          <w:sz w:val="20"/>
          <w:lang w:val="en-GB" w:eastAsia="en-US" w:bidi="ar-SA"/>
        </w:rPr>
        <w:t>Update: I tried but it’s not very interesting here, as these are model estimates and thus there are not “outliers”. Also, it make the figure harder to read, so I removed them.</w:t>
      </w:r>
    </w:p>
  </w:comment>
  <w:comment w:id="80" w:author="Unknown Author" w:date="2020-03-21T10:53:56Z" w:initials="">
    <w:p>
      <w:r>
        <w:rPr>
          <w:rFonts w:eastAsia="Cambria" w:cs="DejaVu Sans" w:ascii="Cambria" w:hAnsi="Cambria"/>
          <w:b w:val="false"/>
          <w:bCs w:val="false"/>
          <w:i w:val="false"/>
          <w:iCs w:val="false"/>
          <w:caps w:val="false"/>
          <w:smallCaps w:val="false"/>
          <w:strike w:val="false"/>
          <w:dstrike w:val="false"/>
          <w:outline w:val="false"/>
          <w:shadow w:val="false"/>
          <w:emboss w:val="false"/>
          <w:imprint w:val="false"/>
          <w:color w:val="auto"/>
          <w:spacing w:val="0"/>
          <w:w w:val="100"/>
          <w:position w:val="0"/>
          <w:sz w:val="20"/>
          <w:szCs w:val="24"/>
          <w:u w:val="none"/>
          <w:vertAlign w:val="baseline"/>
          <w:em w:val="none"/>
          <w:lang w:bidi="ar-SA" w:eastAsia="en-US" w:val="en-GB"/>
        </w:rPr>
        <w:t>Added for clarity.</w:t>
      </w:r>
    </w:p>
  </w:comment>
  <w:comment w:id="81" w:author="Unknown Author" w:date="2020-03-21T10:54:09Z" w:initials="">
    <w:p>
      <w:r>
        <w:rPr>
          <w:rFonts w:eastAsia="Cambria" w:cs="DejaVu Sans" w:ascii="Cambria" w:hAnsi="Cambria"/>
          <w:b w:val="false"/>
          <w:bCs w:val="false"/>
          <w:i w:val="false"/>
          <w:iCs w:val="false"/>
          <w:caps w:val="false"/>
          <w:smallCaps w:val="false"/>
          <w:strike w:val="false"/>
          <w:dstrike w:val="false"/>
          <w:outline w:val="false"/>
          <w:shadow w:val="false"/>
          <w:emboss w:val="false"/>
          <w:imprint w:val="false"/>
          <w:color w:val="auto"/>
          <w:spacing w:val="0"/>
          <w:w w:val="100"/>
          <w:position w:val="0"/>
          <w:sz w:val="20"/>
          <w:szCs w:val="24"/>
          <w:u w:val="none"/>
          <w:vertAlign w:val="baseline"/>
          <w:em w:val="none"/>
          <w:lang w:bidi="ar-SA" w:eastAsia="en-US" w:val="en-GB"/>
        </w:rPr>
        <w:t>First tentative to make a network result figure. It is very hard in this case. I made several attempts and this is the best I could do.</w:t>
      </w:r>
    </w:p>
  </w:comment>
  <w:comment w:id="82" w:author="Berti Emilio" w:date="2020-03-03T14:09:19Z" w:initials="BE">
    <w:p>
      <w:r>
        <w:rPr>
          <w:rFonts w:ascii="Cambria" w:hAnsi="Cambria" w:eastAsia="Cambria" w:cs="DejaVu Sans"/>
          <w:b w:val="false"/>
          <w:bCs w:val="false"/>
          <w:i w:val="false"/>
          <w:iCs w:val="false"/>
          <w:caps w:val="false"/>
          <w:smallCaps w:val="false"/>
          <w:strike w:val="false"/>
          <w:dstrike w:val="false"/>
          <w:outline w:val="false"/>
          <w:shadow w:val="false"/>
          <w:emboss w:val="false"/>
          <w:imprint w:val="false"/>
          <w:color w:val="auto"/>
          <w:spacing w:val="0"/>
          <w:w w:val="100"/>
          <w:position w:val="0"/>
          <w:sz w:val="20"/>
          <w:szCs w:val="24"/>
          <w:u w:val="none"/>
          <w:vertAlign w:val="baseline"/>
          <w:em w:val="none"/>
          <w:lang w:val="en-GB" w:eastAsia="en-US" w:bidi="ar-SA"/>
        </w:rPr>
        <w:t>I think this can be put into the methods section.</w:t>
      </w:r>
    </w:p>
  </w:comment>
  <w:comment w:id="83" w:author="Unknown Author" w:date="2020-03-21T09:59:31Z" w:initials="">
    <w:p>
      <w:r>
        <w:rPr>
          <w:rFonts w:ascii="Cambria" w:hAnsi="Cambria" w:eastAsia="Cambria" w:cs="DejaVu Sans"/>
          <w:b w:val="false"/>
          <w:bCs w:val="false"/>
          <w:i/>
          <w:iCs w:val="false"/>
          <w:caps w:val="false"/>
          <w:smallCaps w:val="false"/>
          <w:strike w:val="false"/>
          <w:dstrike w:val="false"/>
          <w:outline w:val="false"/>
          <w:shadow w:val="false"/>
          <w:emboss w:val="false"/>
          <w:imprint w:val="false"/>
          <w:color w:val="auto"/>
          <w:spacing w:val="0"/>
          <w:w w:val="100"/>
          <w:position w:val="0"/>
          <w:sz w:val="16"/>
          <w:szCs w:val="24"/>
          <w:u w:val="none"/>
          <w:vertAlign w:val="baseline"/>
          <w:em w:val="none"/>
          <w:lang w:val="en-GB" w:eastAsia="en-US" w:bidi="ar-SA"/>
        </w:rPr>
        <w:t>Reply to Berti Emilio (03/03/2020, 14:09): "..."</w:t>
      </w:r>
    </w:p>
    <w:p>
      <w:r>
        <w:rPr>
          <w:rFonts w:ascii="Liberation Serif" w:hAnsi="Liberation Serif" w:eastAsia="DejaVu Sans"/>
          <w:sz w:val="20"/>
          <w:lang w:val="en-GB" w:eastAsia="en-US" w:bidi="ar-SA"/>
        </w:rPr>
        <w:t>Note to self: use the same colours as the map.</w:t>
      </w:r>
    </w:p>
  </w:comment>
  <w:comment w:id="84" w:author="Unknown Author" w:date="2020-03-21T10:00:04Z" w:initials="">
    <w:p>
      <w:r>
        <w:rPr>
          <w:rFonts w:ascii="Cambria" w:hAnsi="Cambria" w:eastAsia="Cambria" w:cs="DejaVu Sans"/>
          <w:b w:val="false"/>
          <w:bCs w:val="false"/>
          <w:i w:val="false"/>
          <w:iCs w:val="false"/>
          <w:caps w:val="false"/>
          <w:smallCaps w:val="false"/>
          <w:strike w:val="false"/>
          <w:dstrike w:val="false"/>
          <w:outline w:val="false"/>
          <w:shadow w:val="false"/>
          <w:emboss w:val="false"/>
          <w:imprint w:val="false"/>
          <w:color w:val="auto"/>
          <w:spacing w:val="0"/>
          <w:w w:val="100"/>
          <w:position w:val="0"/>
          <w:sz w:val="20"/>
          <w:szCs w:val="24"/>
          <w:u w:val="none"/>
          <w:vertAlign w:val="baseline"/>
          <w:em w:val="none"/>
          <w:lang w:val="en-GB" w:eastAsia="en-US" w:bidi="ar-SA"/>
        </w:rPr>
        <w:t>Alternative ta ble to Fig. 5. I prefer the figure.</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Calibri">
    <w:charset w:val="01"/>
    <w:family w:val="roman"/>
    <w:pitch w:val="variable"/>
  </w:font>
  <w:font w:name="Consolas">
    <w:charset w:val="01"/>
    <w:family w:val="roman"/>
    <w:pitch w:val="variable"/>
  </w:font>
  <w:font w:name="Times New Roman">
    <w:charset w:val="01"/>
    <w:family w:val="roman"/>
    <w:pitch w:val="variable"/>
  </w:font>
  <w:font w:name="OpenSymbol">
    <w:altName w:val="Arial Unicode MS"/>
    <w:charset w:val="02"/>
    <w:family w:val="auto"/>
    <w:pitch w:val="default"/>
  </w:font>
  <w:font w:name="Liberation Sans">
    <w:altName w:val="Arial"/>
    <w:charset w:val="01"/>
    <w:family w:val="roman"/>
    <w:pitch w:val="variable"/>
  </w:font>
  <w:font w:name="Liberation Serif">
    <w:altName w:val="Times New Roman"/>
    <w:charset w:val="01"/>
    <w:family w:val="auto"/>
    <w:pitch w:val="variable"/>
  </w:font>
  <w:font w:name="Cambria">
    <w:charset w:val="00"/>
    <w:family w:val="roman"/>
    <w:pitch w:val="variable"/>
  </w:font>
  <w:font w:name="Symbol">
    <w:charset w:val="02"/>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t xml:space="preserve">Page </w:t>
    </w:r>
    <w:r>
      <w:rPr/>
      <w:fldChar w:fldCharType="begin"/>
    </w:r>
    <w:r>
      <w:instrText> PAGE </w:instrText>
    </w:r>
    <w:r>
      <w:fldChar w:fldCharType="separate"/>
    </w:r>
    <w:r>
      <w:t>39</w:t>
    </w:r>
    <w:r>
      <w:fldChar w:fldCharType="end"/>
    </w:r>
    <w:r>
      <w:rPr/>
      <w:t xml:space="preserve"> </w:t>
    </w:r>
    <w:r>
      <w:rPr/>
      <w:t xml:space="preserve">of </w:t>
    </w:r>
    <w:r>
      <w:rPr/>
      <w:fldChar w:fldCharType="begin"/>
    </w:r>
    <w:r>
      <w:instrText> NUMPAGES </w:instrText>
    </w:r>
    <w:r>
      <w:fldChar w:fldCharType="separate"/>
    </w:r>
    <w:r>
      <w:t>41</w:t>
    </w:r>
    <w: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bering>
</file>

<file path=word/settings.xml><?xml version="1.0" encoding="utf-8"?>
<w:settings xmlns:w="http://schemas.openxmlformats.org/wordprocessingml/2006/main">
  <w:zoom w:percent="130"/>
  <w:embedSystemFonts/>
  <w:defaultTabStop w:val="1152"/>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DejaVu Sans"/>
        <w:sz w:val="24"/>
        <w:szCs w:val="24"/>
        <w:lang w:val="en-GB" w:eastAsia="en-US" w:bidi="ar-SA"/>
      </w:rPr>
    </w:rPrDefault>
    <w:pPrDefault>
      <w:pPr/>
    </w:pPrDefault>
  </w:docDefaults>
  <w:style w:type="paragraph" w:styleId="Normal">
    <w:name w:val="Normal"/>
    <w:qFormat/>
    <w:pPr>
      <w:widowControl/>
      <w:kinsoku w:val="true"/>
      <w:overflowPunct w:val="true"/>
      <w:autoSpaceDE w:val="true"/>
      <w:bidi w:val="0"/>
      <w:spacing w:before="0" w:after="200"/>
      <w:jc w:val="left"/>
    </w:pPr>
    <w:rPr>
      <w:rFonts w:ascii="Cambria" w:hAnsi="Cambria" w:eastAsia="Cambria" w:cs="DejaVu Sans"/>
      <w:color w:val="auto"/>
      <w:sz w:val="24"/>
      <w:szCs w:val="24"/>
      <w:lang w:val="en-GB" w:eastAsia="en-US" w:bidi="ar-SA"/>
    </w:rPr>
  </w:style>
  <w:style w:type="paragraph" w:styleId="Heading1">
    <w:name w:val="Heading 1"/>
    <w:basedOn w:val="Normal"/>
    <w:next w:val="TextBody"/>
    <w:qFormat/>
    <w:pPr>
      <w:keepNext/>
      <w:keepLines/>
      <w:numPr>
        <w:ilvl w:val="0"/>
        <w:numId w:val="0"/>
      </w:numPr>
      <w:spacing w:before="480" w:after="0"/>
      <w:outlineLvl w:val="0"/>
    </w:pPr>
    <w:rPr>
      <w:rFonts w:ascii="Calibri" w:hAnsi="Calibri"/>
      <w:b/>
      <w:bCs/>
      <w:color w:val="345A8A"/>
      <w:sz w:val="32"/>
      <w:szCs w:val="32"/>
    </w:rPr>
  </w:style>
  <w:style w:type="paragraph" w:styleId="Heading2">
    <w:name w:val="Heading 2"/>
    <w:basedOn w:val="Normal"/>
    <w:next w:val="TextBody"/>
    <w:qFormat/>
    <w:pPr>
      <w:keepNext/>
      <w:keepLines/>
      <w:numPr>
        <w:ilvl w:val="0"/>
        <w:numId w:val="0"/>
      </w:numPr>
      <w:spacing w:before="200" w:after="0"/>
      <w:outlineLvl w:val="1"/>
    </w:pPr>
    <w:rPr>
      <w:rFonts w:ascii="Calibri" w:hAnsi="Calibri"/>
      <w:b/>
      <w:bCs/>
      <w:color w:val="4F81BD"/>
      <w:sz w:val="32"/>
      <w:szCs w:val="32"/>
    </w:rPr>
  </w:style>
  <w:style w:type="paragraph" w:styleId="Heading3">
    <w:name w:val="Heading 3"/>
    <w:basedOn w:val="Normal"/>
    <w:next w:val="TextBody"/>
    <w:qFormat/>
    <w:pPr>
      <w:keepNext/>
      <w:keepLines/>
      <w:numPr>
        <w:ilvl w:val="0"/>
        <w:numId w:val="0"/>
      </w:numPr>
      <w:spacing w:before="200" w:after="0"/>
      <w:outlineLvl w:val="2"/>
    </w:pPr>
    <w:rPr>
      <w:rFonts w:ascii="Calibri" w:hAnsi="Calibri"/>
      <w:b/>
      <w:bCs/>
      <w:color w:val="4F81BD"/>
      <w:sz w:val="28"/>
      <w:szCs w:val="28"/>
    </w:rPr>
  </w:style>
  <w:style w:type="paragraph" w:styleId="Heading4">
    <w:name w:val="Heading 4"/>
    <w:basedOn w:val="Normal"/>
    <w:next w:val="TextBody"/>
    <w:qFormat/>
    <w:pPr>
      <w:keepNext/>
      <w:keepLines/>
      <w:numPr>
        <w:ilvl w:val="0"/>
        <w:numId w:val="0"/>
      </w:numPr>
      <w:spacing w:before="200" w:after="0"/>
      <w:outlineLvl w:val="3"/>
    </w:pPr>
    <w:rPr>
      <w:rFonts w:ascii="Calibri" w:hAnsi="Calibri"/>
      <w:b/>
      <w:bCs/>
      <w:color w:val="4F81BD"/>
    </w:rPr>
  </w:style>
  <w:style w:type="paragraph" w:styleId="Heading5">
    <w:name w:val="Heading 5"/>
    <w:basedOn w:val="Normal"/>
    <w:next w:val="TextBody"/>
    <w:qFormat/>
    <w:pPr>
      <w:keepNext/>
      <w:keepLines/>
      <w:numPr>
        <w:ilvl w:val="0"/>
        <w:numId w:val="0"/>
      </w:numPr>
      <w:spacing w:before="200" w:after="0"/>
      <w:outlineLvl w:val="4"/>
    </w:pPr>
    <w:rPr>
      <w:rFonts w:ascii="Calibri" w:hAnsi="Calibri"/>
      <w:i/>
      <w:iCs/>
      <w:color w:val="4F81BD"/>
    </w:rPr>
  </w:style>
  <w:style w:type="paragraph" w:styleId="Heading6">
    <w:name w:val="Heading 6"/>
    <w:basedOn w:val="Normal"/>
    <w:next w:val="TextBody"/>
    <w:qFormat/>
    <w:pPr>
      <w:keepNext/>
      <w:keepLines/>
      <w:numPr>
        <w:ilvl w:val="0"/>
        <w:numId w:val="0"/>
      </w:numPr>
      <w:spacing w:before="200" w:after="0"/>
      <w:outlineLvl w:val="5"/>
    </w:pPr>
    <w:rPr>
      <w:rFonts w:ascii="Calibri" w:hAnsi="Calibri"/>
      <w:color w:val="4F81BD"/>
    </w:rPr>
  </w:style>
  <w:style w:type="character" w:styleId="DefaultParagraphFont">
    <w:name w:val="Default Paragraph Font"/>
    <w:qFormat/>
    <w:rPr/>
  </w:style>
  <w:style w:type="character" w:styleId="CaptionChar">
    <w:name w:val="Caption Char"/>
    <w:basedOn w:val="DefaultParagraphFont"/>
    <w:qFormat/>
    <w:rPr/>
  </w:style>
  <w:style w:type="character" w:styleId="VerbatimChar">
    <w:name w:val="Verbatim Char"/>
    <w:basedOn w:val="CaptionChar"/>
    <w:qFormat/>
    <w:rPr>
      <w:rFonts w:ascii="Consolas" w:hAnsi="Consolas"/>
      <w:sz w:val="22"/>
    </w:rPr>
  </w:style>
  <w:style w:type="character" w:styleId="FootnoteAnchor">
    <w:name w:val="Footnote Anchor"/>
    <w:basedOn w:val="CaptionChar"/>
    <w:rPr>
      <w:vertAlign w:val="superscript"/>
    </w:rPr>
  </w:style>
  <w:style w:type="character" w:styleId="InternetLink">
    <w:name w:val="Internet Link"/>
    <w:basedOn w:val="CaptionChar"/>
    <w:rPr>
      <w:color w:val="4F81BD"/>
    </w:rPr>
  </w:style>
  <w:style w:type="character" w:styleId="KeywordTok">
    <w:name w:val="KeywordTok"/>
    <w:basedOn w:val="VerbatimChar"/>
    <w:qFormat/>
    <w:rPr>
      <w:rFonts w:ascii="Consolas" w:hAnsi="Consolas"/>
      <w:b/>
      <w:color w:val="007020"/>
      <w:sz w:val="22"/>
    </w:rPr>
  </w:style>
  <w:style w:type="character" w:styleId="DataTypeTok">
    <w:name w:val="DataTypeTok"/>
    <w:basedOn w:val="VerbatimChar"/>
    <w:qFormat/>
    <w:rPr>
      <w:rFonts w:ascii="Consolas" w:hAnsi="Consolas"/>
      <w:color w:val="902000"/>
      <w:sz w:val="22"/>
    </w:rPr>
  </w:style>
  <w:style w:type="character" w:styleId="DecValTok">
    <w:name w:val="DecValTok"/>
    <w:basedOn w:val="VerbatimChar"/>
    <w:qFormat/>
    <w:rPr>
      <w:rFonts w:ascii="Consolas" w:hAnsi="Consolas"/>
      <w:color w:val="40A070"/>
      <w:sz w:val="22"/>
    </w:rPr>
  </w:style>
  <w:style w:type="character" w:styleId="BaseNTok">
    <w:name w:val="BaseNTok"/>
    <w:basedOn w:val="VerbatimChar"/>
    <w:qFormat/>
    <w:rPr>
      <w:rFonts w:ascii="Consolas" w:hAnsi="Consolas"/>
      <w:color w:val="40A070"/>
      <w:sz w:val="22"/>
    </w:rPr>
  </w:style>
  <w:style w:type="character" w:styleId="FloatTok">
    <w:name w:val="FloatTok"/>
    <w:basedOn w:val="VerbatimChar"/>
    <w:qFormat/>
    <w:rPr>
      <w:rFonts w:ascii="Consolas" w:hAnsi="Consolas"/>
      <w:color w:val="40A070"/>
      <w:sz w:val="22"/>
    </w:rPr>
  </w:style>
  <w:style w:type="character" w:styleId="ConstantTok">
    <w:name w:val="ConstantTok"/>
    <w:basedOn w:val="VerbatimChar"/>
    <w:qFormat/>
    <w:rPr>
      <w:rFonts w:ascii="Consolas" w:hAnsi="Consolas"/>
      <w:color w:val="880000"/>
      <w:sz w:val="22"/>
    </w:rPr>
  </w:style>
  <w:style w:type="character" w:styleId="CharTok">
    <w:name w:val="CharTok"/>
    <w:basedOn w:val="VerbatimChar"/>
    <w:qFormat/>
    <w:rPr>
      <w:rFonts w:ascii="Consolas" w:hAnsi="Consolas"/>
      <w:color w:val="4070A0"/>
      <w:sz w:val="22"/>
    </w:rPr>
  </w:style>
  <w:style w:type="character" w:styleId="SpecialCharTok">
    <w:name w:val="SpecialCharTok"/>
    <w:basedOn w:val="VerbatimChar"/>
    <w:qFormat/>
    <w:rPr>
      <w:rFonts w:ascii="Consolas" w:hAnsi="Consolas"/>
      <w:color w:val="4070A0"/>
      <w:sz w:val="22"/>
    </w:rPr>
  </w:style>
  <w:style w:type="character" w:styleId="StringTok">
    <w:name w:val="StringTok"/>
    <w:basedOn w:val="VerbatimChar"/>
    <w:qFormat/>
    <w:rPr>
      <w:rFonts w:ascii="Consolas" w:hAnsi="Consolas"/>
      <w:color w:val="4070A0"/>
      <w:sz w:val="22"/>
    </w:rPr>
  </w:style>
  <w:style w:type="character" w:styleId="VerbatimStringTok">
    <w:name w:val="VerbatimStringTok"/>
    <w:basedOn w:val="VerbatimChar"/>
    <w:qFormat/>
    <w:rPr>
      <w:rFonts w:ascii="Consolas" w:hAnsi="Consolas"/>
      <w:color w:val="4070A0"/>
      <w:sz w:val="22"/>
    </w:rPr>
  </w:style>
  <w:style w:type="character" w:styleId="SpecialStringTok">
    <w:name w:val="SpecialStringTok"/>
    <w:basedOn w:val="VerbatimChar"/>
    <w:qFormat/>
    <w:rPr>
      <w:rFonts w:ascii="Consolas" w:hAnsi="Consolas"/>
      <w:color w:val="BB6688"/>
      <w:sz w:val="22"/>
    </w:rPr>
  </w:style>
  <w:style w:type="character" w:styleId="ImportTok">
    <w:name w:val="ImportTok"/>
    <w:basedOn w:val="VerbatimChar"/>
    <w:qFormat/>
    <w:rPr>
      <w:rFonts w:ascii="Consolas" w:hAnsi="Consolas"/>
      <w:sz w:val="22"/>
    </w:rPr>
  </w:style>
  <w:style w:type="character" w:styleId="CommentTok">
    <w:name w:val="CommentTok"/>
    <w:basedOn w:val="VerbatimChar"/>
    <w:qFormat/>
    <w:rPr>
      <w:rFonts w:ascii="Consolas" w:hAnsi="Consolas"/>
      <w:i/>
      <w:color w:val="60A0B0"/>
      <w:sz w:val="22"/>
    </w:rPr>
  </w:style>
  <w:style w:type="character" w:styleId="DocumentationTok">
    <w:name w:val="DocumentationTok"/>
    <w:basedOn w:val="VerbatimChar"/>
    <w:qFormat/>
    <w:rPr>
      <w:rFonts w:ascii="Consolas" w:hAnsi="Consolas"/>
      <w:i/>
      <w:color w:val="BA2121"/>
      <w:sz w:val="22"/>
    </w:rPr>
  </w:style>
  <w:style w:type="character" w:styleId="AnnotationTok">
    <w:name w:val="AnnotationTok"/>
    <w:basedOn w:val="VerbatimChar"/>
    <w:qFormat/>
    <w:rPr>
      <w:rFonts w:ascii="Consolas" w:hAnsi="Consolas"/>
      <w:b/>
      <w:i/>
      <w:color w:val="60A0B0"/>
      <w:sz w:val="22"/>
    </w:rPr>
  </w:style>
  <w:style w:type="character" w:styleId="CommentVarTok">
    <w:name w:val="CommentVarTok"/>
    <w:basedOn w:val="VerbatimChar"/>
    <w:qFormat/>
    <w:rPr>
      <w:rFonts w:ascii="Consolas" w:hAnsi="Consolas"/>
      <w:b/>
      <w:i/>
      <w:color w:val="60A0B0"/>
      <w:sz w:val="22"/>
    </w:rPr>
  </w:style>
  <w:style w:type="character" w:styleId="OtherTok">
    <w:name w:val="OtherTok"/>
    <w:basedOn w:val="VerbatimChar"/>
    <w:qFormat/>
    <w:rPr>
      <w:rFonts w:ascii="Consolas" w:hAnsi="Consolas"/>
      <w:color w:val="007020"/>
      <w:sz w:val="22"/>
    </w:rPr>
  </w:style>
  <w:style w:type="character" w:styleId="FunctionTok">
    <w:name w:val="FunctionTok"/>
    <w:basedOn w:val="VerbatimChar"/>
    <w:qFormat/>
    <w:rPr>
      <w:rFonts w:ascii="Consolas" w:hAnsi="Consolas"/>
      <w:color w:val="06287E"/>
      <w:sz w:val="22"/>
    </w:rPr>
  </w:style>
  <w:style w:type="character" w:styleId="VariableTok">
    <w:name w:val="VariableTok"/>
    <w:basedOn w:val="VerbatimChar"/>
    <w:qFormat/>
    <w:rPr>
      <w:rFonts w:ascii="Consolas" w:hAnsi="Consolas"/>
      <w:color w:val="19177C"/>
      <w:sz w:val="22"/>
    </w:rPr>
  </w:style>
  <w:style w:type="character" w:styleId="ControlFlowTok">
    <w:name w:val="ControlFlowTok"/>
    <w:basedOn w:val="VerbatimChar"/>
    <w:qFormat/>
    <w:rPr>
      <w:rFonts w:ascii="Consolas" w:hAnsi="Consolas"/>
      <w:b/>
      <w:color w:val="007020"/>
      <w:sz w:val="22"/>
    </w:rPr>
  </w:style>
  <w:style w:type="character" w:styleId="OperatorTok">
    <w:name w:val="OperatorTok"/>
    <w:basedOn w:val="VerbatimChar"/>
    <w:qFormat/>
    <w:rPr>
      <w:rFonts w:ascii="Consolas" w:hAnsi="Consolas"/>
      <w:color w:val="666666"/>
      <w:sz w:val="22"/>
    </w:rPr>
  </w:style>
  <w:style w:type="character" w:styleId="BuiltInTok">
    <w:name w:val="BuiltInTok"/>
    <w:basedOn w:val="VerbatimChar"/>
    <w:qFormat/>
    <w:rPr>
      <w:rFonts w:ascii="Consolas" w:hAnsi="Consolas"/>
      <w:sz w:val="22"/>
    </w:rPr>
  </w:style>
  <w:style w:type="character" w:styleId="ExtensionTok">
    <w:name w:val="ExtensionTok"/>
    <w:basedOn w:val="VerbatimChar"/>
    <w:qFormat/>
    <w:rPr>
      <w:rFonts w:ascii="Consolas" w:hAnsi="Consolas"/>
      <w:sz w:val="22"/>
    </w:rPr>
  </w:style>
  <w:style w:type="character" w:styleId="PreprocessorTok">
    <w:name w:val="PreprocessorTok"/>
    <w:basedOn w:val="VerbatimChar"/>
    <w:qFormat/>
    <w:rPr>
      <w:rFonts w:ascii="Consolas" w:hAnsi="Consolas"/>
      <w:color w:val="BC7A00"/>
      <w:sz w:val="22"/>
    </w:rPr>
  </w:style>
  <w:style w:type="character" w:styleId="AttributeTok">
    <w:name w:val="AttributeTok"/>
    <w:basedOn w:val="VerbatimChar"/>
    <w:qFormat/>
    <w:rPr>
      <w:rFonts w:ascii="Consolas" w:hAnsi="Consolas"/>
      <w:color w:val="7D9029"/>
      <w:sz w:val="22"/>
    </w:rPr>
  </w:style>
  <w:style w:type="character" w:styleId="RegionMarkerTok">
    <w:name w:val="RegionMarkerTok"/>
    <w:basedOn w:val="VerbatimChar"/>
    <w:qFormat/>
    <w:rPr>
      <w:rFonts w:ascii="Consolas" w:hAnsi="Consolas"/>
      <w:sz w:val="22"/>
    </w:rPr>
  </w:style>
  <w:style w:type="character" w:styleId="InformationTok">
    <w:name w:val="InformationTok"/>
    <w:basedOn w:val="VerbatimChar"/>
    <w:qFormat/>
    <w:rPr>
      <w:rFonts w:ascii="Consolas" w:hAnsi="Consolas"/>
      <w:b/>
      <w:i/>
      <w:color w:val="60A0B0"/>
      <w:sz w:val="22"/>
    </w:rPr>
  </w:style>
  <w:style w:type="character" w:styleId="WarningTok">
    <w:name w:val="WarningTok"/>
    <w:basedOn w:val="VerbatimChar"/>
    <w:qFormat/>
    <w:rPr>
      <w:rFonts w:ascii="Consolas" w:hAnsi="Consolas"/>
      <w:b/>
      <w:i/>
      <w:color w:val="60A0B0"/>
      <w:sz w:val="22"/>
    </w:rPr>
  </w:style>
  <w:style w:type="character" w:styleId="AlertTok">
    <w:name w:val="AlertTok"/>
    <w:basedOn w:val="VerbatimChar"/>
    <w:qFormat/>
    <w:rPr>
      <w:rFonts w:ascii="Consolas" w:hAnsi="Consolas"/>
      <w:b/>
      <w:color w:val="FF0000"/>
      <w:sz w:val="22"/>
    </w:rPr>
  </w:style>
  <w:style w:type="character" w:styleId="ErrorTok">
    <w:name w:val="ErrorTok"/>
    <w:basedOn w:val="VerbatimChar"/>
    <w:qFormat/>
    <w:rPr>
      <w:rFonts w:ascii="Consolas" w:hAnsi="Consolas"/>
      <w:b/>
      <w:color w:val="FF0000"/>
      <w:sz w:val="22"/>
    </w:rPr>
  </w:style>
  <w:style w:type="character" w:styleId="NormalTok">
    <w:name w:val="NormalTok"/>
    <w:basedOn w:val="VerbatimChar"/>
    <w:qFormat/>
    <w:rPr>
      <w:rFonts w:ascii="Consolas" w:hAnsi="Consolas"/>
      <w:sz w:val="22"/>
    </w:rPr>
  </w:style>
  <w:style w:type="character" w:styleId="CommentTextChar">
    <w:name w:val="Comment Text Char"/>
    <w:basedOn w:val="DefaultParagraphFont"/>
    <w:qFormat/>
    <w:rPr>
      <w:sz w:val="20"/>
      <w:szCs w:val="20"/>
    </w:rPr>
  </w:style>
  <w:style w:type="character" w:styleId="Annotationreference">
    <w:name w:val="annotation reference"/>
    <w:basedOn w:val="DefaultParagraphFont"/>
    <w:qFormat/>
    <w:rPr>
      <w:sz w:val="16"/>
      <w:szCs w:val="16"/>
    </w:rPr>
  </w:style>
  <w:style w:type="character" w:styleId="BalloonTextChar">
    <w:name w:val="Balloon Text Char"/>
    <w:basedOn w:val="DefaultParagraphFont"/>
    <w:qFormat/>
    <w:rPr>
      <w:rFonts w:ascii="Times New Roman" w:hAnsi="Times New Roman" w:cs="Times New Roman"/>
      <w:sz w:val="18"/>
      <w:szCs w:val="18"/>
    </w:rPr>
  </w:style>
  <w:style w:type="character" w:styleId="CommentSubjectChar">
    <w:name w:val="Comment Subject Char"/>
    <w:basedOn w:val="CommentTextChar"/>
    <w:qFormat/>
    <w:rPr>
      <w:b/>
      <w:bCs/>
      <w:sz w:val="20"/>
      <w:szCs w:val="20"/>
    </w:rPr>
  </w:style>
  <w:style w:type="character" w:styleId="HeaderChar">
    <w:name w:val="Header Char"/>
    <w:basedOn w:val="DefaultParagraphFont"/>
    <w:qFormat/>
    <w:rPr/>
  </w:style>
  <w:style w:type="character" w:styleId="FooterChar">
    <w:name w:val="Footer Char"/>
    <w:basedOn w:val="DefaultParagraphFont"/>
    <w:qFormat/>
    <w:rPr/>
  </w:style>
  <w:style w:type="character" w:styleId="BodyTextChar">
    <w:name w:val="Body Text Char"/>
    <w:basedOn w:val="DefaultParagraphFont"/>
    <w:qFormat/>
    <w:rPr/>
  </w:style>
  <w:style w:type="character" w:styleId="NumberingSymbols">
    <w:name w:val="Numbering Symbols"/>
    <w:qFormat/>
    <w:rPr/>
  </w:style>
  <w:style w:type="character" w:styleId="Bullets">
    <w:name w:val="Bullets"/>
    <w:qFormat/>
    <w:rPr>
      <w:rFonts w:ascii="OpenSymbol" w:hAnsi="OpenSymbol" w:eastAsia="OpenSymbol" w:cs="OpenSymbol"/>
    </w:rPr>
  </w:style>
  <w:style w:type="character" w:styleId="Emphasis">
    <w:name w:val="Emphasis"/>
    <w:qFormat/>
    <w:rPr>
      <w:i/>
      <w:iCs/>
    </w:rPr>
  </w:style>
  <w:style w:type="paragraph" w:styleId="Heading">
    <w:name w:val="Heading"/>
    <w:basedOn w:val="Normal"/>
    <w:next w:val="TextBody"/>
    <w:qFormat/>
    <w:pPr>
      <w:keepNext/>
      <w:spacing w:before="240" w:after="120"/>
    </w:pPr>
    <w:rPr>
      <w:rFonts w:ascii="Liberation Sans" w:hAnsi="Liberation Sans" w:eastAsia="DejaVu Sans" w:cs="FreeSans"/>
      <w:sz w:val="28"/>
      <w:szCs w:val="28"/>
    </w:rPr>
  </w:style>
  <w:style w:type="paragraph" w:styleId="TextBody">
    <w:name w:val="Body Text"/>
    <w:basedOn w:val="Normal"/>
    <w:pPr>
      <w:spacing w:before="180" w:after="18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Caption1">
    <w:name w:val="caption"/>
    <w:basedOn w:val="Normal"/>
    <w:qFormat/>
    <w:pPr>
      <w:spacing w:before="0" w:after="120"/>
    </w:pPr>
    <w:rPr>
      <w:i/>
    </w:rPr>
  </w:style>
  <w:style w:type="paragraph" w:styleId="FirstParagraph">
    <w:name w:val="First Paragraph"/>
    <w:basedOn w:val="TextBody"/>
    <w:next w:val="TextBody"/>
    <w:qFormat/>
    <w:pPr/>
    <w:rPr/>
  </w:style>
  <w:style w:type="paragraph" w:styleId="Compact">
    <w:name w:val="Compact"/>
    <w:basedOn w:val="TextBody"/>
    <w:qFormat/>
    <w:pPr>
      <w:spacing w:before="36" w:after="36"/>
    </w:pPr>
    <w:rPr/>
  </w:style>
  <w:style w:type="paragraph" w:styleId="Title">
    <w:name w:val="Title"/>
    <w:basedOn w:val="Normal"/>
    <w:next w:val="TextBody"/>
    <w:qFormat/>
    <w:pPr>
      <w:keepNext/>
      <w:keepLines/>
      <w:spacing w:before="480" w:after="240"/>
      <w:jc w:val="center"/>
    </w:pPr>
    <w:rPr>
      <w:rFonts w:ascii="Calibri" w:hAnsi="Calibri"/>
      <w:b/>
      <w:bCs/>
      <w:color w:val="345A8A"/>
      <w:sz w:val="36"/>
      <w:szCs w:val="36"/>
    </w:rPr>
  </w:style>
  <w:style w:type="paragraph" w:styleId="Subtitle">
    <w:name w:val="Subtitle"/>
    <w:basedOn w:val="Title"/>
    <w:next w:val="TextBody"/>
    <w:qFormat/>
    <w:pPr>
      <w:spacing w:before="240" w:after="240"/>
    </w:pPr>
    <w:rPr>
      <w:sz w:val="30"/>
      <w:szCs w:val="30"/>
    </w:rPr>
  </w:style>
  <w:style w:type="paragraph" w:styleId="Author">
    <w:name w:val="Author"/>
    <w:next w:val="TextBody"/>
    <w:qFormat/>
    <w:pPr>
      <w:keepNext/>
      <w:keepLines/>
      <w:widowControl/>
      <w:kinsoku w:val="true"/>
      <w:overflowPunct w:val="true"/>
      <w:autoSpaceDE w:val="true"/>
      <w:bidi w:val="0"/>
      <w:jc w:val="center"/>
    </w:pPr>
    <w:rPr>
      <w:rFonts w:ascii="Cambria" w:hAnsi="Cambria" w:eastAsia="Cambria" w:cs="DejaVu Sans"/>
      <w:color w:val="auto"/>
      <w:sz w:val="24"/>
      <w:szCs w:val="24"/>
      <w:lang w:val="en-GB" w:eastAsia="en-US" w:bidi="ar-SA"/>
    </w:rPr>
  </w:style>
  <w:style w:type="paragraph" w:styleId="Date">
    <w:name w:val="Date"/>
    <w:next w:val="TextBody"/>
    <w:qFormat/>
    <w:pPr>
      <w:keepNext/>
      <w:keepLines/>
      <w:widowControl/>
      <w:kinsoku w:val="true"/>
      <w:overflowPunct w:val="true"/>
      <w:autoSpaceDE w:val="true"/>
      <w:bidi w:val="0"/>
      <w:jc w:val="center"/>
    </w:pPr>
    <w:rPr>
      <w:rFonts w:ascii="Cambria" w:hAnsi="Cambria" w:eastAsia="Cambria" w:cs="DejaVu Sans"/>
      <w:color w:val="auto"/>
      <w:sz w:val="24"/>
      <w:szCs w:val="24"/>
      <w:lang w:val="en-GB" w:eastAsia="en-US" w:bidi="ar-SA"/>
    </w:rPr>
  </w:style>
  <w:style w:type="paragraph" w:styleId="Abstract">
    <w:name w:val="Abstract"/>
    <w:basedOn w:val="Normal"/>
    <w:next w:val="TextBody"/>
    <w:qFormat/>
    <w:pPr>
      <w:keepNext/>
      <w:keepLines/>
      <w:spacing w:before="300" w:after="300"/>
    </w:pPr>
    <w:rPr>
      <w:sz w:val="20"/>
      <w:szCs w:val="20"/>
    </w:rPr>
  </w:style>
  <w:style w:type="paragraph" w:styleId="Bibliography">
    <w:name w:val="Bibliography"/>
    <w:basedOn w:val="Normal"/>
    <w:qFormat/>
    <w:pPr/>
    <w:rPr/>
  </w:style>
  <w:style w:type="paragraph" w:styleId="BlockText">
    <w:name w:val="Block Text"/>
    <w:basedOn w:val="TextBody"/>
    <w:next w:val="TextBody"/>
    <w:qFormat/>
    <w:pPr>
      <w:spacing w:before="100" w:after="100"/>
    </w:pPr>
    <w:rPr>
      <w:rFonts w:ascii="Calibri" w:hAnsi="Calibri"/>
      <w:bCs/>
      <w:sz w:val="20"/>
      <w:szCs w:val="20"/>
    </w:rPr>
  </w:style>
  <w:style w:type="paragraph" w:styleId="Footnotetext">
    <w:name w:val="footnote text"/>
    <w:basedOn w:val="Normal"/>
    <w:qFormat/>
    <w:pPr/>
    <w:rPr/>
  </w:style>
  <w:style w:type="paragraph" w:styleId="DefinitionTerm">
    <w:name w:val="Definition Term"/>
    <w:basedOn w:val="Normal"/>
    <w:qFormat/>
    <w:pPr>
      <w:keepNext/>
      <w:keepLines/>
      <w:spacing w:before="0" w:after="0"/>
    </w:pPr>
    <w:rPr>
      <w:b/>
    </w:rPr>
  </w:style>
  <w:style w:type="paragraph" w:styleId="Definition">
    <w:name w:val="Definition"/>
    <w:basedOn w:val="Normal"/>
    <w:qFormat/>
    <w:pPr/>
    <w:rPr/>
  </w:style>
  <w:style w:type="paragraph" w:styleId="TableCaption">
    <w:name w:val="Table Caption"/>
    <w:basedOn w:val="Caption1"/>
    <w:qFormat/>
    <w:pPr>
      <w:keepNext/>
    </w:pPr>
    <w:rPr/>
  </w:style>
  <w:style w:type="paragraph" w:styleId="ImageCaption">
    <w:name w:val="Image Caption"/>
    <w:basedOn w:val="Caption1"/>
    <w:qFormat/>
    <w:pPr/>
    <w:rPr/>
  </w:style>
  <w:style w:type="paragraph" w:styleId="Figure">
    <w:name w:val="Figure"/>
    <w:basedOn w:val="Normal"/>
    <w:qFormat/>
    <w:pPr/>
    <w:rPr/>
  </w:style>
  <w:style w:type="paragraph" w:styleId="FigurewithCaption">
    <w:name w:val="Figure with Caption"/>
    <w:basedOn w:val="Figure"/>
    <w:qFormat/>
    <w:pPr>
      <w:keepNext/>
    </w:pPr>
    <w:rPr/>
  </w:style>
  <w:style w:type="paragraph" w:styleId="TOCHeading">
    <w:name w:val="TOC Heading"/>
    <w:basedOn w:val="Heading1"/>
    <w:next w:val="TextBody"/>
    <w:qFormat/>
    <w:pPr>
      <w:spacing w:lineRule="auto" w:line="259" w:before="240" w:after="0"/>
    </w:pPr>
    <w:rPr>
      <w:b w:val="false"/>
      <w:bCs w:val="false"/>
      <w:color w:val="365F91"/>
    </w:rPr>
  </w:style>
  <w:style w:type="paragraph" w:styleId="SourceCode">
    <w:name w:val="Source Code"/>
    <w:basedOn w:val="Normal"/>
    <w:qFormat/>
    <w:pPr/>
    <w:rPr/>
  </w:style>
  <w:style w:type="paragraph" w:styleId="TableContents">
    <w:name w:val="Table Contents"/>
    <w:basedOn w:val="Normal"/>
    <w:qFormat/>
    <w:pPr>
      <w:suppressLineNumbers/>
      <w:ind w:left="43" w:right="43" w:hanging="0"/>
    </w:pPr>
    <w:rPr/>
  </w:style>
  <w:style w:type="paragraph" w:styleId="TableHeading">
    <w:name w:val="Table Heading"/>
    <w:basedOn w:val="TableContents"/>
    <w:qFormat/>
    <w:pPr/>
    <w:rPr>
      <w:b/>
      <w:bCs/>
    </w:rPr>
  </w:style>
  <w:style w:type="paragraph" w:styleId="Standard">
    <w:name w:val="Standard"/>
    <w:qFormat/>
    <w:pPr>
      <w:widowControl/>
      <w:kinsoku w:val="true"/>
      <w:overflowPunct w:val="true"/>
      <w:autoSpaceDE w:val="true"/>
      <w:bidi w:val="0"/>
      <w:jc w:val="left"/>
    </w:pPr>
    <w:rPr>
      <w:rFonts w:ascii="Times New Roman" w:hAnsi="Times New Roman" w:eastAsia="Lucida Sans Unicode" w:cs="Tahoma"/>
      <w:color w:val="00000A"/>
      <w:sz w:val="24"/>
      <w:szCs w:val="24"/>
      <w:lang w:eastAsia="en-GB" w:val="en-GB" w:bidi="ar-SA"/>
    </w:rPr>
  </w:style>
  <w:style w:type="paragraph" w:styleId="Annotationtext">
    <w:name w:val="annotation text"/>
    <w:basedOn w:val="Normal"/>
    <w:qFormat/>
    <w:pPr/>
    <w:rPr>
      <w:sz w:val="20"/>
      <w:szCs w:val="20"/>
    </w:rPr>
  </w:style>
  <w:style w:type="paragraph" w:styleId="BalloonText">
    <w:name w:val="Balloon Text"/>
    <w:basedOn w:val="Normal"/>
    <w:qFormat/>
    <w:pPr>
      <w:spacing w:before="0" w:after="0"/>
    </w:pPr>
    <w:rPr>
      <w:rFonts w:ascii="Times New Roman" w:hAnsi="Times New Roman" w:cs="Times New Roman"/>
      <w:sz w:val="18"/>
      <w:szCs w:val="18"/>
    </w:rPr>
  </w:style>
  <w:style w:type="paragraph" w:styleId="Annotationsubject">
    <w:name w:val="annotation subject"/>
    <w:basedOn w:val="Annotationtext"/>
    <w:qFormat/>
    <w:pPr/>
    <w:rPr>
      <w:b/>
      <w:bCs/>
    </w:rPr>
  </w:style>
  <w:style w:type="paragraph" w:styleId="Revision">
    <w:name w:val="Revision"/>
    <w:qFormat/>
    <w:pPr>
      <w:widowControl/>
      <w:kinsoku w:val="true"/>
      <w:overflowPunct w:val="true"/>
      <w:autoSpaceDE w:val="true"/>
      <w:bidi w:val="0"/>
      <w:jc w:val="left"/>
    </w:pPr>
    <w:rPr>
      <w:rFonts w:ascii="Cambria" w:hAnsi="Cambria" w:eastAsia="Cambria" w:cs="DejaVu Sans"/>
      <w:color w:val="auto"/>
      <w:sz w:val="24"/>
      <w:szCs w:val="24"/>
      <w:lang w:val="en-GB" w:eastAsia="en-US" w:bidi="ar-SA"/>
    </w:rPr>
  </w:style>
  <w:style w:type="paragraph" w:styleId="Header">
    <w:name w:val="Header"/>
    <w:basedOn w:val="Normal"/>
    <w:pPr>
      <w:tabs>
        <w:tab w:val="center" w:pos="4680" w:leader="none"/>
        <w:tab w:val="right" w:pos="9360" w:leader="none"/>
      </w:tabs>
      <w:spacing w:before="0" w:after="0"/>
    </w:pPr>
    <w:rPr/>
  </w:style>
  <w:style w:type="paragraph" w:styleId="Footer">
    <w:name w:val="Footer"/>
    <w:basedOn w:val="Normal"/>
    <w:pPr>
      <w:tabs>
        <w:tab w:val="center" w:pos="4680" w:leader="none"/>
        <w:tab w:val="right" w:pos="9360" w:leader="none"/>
      </w:tabs>
      <w:spacing w:before="0" w:after="0"/>
    </w:pPr>
    <w:rPr/>
  </w:style>
  <w:style w:type="paragraph" w:styleId="PreformattedText">
    <w:name w:val="Preformatted Text"/>
    <w:basedOn w:val="Normal"/>
    <w:qFormat/>
    <w:pPr/>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mailto:emilio.berti@bios.au.dk" TargetMode="External"/><Relationship Id="rId3" Type="http://schemas.openxmlformats.org/officeDocument/2006/relationships/hyperlink" Target="https://orcid.org/0000-0001-9286-011X" TargetMode="External"/><Relationship Id="rId4" Type="http://schemas.openxmlformats.org/officeDocument/2006/relationships/hyperlink" Target="https://CRAN.R-project.org/package=doParallel" TargetMode="External"/><Relationship Id="rId5" Type="http://schemas.openxmlformats.org/officeDocument/2006/relationships/hyperlink" Target="https://CRAN.R-project.org/package=raster" TargetMode="External"/><Relationship Id="rId6" Type="http://schemas.openxmlformats.org/officeDocument/2006/relationships/hyperlink" Target="https://CRAN.R-project.org/package=dismo" TargetMode="External"/><Relationship Id="rId7" Type="http://schemas.openxmlformats.org/officeDocument/2006/relationships/hyperlink" Target="http://www.iucnredlist.org/" TargetMode="External"/><Relationship Id="rId8" Type="http://schemas.openxmlformats.org/officeDocument/2006/relationships/hyperlink" Target="https://CRAN.R-project.org/package=quantreg" TargetMode="External"/><Relationship Id="rId9" Type="http://schemas.openxmlformats.org/officeDocument/2006/relationships/hyperlink" Target="https://CRAN.R-project.org/package=emmeans" TargetMode="External"/><Relationship Id="rId10" Type="http://schemas.openxmlformats.org/officeDocument/2006/relationships/hyperlink" Target="https://CRAN.R-project.org/package=performance" TargetMode="External"/><Relationship Id="rId11" Type="http://schemas.openxmlformats.org/officeDocument/2006/relationships/hyperlink" Target="https://github.com/easystats/modelbased" TargetMode="External"/><Relationship Id="rId12" Type="http://schemas.openxmlformats.org/officeDocument/2006/relationships/hyperlink" Target="https://github.com/easystats/estimate" TargetMode="External"/><Relationship Id="rId13" Type="http://schemas.openxmlformats.org/officeDocument/2006/relationships/hyperlink" Target="https://CRAN.R-project.org/package=foreach" TargetMode="External"/><Relationship Id="rId14" Type="http://schemas.openxmlformats.org/officeDocument/2006/relationships/hyperlink" Target="https://doi.org/10.32614/RJ-2018-009" TargetMode="External"/><Relationship Id="rId15" Type="http://schemas.openxmlformats.org/officeDocument/2006/relationships/hyperlink" Target="https://CRAN.R-project.org/package=maxnet" TargetMode="External"/><Relationship Id="rId16" Type="http://schemas.openxmlformats.org/officeDocument/2006/relationships/hyperlink" Target="https://www.R-project.org/" TargetMode="External"/><Relationship Id="rId17" Type="http://schemas.openxmlformats.org/officeDocument/2006/relationships/hyperlink" Target="http://www.protectedplanet.net/" TargetMode="External"/><Relationship Id="rId18" Type="http://schemas.openxmlformats.org/officeDocument/2006/relationships/hyperlink" Target="https://ggplot2.tidyverse.org/" TargetMode="External"/><Relationship Id="rId19" Type="http://schemas.openxmlformats.org/officeDocument/2006/relationships/image" Target="media/image1.png"/><Relationship Id="rId20" Type="http://schemas.openxmlformats.org/officeDocument/2006/relationships/image" Target="media/image2.png"/><Relationship Id="rId21" Type="http://schemas.openxmlformats.org/officeDocument/2006/relationships/image" Target="media/image3.png"/><Relationship Id="rId22" Type="http://schemas.openxmlformats.org/officeDocument/2006/relationships/image" Target="media/image4.png"/><Relationship Id="rId23" Type="http://schemas.openxmlformats.org/officeDocument/2006/relationships/image" Target="media/image5.png"/><Relationship Id="rId24" Type="http://schemas.openxmlformats.org/officeDocument/2006/relationships/image" Target="media/image6.png"/><Relationship Id="rId25" Type="http://schemas.openxmlformats.org/officeDocument/2006/relationships/footer" Target="footer1.xml"/><Relationship Id="rId26" Type="http://schemas.openxmlformats.org/officeDocument/2006/relationships/comments" Target="comments.xml"/><Relationship Id="rId27" Type="http://schemas.openxmlformats.org/officeDocument/2006/relationships/numbering" Target="numbering.xml"/><Relationship Id="rId28" Type="http://schemas.openxmlformats.org/officeDocument/2006/relationships/fontTable" Target="fontTable.xml"/><Relationship Id="rId2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2751</TotalTime>
  <Application>LibreOffice/5.2.7.2$Linux_X86_64 LibreOffice_project/20m0$Build-2</Application>
  <Pages>41</Pages>
  <Words>10136</Words>
  <Characters>58774</Characters>
  <CharactersWithSpaces>68318</CharactersWithSpaces>
  <Paragraphs>545</Paragraphs>
  <Company>Aarhus University</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2020-02-04T08:46:00Z</dcterms:created>
  <dc:creator>Microsoft Office User</dc:creator>
  <dc:description/>
  <dc:language>en-GB</dc:language>
  <cp:lastModifiedBy/>
  <dcterms:modified xsi:type="dcterms:W3CDTF">2020-03-21T10:54:51Z</dcterms:modified>
  <cp:revision>434</cp:revision>
  <dc:subject/>
  <dc:title>Rewiring food webs via trophic rewilding</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Aarhus University</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Mendeley Citation Style_1">
    <vt:lpwstr>http://www.zotero.org/styles/oikos</vt:lpwstr>
  </property>
  <property fmtid="{D5CDD505-2E9C-101B-9397-08002B2CF9AE}" pid="8" name="Mendeley Document_1">
    <vt:lpwstr>True</vt:lpwstr>
  </property>
  <property fmtid="{D5CDD505-2E9C-101B-9397-08002B2CF9AE}" pid="9" name="Mendeley Unique User Id_1">
    <vt:lpwstr>d8966b25-481e-39a9-8be1-eff0241d20c1</vt:lpwstr>
  </property>
  <property fmtid="{D5CDD505-2E9C-101B-9397-08002B2CF9AE}" pid="10" name="ScaleCrop">
    <vt:bool>0</vt:bool>
  </property>
  <property fmtid="{D5CDD505-2E9C-101B-9397-08002B2CF9AE}" pid="11" name="ShareDoc">
    <vt:bool>0</vt:bool>
  </property>
</Properties>
</file>